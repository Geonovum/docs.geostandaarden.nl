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C4AC66" w14:textId="0522668A" w:rsidR="008B4AB0" w:rsidRDefault="008B4AB0" w:rsidP="000E1125"/>
    <w:p w14:paraId="50556CB1" w14:textId="77777777" w:rsidR="004C4716" w:rsidRDefault="004C4716" w:rsidP="008B4AB0">
      <w:pPr>
        <w:shd w:val="clear" w:color="auto" w:fill="FFFFFF" w:themeFill="background1"/>
        <w:rPr>
          <w:i/>
          <w:color w:val="DD4814"/>
          <w:sz w:val="32"/>
        </w:rPr>
      </w:pPr>
    </w:p>
    <w:p w14:paraId="787B9ADC" w14:textId="77777777" w:rsidR="004C4716" w:rsidRPr="008B4AB0" w:rsidRDefault="004C4716" w:rsidP="008B4AB0">
      <w:pPr>
        <w:shd w:val="clear" w:color="auto" w:fill="FFFFFF" w:themeFill="background1"/>
        <w:rPr>
          <w:i/>
          <w:color w:val="DD4814"/>
          <w:sz w:val="32"/>
        </w:rPr>
      </w:pPr>
    </w:p>
    <w:p w14:paraId="38F0DB5D" w14:textId="77777777" w:rsidR="004C4716" w:rsidRPr="004C4716" w:rsidRDefault="005B49D8" w:rsidP="00192AC6">
      <w:pPr>
        <w:spacing w:after="1" w:line="265" w:lineRule="auto"/>
        <w:ind w:left="727"/>
        <w:jc w:val="center"/>
        <w:rPr>
          <w:b/>
          <w:sz w:val="48"/>
        </w:rPr>
      </w:pPr>
      <w:r w:rsidRPr="004C4716">
        <w:rPr>
          <w:b/>
          <w:sz w:val="48"/>
        </w:rPr>
        <w:t xml:space="preserve">Metamodel </w:t>
      </w:r>
    </w:p>
    <w:p w14:paraId="3F1694C7" w14:textId="0B1C58ED" w:rsidR="005B49D8" w:rsidRPr="004C4716" w:rsidRDefault="005B49D8" w:rsidP="00192AC6">
      <w:pPr>
        <w:spacing w:after="1" w:line="265" w:lineRule="auto"/>
        <w:ind w:left="727"/>
        <w:jc w:val="center"/>
        <w:rPr>
          <w:sz w:val="26"/>
        </w:rPr>
      </w:pPr>
      <w:r w:rsidRPr="004C4716">
        <w:rPr>
          <w:b/>
          <w:sz w:val="48"/>
        </w:rPr>
        <w:t xml:space="preserve">voor </w:t>
      </w:r>
      <w:r w:rsidR="00192AC6" w:rsidRPr="004C4716">
        <w:rPr>
          <w:b/>
          <w:sz w:val="44"/>
        </w:rPr>
        <w:t>informatie</w:t>
      </w:r>
      <w:r w:rsidRPr="004C4716">
        <w:rPr>
          <w:b/>
          <w:sz w:val="44"/>
        </w:rPr>
        <w:t>modellen</w:t>
      </w:r>
    </w:p>
    <w:p w14:paraId="4E3341A1" w14:textId="41013FCD" w:rsidR="00192AC6" w:rsidRDefault="00192AC6" w:rsidP="005B49D8">
      <w:pPr>
        <w:spacing w:after="112" w:line="259" w:lineRule="auto"/>
        <w:ind w:left="732"/>
        <w:rPr>
          <w:sz w:val="36"/>
        </w:rPr>
      </w:pPr>
    </w:p>
    <w:p w14:paraId="47C7AC3C" w14:textId="5B48F85A" w:rsidR="00192AC6" w:rsidRDefault="00C64732" w:rsidP="00192AC6">
      <w:pPr>
        <w:spacing w:after="112" w:line="259" w:lineRule="auto"/>
        <w:ind w:left="732"/>
        <w:jc w:val="center"/>
        <w:rPr>
          <w:sz w:val="36"/>
        </w:rPr>
      </w:pPr>
      <w:r>
        <w:rPr>
          <w:noProof/>
        </w:rPr>
        <w:drawing>
          <wp:anchor distT="0" distB="0" distL="114300" distR="114300" simplePos="0" relativeHeight="251668992" behindDoc="1" locked="0" layoutInCell="1" allowOverlap="1" wp14:anchorId="148F2A94" wp14:editId="2C01A0AE">
            <wp:simplePos x="0" y="0"/>
            <wp:positionH relativeFrom="column">
              <wp:posOffset>340360</wp:posOffset>
            </wp:positionH>
            <wp:positionV relativeFrom="paragraph">
              <wp:posOffset>231140</wp:posOffset>
            </wp:positionV>
            <wp:extent cx="1619250" cy="809625"/>
            <wp:effectExtent l="0" t="0" r="0" b="9525"/>
            <wp:wrapTight wrapText="bothSides">
              <wp:wrapPolygon edited="0">
                <wp:start x="0" y="0"/>
                <wp:lineTo x="0" y="21346"/>
                <wp:lineTo x="21346" y="21346"/>
                <wp:lineTo x="21346" y="0"/>
                <wp:lineTo x="0" y="0"/>
              </wp:wrapPolygon>
            </wp:wrapTight>
            <wp:docPr id="1" name="Afbeelding 262"/>
            <wp:cNvGraphicFramePr/>
            <a:graphic xmlns:a="http://schemas.openxmlformats.org/drawingml/2006/main">
              <a:graphicData uri="http://schemas.openxmlformats.org/drawingml/2006/picture">
                <pic:pic xmlns:pic="http://schemas.openxmlformats.org/drawingml/2006/picture">
                  <pic:nvPicPr>
                    <pic:cNvPr id="1" name="Afbeelding 2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250" cy="809625"/>
                    </a:xfrm>
                    <a:prstGeom prst="rect">
                      <a:avLst/>
                    </a:prstGeom>
                  </pic:spPr>
                </pic:pic>
              </a:graphicData>
            </a:graphic>
            <wp14:sizeRelH relativeFrom="page">
              <wp14:pctWidth>0</wp14:pctWidth>
            </wp14:sizeRelH>
            <wp14:sizeRelV relativeFrom="page">
              <wp14:pctHeight>0</wp14:pctHeight>
            </wp14:sizeRelV>
          </wp:anchor>
        </w:drawing>
      </w:r>
      <w:r>
        <w:rPr>
          <w:noProof/>
          <w:sz w:val="30"/>
        </w:rPr>
        <w:drawing>
          <wp:anchor distT="0" distB="0" distL="114300" distR="114300" simplePos="0" relativeHeight="251670016" behindDoc="1" locked="0" layoutInCell="1" allowOverlap="1" wp14:anchorId="23F5C238" wp14:editId="027D6AF0">
            <wp:simplePos x="0" y="0"/>
            <wp:positionH relativeFrom="column">
              <wp:posOffset>4240530</wp:posOffset>
            </wp:positionH>
            <wp:positionV relativeFrom="paragraph">
              <wp:posOffset>233680</wp:posOffset>
            </wp:positionV>
            <wp:extent cx="1671320" cy="847725"/>
            <wp:effectExtent l="0" t="0" r="5080" b="9525"/>
            <wp:wrapTight wrapText="bothSides">
              <wp:wrapPolygon edited="0">
                <wp:start x="0" y="0"/>
                <wp:lineTo x="0" y="21357"/>
                <wp:lineTo x="21419" y="21357"/>
                <wp:lineTo x="21419"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85 Geonovum logo RGB low res.jpg"/>
                    <pic:cNvPicPr/>
                  </pic:nvPicPr>
                  <pic:blipFill>
                    <a:blip r:embed="rId9">
                      <a:extLst>
                        <a:ext uri="{28A0092B-C50C-407E-A947-70E740481C1C}">
                          <a14:useLocalDpi xmlns:a14="http://schemas.microsoft.com/office/drawing/2010/main" val="0"/>
                        </a:ext>
                      </a:extLst>
                    </a:blip>
                    <a:stretch>
                      <a:fillRect/>
                    </a:stretch>
                  </pic:blipFill>
                  <pic:spPr>
                    <a:xfrm>
                      <a:off x="0" y="0"/>
                      <a:ext cx="1671320" cy="847725"/>
                    </a:xfrm>
                    <a:prstGeom prst="rect">
                      <a:avLst/>
                    </a:prstGeom>
                  </pic:spPr>
                </pic:pic>
              </a:graphicData>
            </a:graphic>
            <wp14:sizeRelH relativeFrom="page">
              <wp14:pctWidth>0</wp14:pctWidth>
            </wp14:sizeRelH>
            <wp14:sizeRelV relativeFrom="page">
              <wp14:pctHeight>0</wp14:pctHeight>
            </wp14:sizeRelV>
          </wp:anchor>
        </w:drawing>
      </w:r>
      <w:r w:rsidR="00A51CD4">
        <w:rPr>
          <w:noProof/>
          <w:sz w:val="36"/>
        </w:rPr>
        <w:drawing>
          <wp:anchor distT="0" distB="0" distL="114300" distR="114300" simplePos="0" relativeHeight="251667968" behindDoc="0" locked="0" layoutInCell="1" allowOverlap="1" wp14:anchorId="6C9EABEB" wp14:editId="196C822B">
            <wp:simplePos x="0" y="0"/>
            <wp:positionH relativeFrom="column">
              <wp:posOffset>2542398</wp:posOffset>
            </wp:positionH>
            <wp:positionV relativeFrom="paragraph">
              <wp:posOffset>244475</wp:posOffset>
            </wp:positionV>
            <wp:extent cx="1085850" cy="83820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085850" cy="838200"/>
                    </a:xfrm>
                    <a:prstGeom prst="rect">
                      <a:avLst/>
                    </a:prstGeom>
                  </pic:spPr>
                </pic:pic>
              </a:graphicData>
            </a:graphic>
            <wp14:sizeRelH relativeFrom="page">
              <wp14:pctWidth>0</wp14:pctWidth>
            </wp14:sizeRelH>
            <wp14:sizeRelV relativeFrom="page">
              <wp14:pctHeight>0</wp14:pctHeight>
            </wp14:sizeRelV>
          </wp:anchor>
        </w:drawing>
      </w:r>
    </w:p>
    <w:p w14:paraId="24065ED7" w14:textId="56C04475" w:rsidR="00192AC6" w:rsidRDefault="00192AC6" w:rsidP="005B49D8">
      <w:pPr>
        <w:spacing w:after="35" w:line="265" w:lineRule="auto"/>
        <w:ind w:left="727"/>
        <w:rPr>
          <w:sz w:val="30"/>
        </w:rPr>
      </w:pPr>
    </w:p>
    <w:p w14:paraId="04233C13" w14:textId="2BA6E429" w:rsidR="00F6223B" w:rsidRDefault="00F6223B" w:rsidP="005B49D8">
      <w:pPr>
        <w:spacing w:after="35" w:line="265" w:lineRule="auto"/>
        <w:ind w:left="727"/>
        <w:rPr>
          <w:sz w:val="30"/>
        </w:rPr>
      </w:pPr>
    </w:p>
    <w:p w14:paraId="6E8556A7" w14:textId="77777777" w:rsidR="00F6223B" w:rsidRDefault="00F6223B" w:rsidP="005B49D8">
      <w:pPr>
        <w:spacing w:after="35" w:line="265" w:lineRule="auto"/>
        <w:ind w:left="727"/>
        <w:rPr>
          <w:sz w:val="30"/>
        </w:rPr>
      </w:pPr>
    </w:p>
    <w:p w14:paraId="5A19EE46" w14:textId="217E23A8" w:rsidR="00A51CD4" w:rsidRDefault="00A51CD4" w:rsidP="005B49D8">
      <w:pPr>
        <w:spacing w:after="35" w:line="265" w:lineRule="auto"/>
        <w:ind w:left="727"/>
        <w:rPr>
          <w:sz w:val="30"/>
        </w:rPr>
      </w:pPr>
    </w:p>
    <w:p w14:paraId="0C5A44CD" w14:textId="77777777" w:rsidR="00F6223B" w:rsidRDefault="00F6223B" w:rsidP="005B49D8">
      <w:pPr>
        <w:spacing w:after="35" w:line="265" w:lineRule="auto"/>
        <w:ind w:left="727"/>
        <w:rPr>
          <w:sz w:val="30"/>
        </w:rPr>
      </w:pPr>
    </w:p>
    <w:p w14:paraId="5BC3F059" w14:textId="34BA7AF0" w:rsidR="002402C9" w:rsidRDefault="00F6223B" w:rsidP="00F6223B">
      <w:pPr>
        <w:spacing w:after="139" w:line="259" w:lineRule="auto"/>
        <w:ind w:left="727"/>
        <w:jc w:val="center"/>
        <w:rPr>
          <w:sz w:val="26"/>
        </w:rPr>
      </w:pPr>
      <w:r w:rsidRPr="00DD662C">
        <w:rPr>
          <w:sz w:val="26"/>
        </w:rPr>
        <w:t xml:space="preserve">versie </w:t>
      </w:r>
      <w:r w:rsidR="002C4D4A">
        <w:rPr>
          <w:sz w:val="26"/>
        </w:rPr>
        <w:t>1.0</w:t>
      </w:r>
    </w:p>
    <w:p w14:paraId="373194B9" w14:textId="06E867BE" w:rsidR="00F6223B" w:rsidRPr="00DD662C" w:rsidRDefault="009E7E2E" w:rsidP="00F6223B">
      <w:pPr>
        <w:spacing w:after="139" w:line="259" w:lineRule="auto"/>
        <w:ind w:left="727"/>
        <w:jc w:val="center"/>
        <w:rPr>
          <w:sz w:val="28"/>
        </w:rPr>
      </w:pPr>
      <w:r>
        <w:rPr>
          <w:sz w:val="26"/>
        </w:rPr>
        <w:t>14</w:t>
      </w:r>
      <w:r w:rsidR="002B61BD">
        <w:rPr>
          <w:sz w:val="26"/>
        </w:rPr>
        <w:t xml:space="preserve"> </w:t>
      </w:r>
      <w:r>
        <w:rPr>
          <w:sz w:val="26"/>
        </w:rPr>
        <w:t>juni</w:t>
      </w:r>
      <w:r w:rsidR="002B61BD">
        <w:rPr>
          <w:sz w:val="26"/>
        </w:rPr>
        <w:t xml:space="preserve"> </w:t>
      </w:r>
      <w:r w:rsidR="00F6223B" w:rsidRPr="00DD662C">
        <w:rPr>
          <w:sz w:val="26"/>
        </w:rPr>
        <w:t>201</w:t>
      </w:r>
      <w:r w:rsidR="00F81D8E">
        <w:rPr>
          <w:sz w:val="26"/>
        </w:rPr>
        <w:t>7</w:t>
      </w:r>
      <w:r w:rsidR="0015678E">
        <w:rPr>
          <w:sz w:val="26"/>
        </w:rPr>
        <w:br/>
      </w:r>
    </w:p>
    <w:p w14:paraId="4C093789" w14:textId="77777777" w:rsidR="004C4716" w:rsidRDefault="004C4716" w:rsidP="005B49D8">
      <w:pPr>
        <w:spacing w:after="35" w:line="265" w:lineRule="auto"/>
        <w:ind w:left="727"/>
        <w:rPr>
          <w:sz w:val="30"/>
        </w:rPr>
      </w:pPr>
    </w:p>
    <w:p w14:paraId="47C6D8A8" w14:textId="77777777" w:rsidR="00F6223B" w:rsidRDefault="00F6223B" w:rsidP="005B49D8">
      <w:pPr>
        <w:spacing w:after="35" w:line="265" w:lineRule="auto"/>
        <w:ind w:left="727"/>
        <w:rPr>
          <w:sz w:val="30"/>
        </w:rPr>
      </w:pPr>
    </w:p>
    <w:p w14:paraId="327285D7" w14:textId="77777777" w:rsidR="00F6223B" w:rsidRDefault="00F6223B" w:rsidP="005B49D8">
      <w:pPr>
        <w:spacing w:after="35" w:line="265" w:lineRule="auto"/>
        <w:ind w:left="727"/>
        <w:rPr>
          <w:sz w:val="30"/>
        </w:rPr>
      </w:pPr>
    </w:p>
    <w:p w14:paraId="7E0E10F6" w14:textId="77777777" w:rsidR="00F6223B" w:rsidRDefault="00F6223B" w:rsidP="005B49D8">
      <w:pPr>
        <w:spacing w:after="35" w:line="265" w:lineRule="auto"/>
        <w:ind w:left="727"/>
        <w:rPr>
          <w:sz w:val="30"/>
        </w:rPr>
      </w:pPr>
    </w:p>
    <w:p w14:paraId="42E2002F"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732DD0E8"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3FB43936"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000399DF"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2532BDE8"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26AC221C"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34A54FA5"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44ED495E"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4F447B3F" w14:textId="68132232" w:rsidR="001F288C" w:rsidRDefault="00F81D8E" w:rsidP="00A54AD6">
      <w:pPr>
        <w:spacing w:after="35" w:line="265" w:lineRule="auto"/>
        <w:ind w:left="727"/>
        <w:jc w:val="center"/>
        <w:rPr>
          <w:color w:val="A6A6A6" w:themeColor="background1" w:themeShade="A6"/>
          <w:sz w:val="30"/>
          <w14:props3d w14:extrusionH="31750" w14:contourW="0" w14:prstMaterial="none"/>
        </w:rPr>
      </w:pPr>
      <w:r w:rsidRPr="001F288C">
        <w:rPr>
          <w:color w:val="A6A6A6" w:themeColor="background1" w:themeShade="A6"/>
          <w:sz w:val="30"/>
          <w14:props3d w14:extrusionH="31750" w14:contourW="0" w14:prstMaterial="none"/>
        </w:rPr>
        <w:t xml:space="preserve">FINAL </w:t>
      </w:r>
      <w:r w:rsidR="009D520C" w:rsidRPr="001F288C">
        <w:rPr>
          <w:color w:val="A6A6A6" w:themeColor="background1" w:themeShade="A6"/>
          <w:sz w:val="30"/>
          <w14:props3d w14:extrusionH="31750" w14:contourW="0" w14:prstMaterial="none"/>
        </w:rPr>
        <w:t>versie</w:t>
      </w:r>
    </w:p>
    <w:p w14:paraId="6BD347E0" w14:textId="77777777" w:rsidR="001F288C" w:rsidRDefault="001F288C">
      <w:pPr>
        <w:contextualSpacing w:val="0"/>
        <w:rPr>
          <w:color w:val="A6A6A6" w:themeColor="background1" w:themeShade="A6"/>
          <w:sz w:val="30"/>
          <w14:props3d w14:extrusionH="31750" w14:contourW="0" w14:prstMaterial="none"/>
        </w:rPr>
      </w:pPr>
      <w:r>
        <w:rPr>
          <w:color w:val="A6A6A6" w:themeColor="background1" w:themeShade="A6"/>
          <w:sz w:val="30"/>
          <w14:props3d w14:extrusionH="31750" w14:contourW="0" w14:prstMaterial="none"/>
        </w:rPr>
        <w:br w:type="page"/>
      </w:r>
    </w:p>
    <w:p w14:paraId="2B6E0161" w14:textId="4113D332" w:rsidR="00F81D8E" w:rsidRDefault="00F81D8E" w:rsidP="00F81D8E">
      <w:pPr>
        <w:shd w:val="clear" w:color="auto" w:fill="FAFAFA"/>
        <w:spacing w:line="240" w:lineRule="auto"/>
        <w:contextualSpacing w:val="0"/>
        <w:rPr>
          <w:rStyle w:val="Nadruk"/>
          <w:rFonts w:ascii="Arial" w:hAnsi="Arial" w:cs="Arial"/>
          <w:color w:val="404040"/>
          <w:sz w:val="20"/>
          <w:szCs w:val="20"/>
        </w:rPr>
      </w:pPr>
      <w:r w:rsidRPr="003C1218">
        <w:rPr>
          <w:rStyle w:val="Nadruk"/>
          <w:rFonts w:ascii="Arial" w:hAnsi="Arial" w:cs="Arial"/>
          <w:color w:val="404040"/>
          <w:sz w:val="20"/>
          <w:szCs w:val="20"/>
        </w:rPr>
        <w:lastRenderedPageBreak/>
        <w:t xml:space="preserve">[Toelichting </w:t>
      </w:r>
      <w:r>
        <w:rPr>
          <w:rStyle w:val="Nadruk"/>
          <w:rFonts w:ascii="Arial" w:hAnsi="Arial" w:cs="Arial"/>
          <w:color w:val="404040"/>
          <w:sz w:val="20"/>
          <w:szCs w:val="20"/>
        </w:rPr>
        <w:t xml:space="preserve">FINAL </w:t>
      </w:r>
      <w:r w:rsidRPr="003C1218">
        <w:rPr>
          <w:rStyle w:val="Nadruk"/>
          <w:rFonts w:ascii="Arial" w:hAnsi="Arial" w:cs="Arial"/>
          <w:color w:val="404040"/>
          <w:sz w:val="20"/>
          <w:szCs w:val="20"/>
        </w:rPr>
        <w:t>versie]</w:t>
      </w:r>
    </w:p>
    <w:p w14:paraId="3637B091" w14:textId="77777777" w:rsidR="00F81D8E" w:rsidRDefault="00F81D8E" w:rsidP="00F81D8E">
      <w:pPr>
        <w:shd w:val="clear" w:color="auto" w:fill="FAFAFA"/>
        <w:spacing w:line="240" w:lineRule="auto"/>
        <w:contextualSpacing w:val="0"/>
        <w:rPr>
          <w:rStyle w:val="Nadruk"/>
          <w:rFonts w:ascii="Arial" w:hAnsi="Arial" w:cs="Arial"/>
          <w:color w:val="404040"/>
          <w:sz w:val="20"/>
          <w:szCs w:val="20"/>
        </w:rPr>
      </w:pPr>
    </w:p>
    <w:p w14:paraId="16981190" w14:textId="77777777" w:rsidR="009C31A7" w:rsidRDefault="007C6B02" w:rsidP="00A11C8C">
      <w:pPr>
        <w:rPr>
          <w:noProof/>
        </w:rPr>
      </w:pPr>
      <w:r>
        <w:rPr>
          <w:noProof/>
        </w:rPr>
        <w:t>Deze versie is voorgelegd voor officiele besluitvorming en heet daarom v</w:t>
      </w:r>
      <w:r w:rsidR="00EE3023">
        <w:rPr>
          <w:noProof/>
        </w:rPr>
        <w:t xml:space="preserve">ersie </w:t>
      </w:r>
      <w:r w:rsidR="002C4D4A">
        <w:rPr>
          <w:noProof/>
        </w:rPr>
        <w:t>1</w:t>
      </w:r>
      <w:r w:rsidR="000B0FA8">
        <w:rPr>
          <w:noProof/>
        </w:rPr>
        <w:t>.</w:t>
      </w:r>
      <w:r w:rsidR="002C4D4A">
        <w:rPr>
          <w:noProof/>
        </w:rPr>
        <w:t>0</w:t>
      </w:r>
      <w:r w:rsidR="00EE3023">
        <w:rPr>
          <w:noProof/>
        </w:rPr>
        <w:t xml:space="preserve"> </w:t>
      </w:r>
      <w:r w:rsidR="009367C6">
        <w:rPr>
          <w:noProof/>
        </w:rPr>
        <w:t>FINAL</w:t>
      </w:r>
      <w:r>
        <w:rPr>
          <w:noProof/>
        </w:rPr>
        <w:t>. D</w:t>
      </w:r>
      <w:r w:rsidR="00EE3023">
        <w:rPr>
          <w:noProof/>
        </w:rPr>
        <w:t xml:space="preserve">it document wordt gezien als </w:t>
      </w:r>
      <w:r>
        <w:rPr>
          <w:noProof/>
        </w:rPr>
        <w:t xml:space="preserve">geheel </w:t>
      </w:r>
      <w:r w:rsidR="00EE3023">
        <w:rPr>
          <w:noProof/>
        </w:rPr>
        <w:t>stabiel</w:t>
      </w:r>
      <w:r>
        <w:rPr>
          <w:noProof/>
        </w:rPr>
        <w:t xml:space="preserve">. </w:t>
      </w:r>
    </w:p>
    <w:p w14:paraId="411AB886" w14:textId="77777777" w:rsidR="009C31A7" w:rsidRDefault="009C31A7" w:rsidP="00A11C8C">
      <w:pPr>
        <w:rPr>
          <w:noProof/>
        </w:rPr>
      </w:pPr>
    </w:p>
    <w:p w14:paraId="773AB43C" w14:textId="3688DAD4" w:rsidR="00A11C8C" w:rsidRDefault="009C31A7" w:rsidP="00A11C8C">
      <w:r>
        <w:rPr>
          <w:noProof/>
        </w:rPr>
        <w:t>Mogelijk dat er nog een versie uitkomtwaarin nog wat meer gekeken is naar</w:t>
      </w:r>
      <w:r w:rsidR="00A11C8C">
        <w:rPr>
          <w:noProof/>
        </w:rPr>
        <w:t xml:space="preserve"> </w:t>
      </w:r>
      <w:r w:rsidR="00A11C8C" w:rsidRPr="002421E6">
        <w:t>opmaak t.b.v. printvriendelijkheid</w:t>
      </w:r>
      <w:r w:rsidR="00A11C8C">
        <w:t xml:space="preserve">, leesbaarheid en spelling. </w:t>
      </w:r>
      <w:r w:rsidR="00A11C8C">
        <w:rPr>
          <w:noProof/>
        </w:rPr>
        <w:t xml:space="preserve">Dit betreft </w:t>
      </w:r>
      <w:r>
        <w:rPr>
          <w:noProof/>
        </w:rPr>
        <w:t xml:space="preserve">uiteraard </w:t>
      </w:r>
      <w:r w:rsidR="00A11C8C">
        <w:rPr>
          <w:noProof/>
        </w:rPr>
        <w:t xml:space="preserve">géén inhoudelijke wijzigingen. </w:t>
      </w:r>
    </w:p>
    <w:p w14:paraId="10A1714F" w14:textId="77777777" w:rsidR="00A11C8C" w:rsidRDefault="00A11C8C" w:rsidP="00670AD4">
      <w:pPr>
        <w:rPr>
          <w:noProof/>
        </w:rPr>
      </w:pPr>
    </w:p>
    <w:p w14:paraId="164C77F5" w14:textId="3B3FC2C5" w:rsidR="00EE3023" w:rsidRDefault="00A11C8C" w:rsidP="00670AD4">
      <w:pPr>
        <w:rPr>
          <w:noProof/>
        </w:rPr>
      </w:pPr>
      <w:r>
        <w:rPr>
          <w:noProof/>
        </w:rPr>
        <w:t>A</w:t>
      </w:r>
      <w:r w:rsidR="00EE3023">
        <w:rPr>
          <w:noProof/>
        </w:rPr>
        <w:t xml:space="preserve">an </w:t>
      </w:r>
      <w:r>
        <w:rPr>
          <w:noProof/>
        </w:rPr>
        <w:t xml:space="preserve">dit metamodel zal, naar behoefte, </w:t>
      </w:r>
      <w:r w:rsidR="00EE3023">
        <w:rPr>
          <w:noProof/>
        </w:rPr>
        <w:t>verder gewerkt worden</w:t>
      </w:r>
      <w:r w:rsidR="009367C6">
        <w:rPr>
          <w:noProof/>
        </w:rPr>
        <w:t>.</w:t>
      </w:r>
      <w:r w:rsidR="00EE3023">
        <w:rPr>
          <w:noProof/>
        </w:rPr>
        <w:t xml:space="preserve"> </w:t>
      </w:r>
      <w:r w:rsidR="00E821C0">
        <w:rPr>
          <w:noProof/>
        </w:rPr>
        <w:t>B</w:t>
      </w:r>
      <w:r w:rsidR="00EE3023">
        <w:rPr>
          <w:noProof/>
        </w:rPr>
        <w:t>ijvoorbeeld naar aanleiding van nieuwe inzichten of nieuwe wensen. Ook zullen er t</w:t>
      </w:r>
      <w:r w:rsidR="00EE3023" w:rsidRPr="00B764A3">
        <w:rPr>
          <w:noProof/>
        </w:rPr>
        <w:t xml:space="preserve">ijdens het gebruik vragen ontstaan en verhelderingen </w:t>
      </w:r>
      <w:r w:rsidR="00EE3023">
        <w:rPr>
          <w:noProof/>
        </w:rPr>
        <w:t>nodig zijn</w:t>
      </w:r>
      <w:r w:rsidR="00EE3023" w:rsidRPr="00B764A3">
        <w:rPr>
          <w:noProof/>
        </w:rPr>
        <w:t>, welke te zijner tijd ook opgenomen kunnen worden</w:t>
      </w:r>
      <w:r w:rsidR="00EE3023">
        <w:rPr>
          <w:noProof/>
        </w:rPr>
        <w:t xml:space="preserve">. </w:t>
      </w:r>
      <w:r w:rsidR="004D5B66">
        <w:rPr>
          <w:noProof/>
        </w:rPr>
        <w:t xml:space="preserve">Deze worden niet meer meegenomen in </w:t>
      </w:r>
      <w:r w:rsidR="00954B33">
        <w:rPr>
          <w:noProof/>
        </w:rPr>
        <w:t xml:space="preserve">deze </w:t>
      </w:r>
      <w:r w:rsidR="004D5B66">
        <w:rPr>
          <w:noProof/>
        </w:rPr>
        <w:t xml:space="preserve">versie 1.0. </w:t>
      </w:r>
      <w:r w:rsidR="009C31A7">
        <w:rPr>
          <w:noProof/>
        </w:rPr>
        <w:t xml:space="preserve">maar kunnen dus prima opgenomen worden in een volgende versie. </w:t>
      </w:r>
    </w:p>
    <w:p w14:paraId="5B986753" w14:textId="77777777" w:rsidR="000A5A45" w:rsidRPr="00277D65" w:rsidRDefault="000A5A45" w:rsidP="00670AD4">
      <w:pPr>
        <w:rPr>
          <w:rStyle w:val="Nadruk"/>
          <w:rFonts w:ascii="Arial" w:hAnsi="Arial" w:cs="Arial"/>
          <w:i w:val="0"/>
          <w:color w:val="404040"/>
          <w:sz w:val="20"/>
          <w:szCs w:val="20"/>
        </w:rPr>
      </w:pPr>
    </w:p>
    <w:p w14:paraId="1C3A3202" w14:textId="77777777" w:rsidR="006F1F75" w:rsidRDefault="006F1F75" w:rsidP="00015AEA">
      <w:pPr>
        <w:rPr>
          <w:rFonts w:ascii="Arial" w:hAnsi="Arial"/>
          <w:sz w:val="20"/>
          <w:szCs w:val="20"/>
        </w:rPr>
      </w:pPr>
    </w:p>
    <w:p w14:paraId="7F9D3EF4" w14:textId="77777777" w:rsidR="006F1F75" w:rsidRDefault="006F1F75" w:rsidP="00015AEA">
      <w:pPr>
        <w:rPr>
          <w:rFonts w:ascii="Arial" w:hAnsi="Arial"/>
          <w:sz w:val="20"/>
          <w:szCs w:val="20"/>
        </w:rPr>
      </w:pPr>
    </w:p>
    <w:p w14:paraId="4E851ABD" w14:textId="77777777" w:rsidR="006F1F75" w:rsidRDefault="006F1F75" w:rsidP="00015AEA">
      <w:pPr>
        <w:rPr>
          <w:rFonts w:ascii="Arial" w:hAnsi="Arial"/>
          <w:sz w:val="20"/>
          <w:szCs w:val="20"/>
        </w:rPr>
      </w:pPr>
    </w:p>
    <w:p w14:paraId="40370E47" w14:textId="77777777" w:rsidR="006F1F75" w:rsidRDefault="006F1F75" w:rsidP="00015AEA">
      <w:pPr>
        <w:rPr>
          <w:rFonts w:ascii="Arial" w:hAnsi="Arial"/>
          <w:sz w:val="20"/>
          <w:szCs w:val="20"/>
        </w:rPr>
      </w:pPr>
    </w:p>
    <w:p w14:paraId="793F3DBD" w14:textId="77777777" w:rsidR="00A45B03" w:rsidRDefault="008E346D" w:rsidP="00015AEA">
      <w:pPr>
        <w:rPr>
          <w:rFonts w:eastAsia="Calibri"/>
          <w:b/>
        </w:rPr>
      </w:pPr>
      <w:r w:rsidRPr="00CF2EB8">
        <w:rPr>
          <w:rFonts w:ascii="Arial" w:hAnsi="Arial"/>
          <w:sz w:val="20"/>
          <w:szCs w:val="20"/>
        </w:rPr>
        <w:br/>
      </w:r>
    </w:p>
    <w:p w14:paraId="7FB0CEC0" w14:textId="77777777" w:rsidR="00A45B03" w:rsidRDefault="00A45B03">
      <w:pPr>
        <w:contextualSpacing w:val="0"/>
        <w:rPr>
          <w:rFonts w:eastAsia="Calibri"/>
          <w:b/>
        </w:rPr>
      </w:pPr>
      <w:r>
        <w:rPr>
          <w:rFonts w:eastAsia="Calibri"/>
          <w:b/>
        </w:rPr>
        <w:br w:type="page"/>
      </w:r>
    </w:p>
    <w:p w14:paraId="2C8A6FCF" w14:textId="0A3072CD" w:rsidR="00A96F69" w:rsidRDefault="002533D6" w:rsidP="00015AEA">
      <w:pPr>
        <w:rPr>
          <w:rFonts w:eastAsia="Calibri"/>
          <w:b/>
        </w:rPr>
      </w:pPr>
      <w:r w:rsidRPr="00015AEA">
        <w:rPr>
          <w:rFonts w:eastAsia="Calibri"/>
          <w:b/>
        </w:rPr>
        <w:lastRenderedPageBreak/>
        <w:t xml:space="preserve">Colofon </w:t>
      </w:r>
    </w:p>
    <w:p w14:paraId="24CC4388" w14:textId="3A6500D5" w:rsidR="002533D6" w:rsidRDefault="002533D6" w:rsidP="00015AEA">
      <w:pPr>
        <w:rPr>
          <w:rFonts w:eastAsia="Calibri"/>
        </w:rPr>
      </w:pPr>
      <w:r w:rsidRPr="00015AEA">
        <w:rPr>
          <w:rFonts w:eastAsia="Calibri"/>
        </w:rPr>
        <w:t xml:space="preserve">Aan </w:t>
      </w:r>
      <w:r w:rsidR="009056BB">
        <w:rPr>
          <w:rFonts w:eastAsia="Calibri"/>
        </w:rPr>
        <w:t xml:space="preserve">de totstandkoming van dit metamodel </w:t>
      </w:r>
      <w:r w:rsidRPr="00015AEA">
        <w:rPr>
          <w:rFonts w:eastAsia="Calibri"/>
        </w:rPr>
        <w:t xml:space="preserve">hebben </w:t>
      </w:r>
      <w:r w:rsidR="0098074E">
        <w:rPr>
          <w:rFonts w:eastAsia="Calibri"/>
        </w:rPr>
        <w:t xml:space="preserve">de volgende inhoudelijke experts </w:t>
      </w:r>
      <w:r w:rsidR="00AA53D8">
        <w:rPr>
          <w:rFonts w:eastAsia="Calibri"/>
        </w:rPr>
        <w:t xml:space="preserve">op het gebied van informatiemodellering </w:t>
      </w:r>
      <w:r w:rsidRPr="00015AEA">
        <w:rPr>
          <w:rFonts w:eastAsia="Calibri"/>
        </w:rPr>
        <w:t xml:space="preserve">meegewerkt: </w:t>
      </w:r>
    </w:p>
    <w:p w14:paraId="6803B739" w14:textId="77777777" w:rsidR="002533D6" w:rsidRDefault="002533D6" w:rsidP="00015AEA">
      <w:pPr>
        <w:rPr>
          <w:rFonts w:eastAsia="Calibri"/>
        </w:rPr>
      </w:pPr>
    </w:p>
    <w:tbl>
      <w:tblPr>
        <w:tblStyle w:val="Tabelraster"/>
        <w:tblW w:w="9972" w:type="dxa"/>
        <w:tblLook w:val="04A0" w:firstRow="1" w:lastRow="0" w:firstColumn="1" w:lastColumn="0" w:noHBand="0" w:noVBand="1"/>
      </w:tblPr>
      <w:tblGrid>
        <w:gridCol w:w="1932"/>
        <w:gridCol w:w="1497"/>
        <w:gridCol w:w="6543"/>
      </w:tblGrid>
      <w:tr w:rsidR="00A9610B" w14:paraId="2430177A" w14:textId="77777777" w:rsidTr="00315E1C">
        <w:tc>
          <w:tcPr>
            <w:tcW w:w="1932" w:type="dxa"/>
            <w:shd w:val="clear" w:color="auto" w:fill="D6EAF9" w:themeFill="accent5" w:themeFillTint="66"/>
          </w:tcPr>
          <w:p w14:paraId="7131FB52" w14:textId="10D82B23" w:rsidR="002533D6" w:rsidRDefault="002533D6" w:rsidP="002533D6">
            <w:pPr>
              <w:rPr>
                <w:rFonts w:eastAsia="Calibri"/>
              </w:rPr>
            </w:pPr>
            <w:r>
              <w:rPr>
                <w:rFonts w:eastAsia="Calibri"/>
              </w:rPr>
              <w:t xml:space="preserve">Naam </w:t>
            </w:r>
          </w:p>
        </w:tc>
        <w:tc>
          <w:tcPr>
            <w:tcW w:w="1497" w:type="dxa"/>
            <w:shd w:val="clear" w:color="auto" w:fill="D6EAF9" w:themeFill="accent5" w:themeFillTint="66"/>
          </w:tcPr>
          <w:p w14:paraId="258364EA" w14:textId="4FFB94A3" w:rsidR="002533D6" w:rsidRDefault="002533D6" w:rsidP="002533D6">
            <w:pPr>
              <w:rPr>
                <w:rFonts w:eastAsia="Calibri"/>
              </w:rPr>
            </w:pPr>
            <w:r>
              <w:rPr>
                <w:rFonts w:eastAsia="Calibri"/>
              </w:rPr>
              <w:t xml:space="preserve">Organisatie </w:t>
            </w:r>
          </w:p>
        </w:tc>
        <w:tc>
          <w:tcPr>
            <w:tcW w:w="6543" w:type="dxa"/>
            <w:shd w:val="clear" w:color="auto" w:fill="D6EAF9" w:themeFill="accent5" w:themeFillTint="66"/>
          </w:tcPr>
          <w:p w14:paraId="3CC31CAE" w14:textId="69E1ED08" w:rsidR="002533D6" w:rsidRDefault="00E40516" w:rsidP="00015AEA">
            <w:pPr>
              <w:rPr>
                <w:rFonts w:eastAsia="Calibri"/>
              </w:rPr>
            </w:pPr>
            <w:r>
              <w:rPr>
                <w:rFonts w:eastAsia="Calibri"/>
              </w:rPr>
              <w:t xml:space="preserve">Rol en </w:t>
            </w:r>
            <w:r w:rsidR="00825233">
              <w:rPr>
                <w:rFonts w:eastAsia="Calibri"/>
              </w:rPr>
              <w:t>achtergrond</w:t>
            </w:r>
            <w:r>
              <w:rPr>
                <w:rFonts w:eastAsia="Calibri"/>
              </w:rPr>
              <w:t xml:space="preserve"> </w:t>
            </w:r>
          </w:p>
        </w:tc>
      </w:tr>
      <w:tr w:rsidR="002533D6" w14:paraId="5A9B5290" w14:textId="77777777" w:rsidTr="00315E1C">
        <w:tc>
          <w:tcPr>
            <w:tcW w:w="1932" w:type="dxa"/>
          </w:tcPr>
          <w:p w14:paraId="64017C1C" w14:textId="422550B3" w:rsidR="002533D6" w:rsidRDefault="002F3577" w:rsidP="002533D6">
            <w:pPr>
              <w:rPr>
                <w:rFonts w:eastAsia="Calibri"/>
              </w:rPr>
            </w:pPr>
            <w:r>
              <w:t xml:space="preserve">Ir. </w:t>
            </w:r>
            <w:r w:rsidR="002533D6" w:rsidRPr="00547607">
              <w:t>Ellen Debats</w:t>
            </w:r>
          </w:p>
        </w:tc>
        <w:tc>
          <w:tcPr>
            <w:tcW w:w="1497" w:type="dxa"/>
          </w:tcPr>
          <w:p w14:paraId="28032161" w14:textId="6C612333" w:rsidR="002533D6" w:rsidRDefault="002533D6" w:rsidP="002533D6">
            <w:pPr>
              <w:rPr>
                <w:rFonts w:eastAsia="Calibri"/>
              </w:rPr>
            </w:pPr>
            <w:r>
              <w:rPr>
                <w:rFonts w:eastAsia="Calibri"/>
              </w:rPr>
              <w:t xml:space="preserve">KING </w:t>
            </w:r>
          </w:p>
        </w:tc>
        <w:tc>
          <w:tcPr>
            <w:tcW w:w="6543" w:type="dxa"/>
          </w:tcPr>
          <w:p w14:paraId="1B244C99" w14:textId="3BCE1D62" w:rsidR="002533D6" w:rsidRDefault="00606440" w:rsidP="00015AEA">
            <w:pPr>
              <w:rPr>
                <w:rFonts w:eastAsia="Calibri"/>
              </w:rPr>
            </w:pPr>
            <w:r>
              <w:t>Beheerder KKG. KKG kerngroep. Expert gegevenstandaarden. Gemma standaarden, RSGB/RGBZ/imZTC.</w:t>
            </w:r>
          </w:p>
        </w:tc>
      </w:tr>
      <w:tr w:rsidR="002533D6" w14:paraId="0E53A3D9" w14:textId="77777777" w:rsidTr="00315E1C">
        <w:tc>
          <w:tcPr>
            <w:tcW w:w="1932" w:type="dxa"/>
          </w:tcPr>
          <w:p w14:paraId="13BB3502" w14:textId="7F0DD703" w:rsidR="002533D6" w:rsidRDefault="00CD56B7" w:rsidP="002533D6">
            <w:pPr>
              <w:rPr>
                <w:rFonts w:eastAsia="Calibri"/>
              </w:rPr>
            </w:pPr>
            <w:r>
              <w:rPr>
                <w:rFonts w:eastAsia="Calibri"/>
              </w:rPr>
              <w:t xml:space="preserve">Ir. </w:t>
            </w:r>
            <w:r w:rsidR="002533D6">
              <w:rPr>
                <w:rFonts w:eastAsia="Calibri"/>
              </w:rPr>
              <w:t>Lennart van Bergen</w:t>
            </w:r>
          </w:p>
        </w:tc>
        <w:tc>
          <w:tcPr>
            <w:tcW w:w="1497" w:type="dxa"/>
          </w:tcPr>
          <w:p w14:paraId="0FED4746" w14:textId="48A7E74C" w:rsidR="002533D6" w:rsidRDefault="002533D6" w:rsidP="002533D6">
            <w:pPr>
              <w:rPr>
                <w:rFonts w:eastAsia="Calibri"/>
              </w:rPr>
            </w:pPr>
            <w:r>
              <w:rPr>
                <w:rFonts w:eastAsia="Calibri"/>
              </w:rPr>
              <w:t xml:space="preserve">Kadaster </w:t>
            </w:r>
          </w:p>
        </w:tc>
        <w:tc>
          <w:tcPr>
            <w:tcW w:w="6543" w:type="dxa"/>
          </w:tcPr>
          <w:p w14:paraId="1CD40F17" w14:textId="24F16DEC" w:rsidR="002533D6" w:rsidRDefault="002533D6" w:rsidP="00015AEA">
            <w:pPr>
              <w:rPr>
                <w:rFonts w:eastAsia="Calibri"/>
              </w:rPr>
            </w:pPr>
            <w:r>
              <w:t xml:space="preserve">Beheerder KKG. </w:t>
            </w:r>
            <w:r w:rsidR="006169A5">
              <w:t xml:space="preserve">KKG kerngroep. </w:t>
            </w:r>
            <w:r w:rsidR="00D54512">
              <w:t xml:space="preserve">Expert informatiemodellering. </w:t>
            </w:r>
            <w:r w:rsidRPr="00547607">
              <w:t>Modellenbureau Kadaster, IM</w:t>
            </w:r>
            <w:r>
              <w:t>KAD</w:t>
            </w:r>
            <w:r w:rsidRPr="00547607">
              <w:t>, IMBAG</w:t>
            </w:r>
            <w:r w:rsidR="00180BFD">
              <w:t>. V</w:t>
            </w:r>
            <w:r>
              <w:t>anuit DSO betrokken bij LVBB (</w:t>
            </w:r>
            <w:r w:rsidR="004E14DF">
              <w:t>PR30</w:t>
            </w:r>
            <w:r>
              <w:t>) en de catalogus</w:t>
            </w:r>
            <w:r w:rsidR="004E14DF">
              <w:t xml:space="preserve"> (PR06)</w:t>
            </w:r>
            <w:r>
              <w:t>.</w:t>
            </w:r>
          </w:p>
        </w:tc>
      </w:tr>
      <w:tr w:rsidR="002533D6" w14:paraId="408D72D6" w14:textId="77777777" w:rsidTr="00315E1C">
        <w:tc>
          <w:tcPr>
            <w:tcW w:w="1932" w:type="dxa"/>
          </w:tcPr>
          <w:p w14:paraId="39C1820A" w14:textId="588B8D53" w:rsidR="002533D6" w:rsidRDefault="003201CE" w:rsidP="002533D6">
            <w:pPr>
              <w:rPr>
                <w:rFonts w:eastAsia="Calibri"/>
              </w:rPr>
            </w:pPr>
            <w:r>
              <w:rPr>
                <w:rFonts w:eastAsia="Calibri"/>
              </w:rPr>
              <w:t xml:space="preserve">Ir. </w:t>
            </w:r>
            <w:r w:rsidR="006D2C53">
              <w:rPr>
                <w:rFonts w:eastAsia="Calibri"/>
              </w:rPr>
              <w:t xml:space="preserve">Paul Janssen </w:t>
            </w:r>
          </w:p>
        </w:tc>
        <w:tc>
          <w:tcPr>
            <w:tcW w:w="1497" w:type="dxa"/>
          </w:tcPr>
          <w:p w14:paraId="4FA69B0A" w14:textId="65905E80" w:rsidR="002533D6" w:rsidRDefault="002533D6" w:rsidP="002533D6">
            <w:pPr>
              <w:rPr>
                <w:rFonts w:eastAsia="Calibri"/>
              </w:rPr>
            </w:pPr>
            <w:r>
              <w:rPr>
                <w:rFonts w:eastAsia="Calibri"/>
              </w:rPr>
              <w:t xml:space="preserve">Geonovum </w:t>
            </w:r>
          </w:p>
        </w:tc>
        <w:tc>
          <w:tcPr>
            <w:tcW w:w="6543" w:type="dxa"/>
          </w:tcPr>
          <w:p w14:paraId="4596AD91" w14:textId="44CF536E" w:rsidR="002533D6" w:rsidRPr="00015AEA" w:rsidRDefault="006D2C53" w:rsidP="00E779AE">
            <w:r>
              <w:t xml:space="preserve">Beheerder KKG. </w:t>
            </w:r>
            <w:r w:rsidR="006169A5">
              <w:t>KKG kerngroep.</w:t>
            </w:r>
            <w:r w:rsidR="00EA5161">
              <w:t xml:space="preserve"> </w:t>
            </w:r>
            <w:r w:rsidR="008C65F0">
              <w:t xml:space="preserve">Expert </w:t>
            </w:r>
            <w:r w:rsidR="00850802">
              <w:t xml:space="preserve">GEO </w:t>
            </w:r>
            <w:r w:rsidR="008C65F0">
              <w:t xml:space="preserve">standaarden. </w:t>
            </w:r>
            <w:r>
              <w:t>NEN3610</w:t>
            </w:r>
            <w:r w:rsidR="00EA5161">
              <w:t>.</w:t>
            </w:r>
            <w:r w:rsidR="00501FDE">
              <w:t xml:space="preserve"> </w:t>
            </w:r>
            <w:r w:rsidR="008D609E">
              <w:t xml:space="preserve">IMRO, </w:t>
            </w:r>
            <w:r w:rsidR="00501FDE">
              <w:t>IMKL.</w:t>
            </w:r>
            <w:r w:rsidR="00EA5161">
              <w:t xml:space="preserve"> V</w:t>
            </w:r>
            <w:r>
              <w:t xml:space="preserve">anuit DSO betrokken bij </w:t>
            </w:r>
            <w:r w:rsidR="00741AA5">
              <w:t xml:space="preserve">informatiemodel </w:t>
            </w:r>
            <w:r w:rsidR="00E779AE">
              <w:t xml:space="preserve">standaarden Omgevingswet </w:t>
            </w:r>
            <w:r w:rsidR="004E14DF">
              <w:t>(PR04)</w:t>
            </w:r>
            <w:r>
              <w:t xml:space="preserve">. </w:t>
            </w:r>
          </w:p>
        </w:tc>
      </w:tr>
      <w:tr w:rsidR="004E14DF" w14:paraId="63F68EA9" w14:textId="77777777" w:rsidTr="00315E1C">
        <w:tc>
          <w:tcPr>
            <w:tcW w:w="1932" w:type="dxa"/>
          </w:tcPr>
          <w:p w14:paraId="0D7B4972" w14:textId="7F2DE298" w:rsidR="004E14DF" w:rsidRDefault="009F36FD" w:rsidP="004E14DF">
            <w:pPr>
              <w:rPr>
                <w:rFonts w:eastAsia="Calibri"/>
              </w:rPr>
            </w:pPr>
            <w:r>
              <w:t xml:space="preserve">Ir. </w:t>
            </w:r>
            <w:r w:rsidR="004E14DF">
              <w:t xml:space="preserve">Arjan </w:t>
            </w:r>
            <w:r w:rsidR="00DE7D3E">
              <w:t xml:space="preserve">C. </w:t>
            </w:r>
            <w:r w:rsidR="004E14DF">
              <w:t>Kloosterboer</w:t>
            </w:r>
          </w:p>
        </w:tc>
        <w:tc>
          <w:tcPr>
            <w:tcW w:w="1497" w:type="dxa"/>
          </w:tcPr>
          <w:p w14:paraId="4DBD5BC0" w14:textId="3074CE27" w:rsidR="004E14DF" w:rsidRDefault="004E14DF" w:rsidP="004E14DF">
            <w:pPr>
              <w:rPr>
                <w:rFonts w:eastAsia="Calibri"/>
              </w:rPr>
            </w:pPr>
            <w:r>
              <w:rPr>
                <w:rFonts w:eastAsia="Calibri"/>
              </w:rPr>
              <w:t xml:space="preserve">KING </w:t>
            </w:r>
          </w:p>
        </w:tc>
        <w:tc>
          <w:tcPr>
            <w:tcW w:w="6543" w:type="dxa"/>
          </w:tcPr>
          <w:p w14:paraId="7475BD92" w14:textId="641E0E5D" w:rsidR="004E14DF" w:rsidRDefault="00606440">
            <w:pPr>
              <w:rPr>
                <w:rFonts w:eastAsia="Calibri"/>
              </w:rPr>
            </w:pPr>
            <w:r>
              <w:t xml:space="preserve">KKG kerngroep. </w:t>
            </w:r>
            <w:r w:rsidR="007D4C03">
              <w:t xml:space="preserve">Gegevensarchitect </w:t>
            </w:r>
            <w:r>
              <w:t>G</w:t>
            </w:r>
            <w:r w:rsidR="007D4C03">
              <w:t>EMMA</w:t>
            </w:r>
            <w:r w:rsidR="006873DB">
              <w:t>.</w:t>
            </w:r>
          </w:p>
        </w:tc>
      </w:tr>
      <w:tr w:rsidR="004E14DF" w14:paraId="3BA9D7D3" w14:textId="77777777" w:rsidTr="00315E1C">
        <w:tc>
          <w:tcPr>
            <w:tcW w:w="1932" w:type="dxa"/>
          </w:tcPr>
          <w:p w14:paraId="59D5156E" w14:textId="161FA51D" w:rsidR="004E14DF" w:rsidRPr="00547607" w:rsidRDefault="00D0561E" w:rsidP="00524281">
            <w:pPr>
              <w:spacing w:line="240" w:lineRule="auto"/>
            </w:pPr>
            <w:r>
              <w:t xml:space="preserve">Ing. </w:t>
            </w:r>
            <w:r w:rsidR="004E14DF" w:rsidRPr="00547607">
              <w:t>Peter Lentjes</w:t>
            </w:r>
          </w:p>
        </w:tc>
        <w:tc>
          <w:tcPr>
            <w:tcW w:w="1497" w:type="dxa"/>
          </w:tcPr>
          <w:p w14:paraId="5EA4094E" w14:textId="2D498B37" w:rsidR="004E14DF" w:rsidRDefault="00524281" w:rsidP="004E14DF">
            <w:pPr>
              <w:rPr>
                <w:rFonts w:eastAsia="Calibri"/>
              </w:rPr>
            </w:pPr>
            <w:r>
              <w:rPr>
                <w:rFonts w:eastAsia="Calibri"/>
              </w:rPr>
              <w:t>Kadaster</w:t>
            </w:r>
          </w:p>
        </w:tc>
        <w:tc>
          <w:tcPr>
            <w:tcW w:w="6543" w:type="dxa"/>
          </w:tcPr>
          <w:p w14:paraId="5605E833" w14:textId="52147408" w:rsidR="004E14DF" w:rsidRPr="00547607" w:rsidRDefault="006169A5" w:rsidP="00015AEA">
            <w:r>
              <w:t xml:space="preserve">KKG kerngroep. </w:t>
            </w:r>
            <w:r w:rsidR="004E14DF" w:rsidRPr="00547607">
              <w:t>Modellenbureau Kadaster, IMBRT, IMGEO</w:t>
            </w:r>
            <w:r w:rsidR="00CE0BDA">
              <w:t xml:space="preserve"> </w:t>
            </w:r>
            <w:r w:rsidR="004E14DF" w:rsidRPr="00547607">
              <w:t>(BGT)</w:t>
            </w:r>
          </w:p>
        </w:tc>
      </w:tr>
      <w:tr w:rsidR="004E14DF" w14:paraId="3E9D66CF" w14:textId="77777777" w:rsidTr="00315E1C">
        <w:tc>
          <w:tcPr>
            <w:tcW w:w="1932" w:type="dxa"/>
          </w:tcPr>
          <w:p w14:paraId="77E8D827" w14:textId="66544713" w:rsidR="004E14DF" w:rsidRPr="00547607" w:rsidRDefault="00D859E5" w:rsidP="004E14DF">
            <w:pPr>
              <w:spacing w:line="240" w:lineRule="auto"/>
            </w:pPr>
            <w:r>
              <w:t>Drs.</w:t>
            </w:r>
            <w:r w:rsidR="005E1484">
              <w:t xml:space="preserve"> </w:t>
            </w:r>
            <w:r w:rsidR="004E14DF" w:rsidRPr="00547607">
              <w:t>Wilko Quak</w:t>
            </w:r>
          </w:p>
        </w:tc>
        <w:tc>
          <w:tcPr>
            <w:tcW w:w="1497" w:type="dxa"/>
          </w:tcPr>
          <w:p w14:paraId="3AB95B03" w14:textId="0A6DE5CA" w:rsidR="004E14DF" w:rsidRDefault="004E14DF" w:rsidP="004E14DF">
            <w:pPr>
              <w:rPr>
                <w:rFonts w:eastAsia="Calibri"/>
              </w:rPr>
            </w:pPr>
            <w:r>
              <w:rPr>
                <w:rFonts w:eastAsia="Calibri"/>
              </w:rPr>
              <w:t xml:space="preserve">TU Delft </w:t>
            </w:r>
          </w:p>
        </w:tc>
        <w:tc>
          <w:tcPr>
            <w:tcW w:w="6543" w:type="dxa"/>
          </w:tcPr>
          <w:p w14:paraId="73E54BE4" w14:textId="5FFBB4EE" w:rsidR="004E14DF" w:rsidRPr="00547607" w:rsidRDefault="006169A5" w:rsidP="00015AEA">
            <w:r>
              <w:t xml:space="preserve">KKG kerngroep. </w:t>
            </w:r>
            <w:r w:rsidR="00A9544A">
              <w:t xml:space="preserve">Expert GEO standaarden. </w:t>
            </w:r>
            <w:r w:rsidR="004E14DF" w:rsidRPr="00547607">
              <w:t>NEN3610</w:t>
            </w:r>
            <w:r w:rsidR="004E14DF">
              <w:t xml:space="preserve">. </w:t>
            </w:r>
            <w:r w:rsidR="004175AC" w:rsidRPr="00547607">
              <w:t>TU Delft</w:t>
            </w:r>
            <w:r w:rsidR="004175AC">
              <w:t>.</w:t>
            </w:r>
          </w:p>
        </w:tc>
      </w:tr>
      <w:tr w:rsidR="004E14DF" w14:paraId="2F299FB0" w14:textId="77777777" w:rsidTr="00315E1C">
        <w:tc>
          <w:tcPr>
            <w:tcW w:w="1932" w:type="dxa"/>
          </w:tcPr>
          <w:p w14:paraId="56889AF6" w14:textId="1E1F05C4" w:rsidR="004E14DF" w:rsidRPr="00547607" w:rsidRDefault="00C76740" w:rsidP="004E14DF">
            <w:pPr>
              <w:spacing w:line="240" w:lineRule="auto"/>
            </w:pPr>
            <w:r>
              <w:t xml:space="preserve">Drs. </w:t>
            </w:r>
            <w:r w:rsidR="004E14DF">
              <w:t xml:space="preserve">Linda van de Brink </w:t>
            </w:r>
          </w:p>
        </w:tc>
        <w:tc>
          <w:tcPr>
            <w:tcW w:w="1497" w:type="dxa"/>
          </w:tcPr>
          <w:p w14:paraId="51ADBFAF" w14:textId="2BCC28AB" w:rsidR="004E14DF" w:rsidRDefault="004E14DF" w:rsidP="004E14DF">
            <w:pPr>
              <w:rPr>
                <w:rFonts w:eastAsia="Calibri"/>
              </w:rPr>
            </w:pPr>
            <w:r>
              <w:rPr>
                <w:rFonts w:eastAsia="Calibri"/>
              </w:rPr>
              <w:t xml:space="preserve">Geonovum </w:t>
            </w:r>
          </w:p>
        </w:tc>
        <w:tc>
          <w:tcPr>
            <w:tcW w:w="6543" w:type="dxa"/>
          </w:tcPr>
          <w:p w14:paraId="119F8122" w14:textId="2F1289F7" w:rsidR="004E14DF" w:rsidRPr="00547607" w:rsidRDefault="006169A5" w:rsidP="00CE0BDA">
            <w:r>
              <w:t xml:space="preserve">KKG kerngroep. </w:t>
            </w:r>
            <w:r w:rsidR="00A157C6">
              <w:t xml:space="preserve">Expert GEO standaarden. </w:t>
            </w:r>
            <w:r w:rsidR="004E14DF">
              <w:t>NEN3610, BRO</w:t>
            </w:r>
            <w:r w:rsidR="00351A19">
              <w:t>, IMG</w:t>
            </w:r>
            <w:r w:rsidR="00CE0BDA">
              <w:t>EO (BGT)</w:t>
            </w:r>
          </w:p>
        </w:tc>
      </w:tr>
      <w:tr w:rsidR="006772A3" w14:paraId="1306FD6A" w14:textId="77777777" w:rsidTr="00315E1C">
        <w:tc>
          <w:tcPr>
            <w:tcW w:w="1932" w:type="dxa"/>
          </w:tcPr>
          <w:p w14:paraId="6148129A" w14:textId="4CEEBC90" w:rsidR="006772A3" w:rsidRDefault="001C1EBD" w:rsidP="001C1EBD">
            <w:pPr>
              <w:spacing w:line="240" w:lineRule="auto"/>
            </w:pPr>
            <w:r>
              <w:t xml:space="preserve">Drs. </w:t>
            </w:r>
            <w:r w:rsidR="006772A3">
              <w:t xml:space="preserve">Thies Mesdag </w:t>
            </w:r>
          </w:p>
        </w:tc>
        <w:tc>
          <w:tcPr>
            <w:tcW w:w="1497" w:type="dxa"/>
          </w:tcPr>
          <w:p w14:paraId="24FE9AED" w14:textId="109088DC" w:rsidR="006772A3" w:rsidRDefault="006772A3" w:rsidP="004E14DF">
            <w:pPr>
              <w:rPr>
                <w:rFonts w:eastAsia="Calibri"/>
              </w:rPr>
            </w:pPr>
            <w:r>
              <w:rPr>
                <w:rFonts w:eastAsia="Calibri"/>
              </w:rPr>
              <w:t xml:space="preserve">Kadaster </w:t>
            </w:r>
          </w:p>
        </w:tc>
        <w:tc>
          <w:tcPr>
            <w:tcW w:w="6543" w:type="dxa"/>
          </w:tcPr>
          <w:p w14:paraId="568A4F09" w14:textId="701A034A" w:rsidR="006772A3" w:rsidRDefault="00751A11">
            <w:r>
              <w:t xml:space="preserve">Reviewer. </w:t>
            </w:r>
            <w:r w:rsidR="006772A3" w:rsidRPr="00547607">
              <w:t>Modellenbureau Kadaster, IM</w:t>
            </w:r>
            <w:r w:rsidR="006772A3">
              <w:t>KAD.</w:t>
            </w:r>
          </w:p>
        </w:tc>
      </w:tr>
      <w:tr w:rsidR="00634287" w14:paraId="5D2B3B2B" w14:textId="77777777" w:rsidTr="00315E1C">
        <w:tc>
          <w:tcPr>
            <w:tcW w:w="1932" w:type="dxa"/>
          </w:tcPr>
          <w:p w14:paraId="1658EA78" w14:textId="272CF5F7" w:rsidR="00634287" w:rsidRDefault="00C76740" w:rsidP="004E14DF">
            <w:pPr>
              <w:spacing w:line="240" w:lineRule="auto"/>
            </w:pPr>
            <w:r>
              <w:t xml:space="preserve">Drs. </w:t>
            </w:r>
            <w:r w:rsidR="00634287">
              <w:t>Arjan Loeffen</w:t>
            </w:r>
          </w:p>
        </w:tc>
        <w:tc>
          <w:tcPr>
            <w:tcW w:w="1497" w:type="dxa"/>
          </w:tcPr>
          <w:p w14:paraId="6C27C90B" w14:textId="770161C8" w:rsidR="00634287" w:rsidRDefault="00634287" w:rsidP="004E14DF">
            <w:pPr>
              <w:rPr>
                <w:rFonts w:eastAsia="Calibri"/>
              </w:rPr>
            </w:pPr>
            <w:r>
              <w:rPr>
                <w:rFonts w:eastAsia="Calibri"/>
              </w:rPr>
              <w:t>Armatiek</w:t>
            </w:r>
            <w:r w:rsidR="00D859E5">
              <w:rPr>
                <w:rFonts w:eastAsia="Calibri"/>
              </w:rPr>
              <w:t xml:space="preserve"> BV</w:t>
            </w:r>
          </w:p>
        </w:tc>
        <w:tc>
          <w:tcPr>
            <w:tcW w:w="6543" w:type="dxa"/>
          </w:tcPr>
          <w:p w14:paraId="4D58A7D3" w14:textId="3F0873F1" w:rsidR="00634287" w:rsidRPr="00547607" w:rsidRDefault="00751A11" w:rsidP="00015AEA">
            <w:r>
              <w:t xml:space="preserve">Reviewer. </w:t>
            </w:r>
            <w:r w:rsidR="007A1D02">
              <w:t>Expert</w:t>
            </w:r>
            <w:r w:rsidR="00434F48">
              <w:t xml:space="preserve"> </w:t>
            </w:r>
            <w:r w:rsidR="00C87793">
              <w:t>model driven design. I</w:t>
            </w:r>
            <w:r w:rsidR="007A1D02">
              <w:t xml:space="preserve">mplementatie in tooling.  </w:t>
            </w:r>
          </w:p>
        </w:tc>
      </w:tr>
      <w:tr w:rsidR="00320E65" w14:paraId="661A0449" w14:textId="77777777" w:rsidTr="00315E1C">
        <w:tc>
          <w:tcPr>
            <w:tcW w:w="1932" w:type="dxa"/>
          </w:tcPr>
          <w:p w14:paraId="039540ED" w14:textId="51832AFC" w:rsidR="00320E65" w:rsidRDefault="002F0C7A" w:rsidP="004E14DF">
            <w:pPr>
              <w:spacing w:line="240" w:lineRule="auto"/>
            </w:pPr>
            <w:r>
              <w:t xml:space="preserve">Drs. </w:t>
            </w:r>
            <w:r w:rsidR="00793EC0">
              <w:t xml:space="preserve">Jos Warmer </w:t>
            </w:r>
          </w:p>
        </w:tc>
        <w:tc>
          <w:tcPr>
            <w:tcW w:w="1497" w:type="dxa"/>
          </w:tcPr>
          <w:p w14:paraId="0FE86DFC" w14:textId="0B113BDC" w:rsidR="00320E65" w:rsidRDefault="005E2D12" w:rsidP="00D859E5">
            <w:pPr>
              <w:rPr>
                <w:rFonts w:eastAsia="Calibri"/>
              </w:rPr>
            </w:pPr>
            <w:r>
              <w:t>Open</w:t>
            </w:r>
            <w:r w:rsidR="00D859E5">
              <w:t>M</w:t>
            </w:r>
            <w:r>
              <w:t>odeling</w:t>
            </w:r>
          </w:p>
        </w:tc>
        <w:tc>
          <w:tcPr>
            <w:tcW w:w="6543" w:type="dxa"/>
          </w:tcPr>
          <w:p w14:paraId="62D024A0" w14:textId="77F5B8B4" w:rsidR="00320E65" w:rsidRDefault="00751A11" w:rsidP="00015AEA">
            <w:r>
              <w:t xml:space="preserve">Reviewer. </w:t>
            </w:r>
            <w:r w:rsidR="00793EC0">
              <w:t xml:space="preserve">Expert </w:t>
            </w:r>
            <w:r w:rsidR="005E2D12">
              <w:t>UML</w:t>
            </w:r>
            <w:r w:rsidR="00C87793">
              <w:t>, model driven design</w:t>
            </w:r>
            <w:r w:rsidR="00764803">
              <w:t>, UML</w:t>
            </w:r>
            <w:r w:rsidR="00C87793">
              <w:t xml:space="preserve">. </w:t>
            </w:r>
            <w:r w:rsidR="00E40516">
              <w:t xml:space="preserve"> </w:t>
            </w:r>
          </w:p>
        </w:tc>
      </w:tr>
    </w:tbl>
    <w:p w14:paraId="46177592" w14:textId="77777777" w:rsidR="002533D6" w:rsidRDefault="002533D6" w:rsidP="00015AEA">
      <w:pPr>
        <w:rPr>
          <w:rFonts w:eastAsia="Calibri"/>
        </w:rPr>
      </w:pPr>
    </w:p>
    <w:p w14:paraId="4CA7517D" w14:textId="77777777" w:rsidR="002533D6" w:rsidRDefault="002533D6" w:rsidP="00015AEA">
      <w:pPr>
        <w:rPr>
          <w:rFonts w:eastAsia="Calibri"/>
        </w:rPr>
      </w:pPr>
    </w:p>
    <w:p w14:paraId="0D063237" w14:textId="77777777" w:rsidR="002533D6" w:rsidRDefault="002533D6" w:rsidP="00015AEA">
      <w:pPr>
        <w:rPr>
          <w:rFonts w:eastAsia="Calibri"/>
        </w:rPr>
      </w:pPr>
    </w:p>
    <w:p w14:paraId="2C17F2A5" w14:textId="77777777" w:rsidR="007069C8" w:rsidRPr="006F685D" w:rsidRDefault="007069C8" w:rsidP="006F685D">
      <w:pPr>
        <w:ind w:left="360"/>
        <w:rPr>
          <w:noProof/>
        </w:rPr>
      </w:pPr>
    </w:p>
    <w:p w14:paraId="1458BD97" w14:textId="77777777" w:rsidR="00F81D8E" w:rsidRDefault="00F81D8E" w:rsidP="00C02EB0">
      <w:pPr>
        <w:spacing w:after="24" w:line="265" w:lineRule="auto"/>
        <w:ind w:left="19"/>
        <w:rPr>
          <w:b/>
        </w:rPr>
      </w:pPr>
    </w:p>
    <w:p w14:paraId="572B10FF" w14:textId="77777777" w:rsidR="00F81D8E" w:rsidRDefault="00F81D8E" w:rsidP="00C02EB0">
      <w:pPr>
        <w:spacing w:after="24" w:line="265" w:lineRule="auto"/>
        <w:ind w:left="19"/>
        <w:rPr>
          <w:b/>
        </w:rPr>
      </w:pPr>
    </w:p>
    <w:p w14:paraId="42972923" w14:textId="77777777" w:rsidR="00F81D8E" w:rsidRDefault="00F81D8E">
      <w:pPr>
        <w:contextualSpacing w:val="0"/>
        <w:rPr>
          <w:b/>
        </w:rPr>
      </w:pPr>
      <w:r>
        <w:rPr>
          <w:b/>
        </w:rPr>
        <w:br w:type="page"/>
      </w:r>
    </w:p>
    <w:p w14:paraId="2A863A51" w14:textId="77777777" w:rsidR="00A45B03" w:rsidRDefault="00A45B03">
      <w:pPr>
        <w:contextualSpacing w:val="0"/>
        <w:rPr>
          <w:b/>
        </w:rPr>
      </w:pPr>
      <w:r>
        <w:rPr>
          <w:b/>
        </w:rPr>
        <w:lastRenderedPageBreak/>
        <w:br w:type="page"/>
      </w:r>
    </w:p>
    <w:p w14:paraId="57FE1D4E" w14:textId="3CF8A95D" w:rsidR="00F81D8E" w:rsidRDefault="00F81D8E" w:rsidP="00F81D8E">
      <w:pPr>
        <w:spacing w:after="24" w:line="265" w:lineRule="auto"/>
        <w:ind w:left="19"/>
      </w:pPr>
      <w:r>
        <w:rPr>
          <w:b/>
        </w:rPr>
        <w:lastRenderedPageBreak/>
        <w:t>Voorwoord</w:t>
      </w:r>
    </w:p>
    <w:p w14:paraId="4AB72BD3" w14:textId="77777777" w:rsidR="00F81D8E" w:rsidRDefault="00F81D8E" w:rsidP="00F81D8E">
      <w:r>
        <w:t>Informatie is een belangrijke motor voor het functioneren van de overheid in Nederland. Steeds meer wordt er samengewerkt en uitgewisseld tussen verschillende overheidslagen en instanties. Daarom is het van groot belang dat we hetzelfde verstaan onder de gegevens die we gebruiken en gemeenschappelijke afspraken maken over de wijze van beschrijven van gegevens en de manier waarop we deze uitwisselen.</w:t>
      </w:r>
    </w:p>
    <w:p w14:paraId="70192C78" w14:textId="77777777" w:rsidR="00F81D8E" w:rsidRDefault="00F81D8E" w:rsidP="00F81D8E"/>
    <w:p w14:paraId="10CBEA3D" w14:textId="77777777" w:rsidR="00F81D8E" w:rsidRDefault="00F81D8E" w:rsidP="00F81D8E">
      <w:r>
        <w:t xml:space="preserve">Bij de huidige ontwikkeling van het Digitaal Stelsel Omgevingswet (DSO) komt duidelijk naar voren dat veel informatiebronnen bij elkaar komen in de zogenaamde informatiehuizen. Daarbij komen ook de wereld van de geografische gegevens en de wereld van de meer administratieve registraties bij elkaar. Dit geeft niet alleen extra mogelijkheden om informatie slim te combineren maar maakt ook een aantal verschillende uitgangspunten zichtbaar in de werkwijze van Kadaster, KING en Geonovum als het gaat om het modelleren van informatie. </w:t>
      </w:r>
    </w:p>
    <w:p w14:paraId="79E5D656" w14:textId="77777777" w:rsidR="00F81D8E" w:rsidRDefault="00F81D8E" w:rsidP="00F81D8E"/>
    <w:p w14:paraId="015C9995" w14:textId="77777777" w:rsidR="00F81D8E" w:rsidRDefault="00F81D8E" w:rsidP="00F81D8E">
      <w:r>
        <w:t>Met het voorliggende KKG-metamodel komen we tot een gemeenschappelijk vertrekpunt voor het opstellen van informatiemodellen. Het voorziet enerzijds in duidelijke afspraken over het vastleggen van gegevensspecificaties en biedt anderzijds ruimte aan de verschillende niveaus van modellering. Bijzonder aan het KKG model is dat we afspraken maken die over meerdere bestuurslagen heen gaan.</w:t>
      </w:r>
    </w:p>
    <w:p w14:paraId="587C91D0" w14:textId="77777777" w:rsidR="00F81D8E" w:rsidRDefault="00F81D8E" w:rsidP="00F81D8E"/>
    <w:p w14:paraId="3DF2CA9B" w14:textId="77777777" w:rsidR="00F81D8E" w:rsidRDefault="00F81D8E" w:rsidP="00F81D8E">
      <w:r>
        <w:t>Wij zijn er van overtuigd dat het KKG-metamodel gaat leiden tot vergelijkbare modellen voor delen van de overheidsinformatievoorziening, zoals bijvoorbeeld de informatiehuizen in het DSO, en houvast geeft bij het opstellen van informatiemodellen ongeacht het beschouwingsniveau dat van toepassing is. Vanuit Kadaster, KING en Geonovum dragen wij op deze wijze graag bij aan betere afspraken over het beschikbaar stellen en uitwisselen van informatie.</w:t>
      </w:r>
    </w:p>
    <w:p w14:paraId="26536CC9" w14:textId="77777777" w:rsidR="00F81D8E" w:rsidRDefault="00F81D8E" w:rsidP="00F81D8E"/>
    <w:p w14:paraId="698111A4" w14:textId="77777777" w:rsidR="00F81D8E" w:rsidRDefault="00F81D8E" w:rsidP="00F81D8E">
      <w:r>
        <w:t xml:space="preserve">Arjen Santema (Kadaster), Theo Peters (KING) en Marcel Reuvers (Geonovum) </w:t>
      </w:r>
    </w:p>
    <w:p w14:paraId="178EAA61" w14:textId="77777777" w:rsidR="00F81D8E" w:rsidRDefault="00F81D8E" w:rsidP="00F81D8E">
      <w:r>
        <w:t>April 2017</w:t>
      </w:r>
    </w:p>
    <w:p w14:paraId="247C84C4" w14:textId="77777777" w:rsidR="00F81D8E" w:rsidRDefault="00F81D8E" w:rsidP="00C02EB0">
      <w:pPr>
        <w:spacing w:after="24" w:line="265" w:lineRule="auto"/>
        <w:ind w:left="19"/>
        <w:rPr>
          <w:b/>
        </w:rPr>
      </w:pPr>
    </w:p>
    <w:p w14:paraId="629205A4" w14:textId="77777777" w:rsidR="00F81D8E" w:rsidRDefault="00F81D8E" w:rsidP="00C02EB0">
      <w:pPr>
        <w:spacing w:after="24" w:line="265" w:lineRule="auto"/>
        <w:ind w:left="19"/>
        <w:rPr>
          <w:b/>
        </w:rPr>
      </w:pPr>
    </w:p>
    <w:p w14:paraId="16D4BDCF" w14:textId="77777777" w:rsidR="00F81D8E" w:rsidRDefault="00F81D8E">
      <w:pPr>
        <w:contextualSpacing w:val="0"/>
        <w:rPr>
          <w:b/>
        </w:rPr>
      </w:pPr>
      <w:r>
        <w:rPr>
          <w:b/>
        </w:rPr>
        <w:br w:type="page"/>
      </w:r>
    </w:p>
    <w:p w14:paraId="6BBB9BEE" w14:textId="77777777" w:rsidR="00AA1B7F" w:rsidRDefault="00AA1B7F" w:rsidP="00F43A34"/>
    <w:sdt>
      <w:sdtPr>
        <w:rPr>
          <w:b/>
        </w:rPr>
        <w:id w:val="943573428"/>
        <w:docPartObj>
          <w:docPartGallery w:val="Table of Contents"/>
          <w:docPartUnique/>
        </w:docPartObj>
      </w:sdtPr>
      <w:sdtEndPr>
        <w:rPr>
          <w:bCs/>
        </w:rPr>
      </w:sdtEndPr>
      <w:sdtContent>
        <w:p w14:paraId="4AC136B7" w14:textId="77777777" w:rsidR="00F81D8E" w:rsidRDefault="00F81D8E" w:rsidP="00D81937">
          <w:pPr>
            <w:contextualSpacing w:val="0"/>
            <w:rPr>
              <w:b/>
            </w:rPr>
          </w:pPr>
        </w:p>
        <w:p w14:paraId="12A77B5D" w14:textId="77777777" w:rsidR="00F81D8E" w:rsidRDefault="00F81D8E">
          <w:pPr>
            <w:contextualSpacing w:val="0"/>
            <w:rPr>
              <w:b/>
            </w:rPr>
          </w:pPr>
          <w:r>
            <w:rPr>
              <w:b/>
            </w:rPr>
            <w:br w:type="page"/>
          </w:r>
        </w:p>
        <w:p w14:paraId="79EB4273" w14:textId="715CDD6C" w:rsidR="00F248FC" w:rsidRPr="00546A98" w:rsidRDefault="00F248FC" w:rsidP="00D81937">
          <w:pPr>
            <w:contextualSpacing w:val="0"/>
            <w:rPr>
              <w:b/>
            </w:rPr>
          </w:pPr>
          <w:r w:rsidRPr="00546A98">
            <w:rPr>
              <w:b/>
            </w:rPr>
            <w:lastRenderedPageBreak/>
            <w:t>Inhoud</w:t>
          </w:r>
        </w:p>
        <w:p w14:paraId="69AFF9D4" w14:textId="77777777" w:rsidR="004F4D79" w:rsidRDefault="000C0665">
          <w:pPr>
            <w:pStyle w:val="Inhopg1"/>
            <w:rPr>
              <w:rFonts w:asciiTheme="minorHAnsi" w:eastAsiaTheme="minorEastAsia" w:hAnsiTheme="minorHAnsi" w:cstheme="minorBidi"/>
              <w:b w:val="0"/>
              <w:noProof/>
              <w:sz w:val="22"/>
              <w:szCs w:val="22"/>
            </w:rPr>
          </w:pPr>
          <w:r>
            <w:fldChar w:fldCharType="begin"/>
          </w:r>
          <w:r w:rsidR="00A666F5">
            <w:instrText xml:space="preserve"> TOC \o "1-3" \h \z \u </w:instrText>
          </w:r>
          <w:r>
            <w:fldChar w:fldCharType="separate"/>
          </w:r>
          <w:hyperlink w:anchor="_Toc485712835" w:history="1">
            <w:r w:rsidR="004F4D79" w:rsidRPr="0079502D">
              <w:rPr>
                <w:rStyle w:val="Hyperlink"/>
                <w:noProof/>
              </w:rPr>
              <w:t>1.</w:t>
            </w:r>
            <w:r w:rsidR="004F4D79">
              <w:rPr>
                <w:rFonts w:asciiTheme="minorHAnsi" w:eastAsiaTheme="minorEastAsia" w:hAnsiTheme="minorHAnsi" w:cstheme="minorBidi"/>
                <w:b w:val="0"/>
                <w:noProof/>
                <w:sz w:val="22"/>
                <w:szCs w:val="22"/>
              </w:rPr>
              <w:tab/>
            </w:r>
            <w:r w:rsidR="004F4D79" w:rsidRPr="0079502D">
              <w:rPr>
                <w:rStyle w:val="Hyperlink"/>
                <w:noProof/>
              </w:rPr>
              <w:t>Inleiding</w:t>
            </w:r>
            <w:r w:rsidR="004F4D79">
              <w:rPr>
                <w:noProof/>
                <w:webHidden/>
              </w:rPr>
              <w:tab/>
            </w:r>
            <w:r w:rsidR="004F4D79">
              <w:rPr>
                <w:noProof/>
                <w:webHidden/>
              </w:rPr>
              <w:fldChar w:fldCharType="begin"/>
            </w:r>
            <w:r w:rsidR="004F4D79">
              <w:rPr>
                <w:noProof/>
                <w:webHidden/>
              </w:rPr>
              <w:instrText xml:space="preserve"> PAGEREF _Toc485712835 \h </w:instrText>
            </w:r>
            <w:r w:rsidR="004F4D79">
              <w:rPr>
                <w:noProof/>
                <w:webHidden/>
              </w:rPr>
            </w:r>
            <w:r w:rsidR="004F4D79">
              <w:rPr>
                <w:noProof/>
                <w:webHidden/>
              </w:rPr>
              <w:fldChar w:fldCharType="separate"/>
            </w:r>
            <w:r w:rsidR="00A90657">
              <w:rPr>
                <w:noProof/>
                <w:webHidden/>
              </w:rPr>
              <w:t>9</w:t>
            </w:r>
            <w:r w:rsidR="004F4D79">
              <w:rPr>
                <w:noProof/>
                <w:webHidden/>
              </w:rPr>
              <w:fldChar w:fldCharType="end"/>
            </w:r>
          </w:hyperlink>
        </w:p>
        <w:p w14:paraId="1F1027CA" w14:textId="77777777" w:rsidR="004F4D79" w:rsidRDefault="006A4686">
          <w:pPr>
            <w:pStyle w:val="Inhopg2"/>
            <w:rPr>
              <w:noProof/>
            </w:rPr>
          </w:pPr>
          <w:hyperlink w:anchor="_Toc485712836" w:history="1">
            <w:r w:rsidR="004F4D79" w:rsidRPr="0079502D">
              <w:rPr>
                <w:rStyle w:val="Hyperlink"/>
                <w:noProof/>
              </w:rPr>
              <w:t>1.1 Toepassingsgebied</w:t>
            </w:r>
            <w:r w:rsidR="004F4D79">
              <w:rPr>
                <w:noProof/>
                <w:webHidden/>
              </w:rPr>
              <w:tab/>
            </w:r>
            <w:r w:rsidR="004F4D79">
              <w:rPr>
                <w:noProof/>
                <w:webHidden/>
              </w:rPr>
              <w:fldChar w:fldCharType="begin"/>
            </w:r>
            <w:r w:rsidR="004F4D79">
              <w:rPr>
                <w:noProof/>
                <w:webHidden/>
              </w:rPr>
              <w:instrText xml:space="preserve"> PAGEREF _Toc485712836 \h </w:instrText>
            </w:r>
            <w:r w:rsidR="004F4D79">
              <w:rPr>
                <w:noProof/>
                <w:webHidden/>
              </w:rPr>
            </w:r>
            <w:r w:rsidR="004F4D79">
              <w:rPr>
                <w:noProof/>
                <w:webHidden/>
              </w:rPr>
              <w:fldChar w:fldCharType="separate"/>
            </w:r>
            <w:r w:rsidR="00A90657">
              <w:rPr>
                <w:noProof/>
                <w:webHidden/>
              </w:rPr>
              <w:t>9</w:t>
            </w:r>
            <w:r w:rsidR="004F4D79">
              <w:rPr>
                <w:noProof/>
                <w:webHidden/>
              </w:rPr>
              <w:fldChar w:fldCharType="end"/>
            </w:r>
          </w:hyperlink>
        </w:p>
        <w:p w14:paraId="49D327D4" w14:textId="77777777" w:rsidR="004F4D79" w:rsidRDefault="006A4686">
          <w:pPr>
            <w:pStyle w:val="Inhopg2"/>
            <w:rPr>
              <w:noProof/>
            </w:rPr>
          </w:pPr>
          <w:hyperlink w:anchor="_Toc485712837" w:history="1">
            <w:r w:rsidR="004F4D79" w:rsidRPr="0079502D">
              <w:rPr>
                <w:rStyle w:val="Hyperlink"/>
                <w:noProof/>
              </w:rPr>
              <w:t>1.2 Doelgroep</w:t>
            </w:r>
            <w:r w:rsidR="004F4D79">
              <w:rPr>
                <w:noProof/>
                <w:webHidden/>
              </w:rPr>
              <w:tab/>
            </w:r>
            <w:r w:rsidR="004F4D79">
              <w:rPr>
                <w:noProof/>
                <w:webHidden/>
              </w:rPr>
              <w:fldChar w:fldCharType="begin"/>
            </w:r>
            <w:r w:rsidR="004F4D79">
              <w:rPr>
                <w:noProof/>
                <w:webHidden/>
              </w:rPr>
              <w:instrText xml:space="preserve"> PAGEREF _Toc485712837 \h </w:instrText>
            </w:r>
            <w:r w:rsidR="004F4D79">
              <w:rPr>
                <w:noProof/>
                <w:webHidden/>
              </w:rPr>
            </w:r>
            <w:r w:rsidR="004F4D79">
              <w:rPr>
                <w:noProof/>
                <w:webHidden/>
              </w:rPr>
              <w:fldChar w:fldCharType="separate"/>
            </w:r>
            <w:r w:rsidR="00A90657">
              <w:rPr>
                <w:noProof/>
                <w:webHidden/>
              </w:rPr>
              <w:t>9</w:t>
            </w:r>
            <w:r w:rsidR="004F4D79">
              <w:rPr>
                <w:noProof/>
                <w:webHidden/>
              </w:rPr>
              <w:fldChar w:fldCharType="end"/>
            </w:r>
          </w:hyperlink>
        </w:p>
        <w:p w14:paraId="44ABD9BD" w14:textId="77777777" w:rsidR="004F4D79" w:rsidRDefault="006A4686">
          <w:pPr>
            <w:pStyle w:val="Inhopg2"/>
            <w:rPr>
              <w:noProof/>
            </w:rPr>
          </w:pPr>
          <w:hyperlink w:anchor="_Toc485712838" w:history="1">
            <w:r w:rsidR="004F4D79" w:rsidRPr="0079502D">
              <w:rPr>
                <w:rStyle w:val="Hyperlink"/>
                <w:noProof/>
              </w:rPr>
              <w:t>1.3 Leeswijzer</w:t>
            </w:r>
            <w:r w:rsidR="004F4D79">
              <w:rPr>
                <w:noProof/>
                <w:webHidden/>
              </w:rPr>
              <w:tab/>
            </w:r>
            <w:r w:rsidR="004F4D79">
              <w:rPr>
                <w:noProof/>
                <w:webHidden/>
              </w:rPr>
              <w:fldChar w:fldCharType="begin"/>
            </w:r>
            <w:r w:rsidR="004F4D79">
              <w:rPr>
                <w:noProof/>
                <w:webHidden/>
              </w:rPr>
              <w:instrText xml:space="preserve"> PAGEREF _Toc485712838 \h </w:instrText>
            </w:r>
            <w:r w:rsidR="004F4D79">
              <w:rPr>
                <w:noProof/>
                <w:webHidden/>
              </w:rPr>
            </w:r>
            <w:r w:rsidR="004F4D79">
              <w:rPr>
                <w:noProof/>
                <w:webHidden/>
              </w:rPr>
              <w:fldChar w:fldCharType="separate"/>
            </w:r>
            <w:r w:rsidR="00A90657">
              <w:rPr>
                <w:noProof/>
                <w:webHidden/>
              </w:rPr>
              <w:t>10</w:t>
            </w:r>
            <w:r w:rsidR="004F4D79">
              <w:rPr>
                <w:noProof/>
                <w:webHidden/>
              </w:rPr>
              <w:fldChar w:fldCharType="end"/>
            </w:r>
          </w:hyperlink>
        </w:p>
        <w:p w14:paraId="0FCD0CD1" w14:textId="77777777" w:rsidR="004F4D79" w:rsidRDefault="006A4686">
          <w:pPr>
            <w:pStyle w:val="Inhopg2"/>
            <w:rPr>
              <w:noProof/>
            </w:rPr>
          </w:pPr>
          <w:hyperlink w:anchor="_Toc485712839" w:history="1">
            <w:r w:rsidR="004F4D79" w:rsidRPr="0079502D">
              <w:rPr>
                <w:rStyle w:val="Hyperlink"/>
                <w:noProof/>
              </w:rPr>
              <w:t>1.4 Wat is een informatiemodel</w:t>
            </w:r>
            <w:r w:rsidR="004F4D79">
              <w:rPr>
                <w:noProof/>
                <w:webHidden/>
              </w:rPr>
              <w:tab/>
            </w:r>
            <w:r w:rsidR="004F4D79">
              <w:rPr>
                <w:noProof/>
                <w:webHidden/>
              </w:rPr>
              <w:fldChar w:fldCharType="begin"/>
            </w:r>
            <w:r w:rsidR="004F4D79">
              <w:rPr>
                <w:noProof/>
                <w:webHidden/>
              </w:rPr>
              <w:instrText xml:space="preserve"> PAGEREF _Toc485712839 \h </w:instrText>
            </w:r>
            <w:r w:rsidR="004F4D79">
              <w:rPr>
                <w:noProof/>
                <w:webHidden/>
              </w:rPr>
            </w:r>
            <w:r w:rsidR="004F4D79">
              <w:rPr>
                <w:noProof/>
                <w:webHidden/>
              </w:rPr>
              <w:fldChar w:fldCharType="separate"/>
            </w:r>
            <w:r w:rsidR="00A90657">
              <w:rPr>
                <w:noProof/>
                <w:webHidden/>
              </w:rPr>
              <w:t>10</w:t>
            </w:r>
            <w:r w:rsidR="004F4D79">
              <w:rPr>
                <w:noProof/>
                <w:webHidden/>
              </w:rPr>
              <w:fldChar w:fldCharType="end"/>
            </w:r>
          </w:hyperlink>
        </w:p>
        <w:p w14:paraId="487169A5" w14:textId="77777777" w:rsidR="004F4D79" w:rsidRDefault="006A4686">
          <w:pPr>
            <w:pStyle w:val="Inhopg2"/>
            <w:rPr>
              <w:noProof/>
            </w:rPr>
          </w:pPr>
          <w:hyperlink w:anchor="_Toc485712840" w:history="1">
            <w:r w:rsidR="004F4D79" w:rsidRPr="0079502D">
              <w:rPr>
                <w:rStyle w:val="Hyperlink"/>
                <w:noProof/>
              </w:rPr>
              <w:t>1.5 Typen informatiemodellen</w:t>
            </w:r>
            <w:r w:rsidR="004F4D79">
              <w:rPr>
                <w:noProof/>
                <w:webHidden/>
              </w:rPr>
              <w:tab/>
            </w:r>
            <w:r w:rsidR="004F4D79">
              <w:rPr>
                <w:noProof/>
                <w:webHidden/>
              </w:rPr>
              <w:fldChar w:fldCharType="begin"/>
            </w:r>
            <w:r w:rsidR="004F4D79">
              <w:rPr>
                <w:noProof/>
                <w:webHidden/>
              </w:rPr>
              <w:instrText xml:space="preserve"> PAGEREF _Toc485712840 \h </w:instrText>
            </w:r>
            <w:r w:rsidR="004F4D79">
              <w:rPr>
                <w:noProof/>
                <w:webHidden/>
              </w:rPr>
            </w:r>
            <w:r w:rsidR="004F4D79">
              <w:rPr>
                <w:noProof/>
                <w:webHidden/>
              </w:rPr>
              <w:fldChar w:fldCharType="separate"/>
            </w:r>
            <w:r w:rsidR="00A90657">
              <w:rPr>
                <w:noProof/>
                <w:webHidden/>
              </w:rPr>
              <w:t>11</w:t>
            </w:r>
            <w:r w:rsidR="004F4D79">
              <w:rPr>
                <w:noProof/>
                <w:webHidden/>
              </w:rPr>
              <w:fldChar w:fldCharType="end"/>
            </w:r>
          </w:hyperlink>
        </w:p>
        <w:p w14:paraId="41EEAFDD" w14:textId="77777777" w:rsidR="004F4D79" w:rsidRDefault="006A4686">
          <w:pPr>
            <w:pStyle w:val="Inhopg2"/>
            <w:rPr>
              <w:noProof/>
            </w:rPr>
          </w:pPr>
          <w:hyperlink w:anchor="_Toc485712841" w:history="1">
            <w:r w:rsidR="004F4D79" w:rsidRPr="0079502D">
              <w:rPr>
                <w:rStyle w:val="Hyperlink"/>
                <w:noProof/>
              </w:rPr>
              <w:t>1.6 Wat is het metamodel voor informatiemodellen</w:t>
            </w:r>
            <w:r w:rsidR="004F4D79">
              <w:rPr>
                <w:noProof/>
                <w:webHidden/>
              </w:rPr>
              <w:tab/>
            </w:r>
            <w:r w:rsidR="004F4D79">
              <w:rPr>
                <w:noProof/>
                <w:webHidden/>
              </w:rPr>
              <w:fldChar w:fldCharType="begin"/>
            </w:r>
            <w:r w:rsidR="004F4D79">
              <w:rPr>
                <w:noProof/>
                <w:webHidden/>
              </w:rPr>
              <w:instrText xml:space="preserve"> PAGEREF _Toc485712841 \h </w:instrText>
            </w:r>
            <w:r w:rsidR="004F4D79">
              <w:rPr>
                <w:noProof/>
                <w:webHidden/>
              </w:rPr>
            </w:r>
            <w:r w:rsidR="004F4D79">
              <w:rPr>
                <w:noProof/>
                <w:webHidden/>
              </w:rPr>
              <w:fldChar w:fldCharType="separate"/>
            </w:r>
            <w:r w:rsidR="00A90657">
              <w:rPr>
                <w:noProof/>
                <w:webHidden/>
              </w:rPr>
              <w:t>12</w:t>
            </w:r>
            <w:r w:rsidR="004F4D79">
              <w:rPr>
                <w:noProof/>
                <w:webHidden/>
              </w:rPr>
              <w:fldChar w:fldCharType="end"/>
            </w:r>
          </w:hyperlink>
        </w:p>
        <w:p w14:paraId="7CDD91B7" w14:textId="77777777" w:rsidR="004F4D79" w:rsidRDefault="006A4686">
          <w:pPr>
            <w:pStyle w:val="Inhopg2"/>
            <w:rPr>
              <w:noProof/>
            </w:rPr>
          </w:pPr>
          <w:hyperlink w:anchor="_Toc485712842" w:history="1">
            <w:r w:rsidR="004F4D79" w:rsidRPr="0079502D">
              <w:rPr>
                <w:rStyle w:val="Hyperlink"/>
                <w:noProof/>
              </w:rPr>
              <w:t>1.7 UML</w:t>
            </w:r>
            <w:r w:rsidR="004F4D79">
              <w:rPr>
                <w:noProof/>
                <w:webHidden/>
              </w:rPr>
              <w:tab/>
            </w:r>
            <w:r w:rsidR="004F4D79">
              <w:rPr>
                <w:noProof/>
                <w:webHidden/>
              </w:rPr>
              <w:fldChar w:fldCharType="begin"/>
            </w:r>
            <w:r w:rsidR="004F4D79">
              <w:rPr>
                <w:noProof/>
                <w:webHidden/>
              </w:rPr>
              <w:instrText xml:space="preserve"> PAGEREF _Toc485712842 \h </w:instrText>
            </w:r>
            <w:r w:rsidR="004F4D79">
              <w:rPr>
                <w:noProof/>
                <w:webHidden/>
              </w:rPr>
            </w:r>
            <w:r w:rsidR="004F4D79">
              <w:rPr>
                <w:noProof/>
                <w:webHidden/>
              </w:rPr>
              <w:fldChar w:fldCharType="separate"/>
            </w:r>
            <w:r w:rsidR="00A90657">
              <w:rPr>
                <w:noProof/>
                <w:webHidden/>
              </w:rPr>
              <w:t>13</w:t>
            </w:r>
            <w:r w:rsidR="004F4D79">
              <w:rPr>
                <w:noProof/>
                <w:webHidden/>
              </w:rPr>
              <w:fldChar w:fldCharType="end"/>
            </w:r>
          </w:hyperlink>
        </w:p>
        <w:p w14:paraId="5B2C10EA" w14:textId="77777777" w:rsidR="004F4D79" w:rsidRDefault="006A4686">
          <w:pPr>
            <w:pStyle w:val="Inhopg2"/>
            <w:rPr>
              <w:noProof/>
            </w:rPr>
          </w:pPr>
          <w:hyperlink w:anchor="_Toc485712843" w:history="1">
            <w:r w:rsidR="004F4D79" w:rsidRPr="0079502D">
              <w:rPr>
                <w:rStyle w:val="Hyperlink"/>
                <w:noProof/>
              </w:rPr>
              <w:t>1.8 Een eigen extensie op het metamodel</w:t>
            </w:r>
            <w:r w:rsidR="004F4D79">
              <w:rPr>
                <w:noProof/>
                <w:webHidden/>
              </w:rPr>
              <w:tab/>
            </w:r>
            <w:r w:rsidR="004F4D79">
              <w:rPr>
                <w:noProof/>
                <w:webHidden/>
              </w:rPr>
              <w:fldChar w:fldCharType="begin"/>
            </w:r>
            <w:r w:rsidR="004F4D79">
              <w:rPr>
                <w:noProof/>
                <w:webHidden/>
              </w:rPr>
              <w:instrText xml:space="preserve"> PAGEREF _Toc485712843 \h </w:instrText>
            </w:r>
            <w:r w:rsidR="004F4D79">
              <w:rPr>
                <w:noProof/>
                <w:webHidden/>
              </w:rPr>
            </w:r>
            <w:r w:rsidR="004F4D79">
              <w:rPr>
                <w:noProof/>
                <w:webHidden/>
              </w:rPr>
              <w:fldChar w:fldCharType="separate"/>
            </w:r>
            <w:r w:rsidR="00A90657">
              <w:rPr>
                <w:noProof/>
                <w:webHidden/>
              </w:rPr>
              <w:t>14</w:t>
            </w:r>
            <w:r w:rsidR="004F4D79">
              <w:rPr>
                <w:noProof/>
                <w:webHidden/>
              </w:rPr>
              <w:fldChar w:fldCharType="end"/>
            </w:r>
          </w:hyperlink>
        </w:p>
        <w:p w14:paraId="4491CF87" w14:textId="77777777" w:rsidR="004F4D79" w:rsidRDefault="006A4686">
          <w:pPr>
            <w:pStyle w:val="Inhopg2"/>
            <w:rPr>
              <w:noProof/>
            </w:rPr>
          </w:pPr>
          <w:hyperlink w:anchor="_Toc485712844" w:history="1">
            <w:r w:rsidR="004F4D79" w:rsidRPr="0079502D">
              <w:rPr>
                <w:rStyle w:val="Hyperlink"/>
                <w:noProof/>
              </w:rPr>
              <w:t>1.9 Alternatieven</w:t>
            </w:r>
            <w:r w:rsidR="004F4D79">
              <w:rPr>
                <w:noProof/>
                <w:webHidden/>
              </w:rPr>
              <w:tab/>
            </w:r>
            <w:r w:rsidR="004F4D79">
              <w:rPr>
                <w:noProof/>
                <w:webHidden/>
              </w:rPr>
              <w:fldChar w:fldCharType="begin"/>
            </w:r>
            <w:r w:rsidR="004F4D79">
              <w:rPr>
                <w:noProof/>
                <w:webHidden/>
              </w:rPr>
              <w:instrText xml:space="preserve"> PAGEREF _Toc485712844 \h </w:instrText>
            </w:r>
            <w:r w:rsidR="004F4D79">
              <w:rPr>
                <w:noProof/>
                <w:webHidden/>
              </w:rPr>
            </w:r>
            <w:r w:rsidR="004F4D79">
              <w:rPr>
                <w:noProof/>
                <w:webHidden/>
              </w:rPr>
              <w:fldChar w:fldCharType="separate"/>
            </w:r>
            <w:r w:rsidR="00A90657">
              <w:rPr>
                <w:noProof/>
                <w:webHidden/>
              </w:rPr>
              <w:t>14</w:t>
            </w:r>
            <w:r w:rsidR="004F4D79">
              <w:rPr>
                <w:noProof/>
                <w:webHidden/>
              </w:rPr>
              <w:fldChar w:fldCharType="end"/>
            </w:r>
          </w:hyperlink>
        </w:p>
        <w:p w14:paraId="28D344D0" w14:textId="77777777" w:rsidR="004F4D79" w:rsidRDefault="006A4686">
          <w:pPr>
            <w:pStyle w:val="Inhopg2"/>
            <w:rPr>
              <w:noProof/>
            </w:rPr>
          </w:pPr>
          <w:hyperlink w:anchor="_Toc485712845" w:history="1">
            <w:r w:rsidR="004F4D79" w:rsidRPr="0079502D">
              <w:rPr>
                <w:rStyle w:val="Hyperlink"/>
                <w:noProof/>
              </w:rPr>
              <w:t>1.10 Beheer</w:t>
            </w:r>
            <w:r w:rsidR="004F4D79">
              <w:rPr>
                <w:noProof/>
                <w:webHidden/>
              </w:rPr>
              <w:tab/>
            </w:r>
            <w:r w:rsidR="004F4D79">
              <w:rPr>
                <w:noProof/>
                <w:webHidden/>
              </w:rPr>
              <w:fldChar w:fldCharType="begin"/>
            </w:r>
            <w:r w:rsidR="004F4D79">
              <w:rPr>
                <w:noProof/>
                <w:webHidden/>
              </w:rPr>
              <w:instrText xml:space="preserve"> PAGEREF _Toc485712845 \h </w:instrText>
            </w:r>
            <w:r w:rsidR="004F4D79">
              <w:rPr>
                <w:noProof/>
                <w:webHidden/>
              </w:rPr>
            </w:r>
            <w:r w:rsidR="004F4D79">
              <w:rPr>
                <w:noProof/>
                <w:webHidden/>
              </w:rPr>
              <w:fldChar w:fldCharType="separate"/>
            </w:r>
            <w:r w:rsidR="00A90657">
              <w:rPr>
                <w:noProof/>
                <w:webHidden/>
              </w:rPr>
              <w:t>15</w:t>
            </w:r>
            <w:r w:rsidR="004F4D79">
              <w:rPr>
                <w:noProof/>
                <w:webHidden/>
              </w:rPr>
              <w:fldChar w:fldCharType="end"/>
            </w:r>
          </w:hyperlink>
        </w:p>
        <w:p w14:paraId="4C03A013" w14:textId="77777777" w:rsidR="004F4D79" w:rsidRDefault="006A4686">
          <w:pPr>
            <w:pStyle w:val="Inhopg2"/>
            <w:rPr>
              <w:noProof/>
            </w:rPr>
          </w:pPr>
          <w:hyperlink w:anchor="_Toc485712846" w:history="1">
            <w:r w:rsidR="004F4D79" w:rsidRPr="0079502D">
              <w:rPr>
                <w:rStyle w:val="Hyperlink"/>
                <w:noProof/>
              </w:rPr>
              <w:t>1.11 Normreferenties</w:t>
            </w:r>
            <w:r w:rsidR="004F4D79">
              <w:rPr>
                <w:noProof/>
                <w:webHidden/>
              </w:rPr>
              <w:tab/>
            </w:r>
            <w:r w:rsidR="004F4D79">
              <w:rPr>
                <w:noProof/>
                <w:webHidden/>
              </w:rPr>
              <w:fldChar w:fldCharType="begin"/>
            </w:r>
            <w:r w:rsidR="004F4D79">
              <w:rPr>
                <w:noProof/>
                <w:webHidden/>
              </w:rPr>
              <w:instrText xml:space="preserve"> PAGEREF _Toc485712846 \h </w:instrText>
            </w:r>
            <w:r w:rsidR="004F4D79">
              <w:rPr>
                <w:noProof/>
                <w:webHidden/>
              </w:rPr>
            </w:r>
            <w:r w:rsidR="004F4D79">
              <w:rPr>
                <w:noProof/>
                <w:webHidden/>
              </w:rPr>
              <w:fldChar w:fldCharType="separate"/>
            </w:r>
            <w:r w:rsidR="00A90657">
              <w:rPr>
                <w:noProof/>
                <w:webHidden/>
              </w:rPr>
              <w:t>15</w:t>
            </w:r>
            <w:r w:rsidR="004F4D79">
              <w:rPr>
                <w:noProof/>
                <w:webHidden/>
              </w:rPr>
              <w:fldChar w:fldCharType="end"/>
            </w:r>
          </w:hyperlink>
        </w:p>
        <w:p w14:paraId="4220E1CD" w14:textId="77777777" w:rsidR="004F4D79" w:rsidRDefault="006A4686">
          <w:pPr>
            <w:pStyle w:val="Inhopg1"/>
            <w:rPr>
              <w:rFonts w:asciiTheme="minorHAnsi" w:eastAsiaTheme="minorEastAsia" w:hAnsiTheme="minorHAnsi" w:cstheme="minorBidi"/>
              <w:b w:val="0"/>
              <w:noProof/>
              <w:sz w:val="22"/>
              <w:szCs w:val="22"/>
            </w:rPr>
          </w:pPr>
          <w:hyperlink w:anchor="_Toc485712847" w:history="1">
            <w:r w:rsidR="004F4D79" w:rsidRPr="0079502D">
              <w:rPr>
                <w:rStyle w:val="Hyperlink"/>
                <w:noProof/>
              </w:rPr>
              <w:t>2.</w:t>
            </w:r>
            <w:r w:rsidR="004F4D79">
              <w:rPr>
                <w:rFonts w:asciiTheme="minorHAnsi" w:eastAsiaTheme="minorEastAsia" w:hAnsiTheme="minorHAnsi" w:cstheme="minorBidi"/>
                <w:b w:val="0"/>
                <w:noProof/>
                <w:sz w:val="22"/>
                <w:szCs w:val="22"/>
              </w:rPr>
              <w:tab/>
            </w:r>
            <w:r w:rsidR="004F4D79" w:rsidRPr="0079502D">
              <w:rPr>
                <w:rStyle w:val="Hyperlink"/>
                <w:noProof/>
              </w:rPr>
              <w:t>Metamodel</w:t>
            </w:r>
            <w:r w:rsidR="004F4D79">
              <w:rPr>
                <w:noProof/>
                <w:webHidden/>
              </w:rPr>
              <w:tab/>
            </w:r>
            <w:r w:rsidR="004F4D79">
              <w:rPr>
                <w:noProof/>
                <w:webHidden/>
              </w:rPr>
              <w:fldChar w:fldCharType="begin"/>
            </w:r>
            <w:r w:rsidR="004F4D79">
              <w:rPr>
                <w:noProof/>
                <w:webHidden/>
              </w:rPr>
              <w:instrText xml:space="preserve"> PAGEREF _Toc485712847 \h </w:instrText>
            </w:r>
            <w:r w:rsidR="004F4D79">
              <w:rPr>
                <w:noProof/>
                <w:webHidden/>
              </w:rPr>
            </w:r>
            <w:r w:rsidR="004F4D79">
              <w:rPr>
                <w:noProof/>
                <w:webHidden/>
              </w:rPr>
              <w:fldChar w:fldCharType="separate"/>
            </w:r>
            <w:r w:rsidR="00A90657">
              <w:rPr>
                <w:noProof/>
                <w:webHidden/>
              </w:rPr>
              <w:t>16</w:t>
            </w:r>
            <w:r w:rsidR="004F4D79">
              <w:rPr>
                <w:noProof/>
                <w:webHidden/>
              </w:rPr>
              <w:fldChar w:fldCharType="end"/>
            </w:r>
          </w:hyperlink>
        </w:p>
        <w:p w14:paraId="02835AB4" w14:textId="77777777" w:rsidR="004F4D79" w:rsidRDefault="006A4686">
          <w:pPr>
            <w:pStyle w:val="Inhopg2"/>
            <w:rPr>
              <w:noProof/>
            </w:rPr>
          </w:pPr>
          <w:hyperlink w:anchor="_Toc485712848" w:history="1">
            <w:r w:rsidR="004F4D79" w:rsidRPr="0079502D">
              <w:rPr>
                <w:rStyle w:val="Hyperlink"/>
                <w:noProof/>
              </w:rPr>
              <w:t>2.1 Structuur metamodel</w:t>
            </w:r>
            <w:r w:rsidR="004F4D79">
              <w:rPr>
                <w:noProof/>
                <w:webHidden/>
              </w:rPr>
              <w:tab/>
            </w:r>
            <w:r w:rsidR="004F4D79">
              <w:rPr>
                <w:noProof/>
                <w:webHidden/>
              </w:rPr>
              <w:fldChar w:fldCharType="begin"/>
            </w:r>
            <w:r w:rsidR="004F4D79">
              <w:rPr>
                <w:noProof/>
                <w:webHidden/>
              </w:rPr>
              <w:instrText xml:space="preserve"> PAGEREF _Toc485712848 \h </w:instrText>
            </w:r>
            <w:r w:rsidR="004F4D79">
              <w:rPr>
                <w:noProof/>
                <w:webHidden/>
              </w:rPr>
            </w:r>
            <w:r w:rsidR="004F4D79">
              <w:rPr>
                <w:noProof/>
                <w:webHidden/>
              </w:rPr>
              <w:fldChar w:fldCharType="separate"/>
            </w:r>
            <w:r w:rsidR="00A90657">
              <w:rPr>
                <w:noProof/>
                <w:webHidden/>
              </w:rPr>
              <w:t>16</w:t>
            </w:r>
            <w:r w:rsidR="004F4D79">
              <w:rPr>
                <w:noProof/>
                <w:webHidden/>
              </w:rPr>
              <w:fldChar w:fldCharType="end"/>
            </w:r>
          </w:hyperlink>
        </w:p>
        <w:p w14:paraId="043B6E15" w14:textId="77777777" w:rsidR="004F4D79" w:rsidRDefault="006A4686">
          <w:pPr>
            <w:pStyle w:val="Inhopg3"/>
            <w:rPr>
              <w:rFonts w:asciiTheme="minorHAnsi" w:eastAsiaTheme="minorEastAsia" w:hAnsiTheme="minorHAnsi" w:cstheme="minorBidi"/>
              <w:noProof/>
              <w:sz w:val="22"/>
              <w:szCs w:val="22"/>
            </w:rPr>
          </w:pPr>
          <w:hyperlink w:anchor="_Toc485712849" w:history="1">
            <w:r w:rsidR="004F4D79" w:rsidRPr="0079502D">
              <w:rPr>
                <w:rStyle w:val="Hyperlink"/>
                <w:noProof/>
              </w:rPr>
              <w:t>2.1.1</w:t>
            </w:r>
            <w:r w:rsidR="004F4D79">
              <w:rPr>
                <w:rFonts w:asciiTheme="minorHAnsi" w:eastAsiaTheme="minorEastAsia" w:hAnsiTheme="minorHAnsi" w:cstheme="minorBidi"/>
                <w:noProof/>
                <w:sz w:val="22"/>
                <w:szCs w:val="22"/>
              </w:rPr>
              <w:tab/>
            </w:r>
            <w:r w:rsidR="004F4D79" w:rsidRPr="0079502D">
              <w:rPr>
                <w:rStyle w:val="Hyperlink"/>
                <w:noProof/>
              </w:rPr>
              <w:t>Kern</w:t>
            </w:r>
            <w:r w:rsidR="004F4D79">
              <w:rPr>
                <w:noProof/>
                <w:webHidden/>
              </w:rPr>
              <w:tab/>
            </w:r>
            <w:r w:rsidR="004F4D79">
              <w:rPr>
                <w:noProof/>
                <w:webHidden/>
              </w:rPr>
              <w:fldChar w:fldCharType="begin"/>
            </w:r>
            <w:r w:rsidR="004F4D79">
              <w:rPr>
                <w:noProof/>
                <w:webHidden/>
              </w:rPr>
              <w:instrText xml:space="preserve"> PAGEREF _Toc485712849 \h </w:instrText>
            </w:r>
            <w:r w:rsidR="004F4D79">
              <w:rPr>
                <w:noProof/>
                <w:webHidden/>
              </w:rPr>
            </w:r>
            <w:r w:rsidR="004F4D79">
              <w:rPr>
                <w:noProof/>
                <w:webHidden/>
              </w:rPr>
              <w:fldChar w:fldCharType="separate"/>
            </w:r>
            <w:r w:rsidR="00A90657">
              <w:rPr>
                <w:noProof/>
                <w:webHidden/>
              </w:rPr>
              <w:t>17</w:t>
            </w:r>
            <w:r w:rsidR="004F4D79">
              <w:rPr>
                <w:noProof/>
                <w:webHidden/>
              </w:rPr>
              <w:fldChar w:fldCharType="end"/>
            </w:r>
          </w:hyperlink>
        </w:p>
        <w:p w14:paraId="76FAC211" w14:textId="77777777" w:rsidR="004F4D79" w:rsidRDefault="006A4686">
          <w:pPr>
            <w:pStyle w:val="Inhopg3"/>
            <w:rPr>
              <w:rFonts w:asciiTheme="minorHAnsi" w:eastAsiaTheme="minorEastAsia" w:hAnsiTheme="minorHAnsi" w:cstheme="minorBidi"/>
              <w:noProof/>
              <w:sz w:val="22"/>
              <w:szCs w:val="22"/>
            </w:rPr>
          </w:pPr>
          <w:hyperlink w:anchor="_Toc485712850" w:history="1">
            <w:r w:rsidR="004F4D79" w:rsidRPr="0079502D">
              <w:rPr>
                <w:rStyle w:val="Hyperlink"/>
                <w:noProof/>
              </w:rPr>
              <w:t>2.1.2</w:t>
            </w:r>
            <w:r w:rsidR="004F4D79">
              <w:rPr>
                <w:rFonts w:asciiTheme="minorHAnsi" w:eastAsiaTheme="minorEastAsia" w:hAnsiTheme="minorHAnsi" w:cstheme="minorBidi"/>
                <w:noProof/>
                <w:sz w:val="22"/>
                <w:szCs w:val="22"/>
              </w:rPr>
              <w:tab/>
            </w:r>
            <w:r w:rsidR="004F4D79" w:rsidRPr="0079502D">
              <w:rPr>
                <w:rStyle w:val="Hyperlink"/>
                <w:noProof/>
              </w:rPr>
              <w:t>Datatypen</w:t>
            </w:r>
            <w:r w:rsidR="004F4D79">
              <w:rPr>
                <w:noProof/>
                <w:webHidden/>
              </w:rPr>
              <w:tab/>
            </w:r>
            <w:r w:rsidR="004F4D79">
              <w:rPr>
                <w:noProof/>
                <w:webHidden/>
              </w:rPr>
              <w:fldChar w:fldCharType="begin"/>
            </w:r>
            <w:r w:rsidR="004F4D79">
              <w:rPr>
                <w:noProof/>
                <w:webHidden/>
              </w:rPr>
              <w:instrText xml:space="preserve"> PAGEREF _Toc485712850 \h </w:instrText>
            </w:r>
            <w:r w:rsidR="004F4D79">
              <w:rPr>
                <w:noProof/>
                <w:webHidden/>
              </w:rPr>
            </w:r>
            <w:r w:rsidR="004F4D79">
              <w:rPr>
                <w:noProof/>
                <w:webHidden/>
              </w:rPr>
              <w:fldChar w:fldCharType="separate"/>
            </w:r>
            <w:r w:rsidR="00A90657">
              <w:rPr>
                <w:noProof/>
                <w:webHidden/>
              </w:rPr>
              <w:t>18</w:t>
            </w:r>
            <w:r w:rsidR="004F4D79">
              <w:rPr>
                <w:noProof/>
                <w:webHidden/>
              </w:rPr>
              <w:fldChar w:fldCharType="end"/>
            </w:r>
          </w:hyperlink>
        </w:p>
        <w:p w14:paraId="0CF3FDFB" w14:textId="77777777" w:rsidR="004F4D79" w:rsidRDefault="006A4686">
          <w:pPr>
            <w:pStyle w:val="Inhopg3"/>
            <w:rPr>
              <w:rFonts w:asciiTheme="minorHAnsi" w:eastAsiaTheme="minorEastAsia" w:hAnsiTheme="minorHAnsi" w:cstheme="minorBidi"/>
              <w:noProof/>
              <w:sz w:val="22"/>
              <w:szCs w:val="22"/>
            </w:rPr>
          </w:pPr>
          <w:hyperlink w:anchor="_Toc485712851" w:history="1">
            <w:r w:rsidR="004F4D79" w:rsidRPr="0079502D">
              <w:rPr>
                <w:rStyle w:val="Hyperlink"/>
                <w:noProof/>
              </w:rPr>
              <w:t>2.1.3</w:t>
            </w:r>
            <w:r w:rsidR="004F4D79">
              <w:rPr>
                <w:rFonts w:asciiTheme="minorHAnsi" w:eastAsiaTheme="minorEastAsia" w:hAnsiTheme="minorHAnsi" w:cstheme="minorBidi"/>
                <w:noProof/>
                <w:sz w:val="22"/>
                <w:szCs w:val="22"/>
              </w:rPr>
              <w:tab/>
            </w:r>
            <w:r w:rsidR="004F4D79" w:rsidRPr="0079502D">
              <w:rPr>
                <w:rStyle w:val="Hyperlink"/>
                <w:noProof/>
              </w:rPr>
              <w:t>Overige</w:t>
            </w:r>
            <w:r w:rsidR="004F4D79">
              <w:rPr>
                <w:noProof/>
                <w:webHidden/>
              </w:rPr>
              <w:tab/>
            </w:r>
            <w:r w:rsidR="004F4D79">
              <w:rPr>
                <w:noProof/>
                <w:webHidden/>
              </w:rPr>
              <w:fldChar w:fldCharType="begin"/>
            </w:r>
            <w:r w:rsidR="004F4D79">
              <w:rPr>
                <w:noProof/>
                <w:webHidden/>
              </w:rPr>
              <w:instrText xml:space="preserve"> PAGEREF _Toc485712851 \h </w:instrText>
            </w:r>
            <w:r w:rsidR="004F4D79">
              <w:rPr>
                <w:noProof/>
                <w:webHidden/>
              </w:rPr>
            </w:r>
            <w:r w:rsidR="004F4D79">
              <w:rPr>
                <w:noProof/>
                <w:webHidden/>
              </w:rPr>
              <w:fldChar w:fldCharType="separate"/>
            </w:r>
            <w:r w:rsidR="00A90657">
              <w:rPr>
                <w:noProof/>
                <w:webHidden/>
              </w:rPr>
              <w:t>19</w:t>
            </w:r>
            <w:r w:rsidR="004F4D79">
              <w:rPr>
                <w:noProof/>
                <w:webHidden/>
              </w:rPr>
              <w:fldChar w:fldCharType="end"/>
            </w:r>
          </w:hyperlink>
        </w:p>
        <w:p w14:paraId="07633B76" w14:textId="77777777" w:rsidR="004F4D79" w:rsidRDefault="006A4686">
          <w:pPr>
            <w:pStyle w:val="Inhopg2"/>
            <w:rPr>
              <w:noProof/>
            </w:rPr>
          </w:pPr>
          <w:hyperlink w:anchor="_Toc485712852" w:history="1">
            <w:r w:rsidR="004F4D79" w:rsidRPr="0079502D">
              <w:rPr>
                <w:rStyle w:val="Hyperlink"/>
                <w:noProof/>
              </w:rPr>
              <w:t>2.2 Betekenis modelelementen</w:t>
            </w:r>
            <w:r w:rsidR="004F4D79">
              <w:rPr>
                <w:noProof/>
                <w:webHidden/>
              </w:rPr>
              <w:tab/>
            </w:r>
            <w:r w:rsidR="004F4D79">
              <w:rPr>
                <w:noProof/>
                <w:webHidden/>
              </w:rPr>
              <w:fldChar w:fldCharType="begin"/>
            </w:r>
            <w:r w:rsidR="004F4D79">
              <w:rPr>
                <w:noProof/>
                <w:webHidden/>
              </w:rPr>
              <w:instrText xml:space="preserve"> PAGEREF _Toc485712852 \h </w:instrText>
            </w:r>
            <w:r w:rsidR="004F4D79">
              <w:rPr>
                <w:noProof/>
                <w:webHidden/>
              </w:rPr>
            </w:r>
            <w:r w:rsidR="004F4D79">
              <w:rPr>
                <w:noProof/>
                <w:webHidden/>
              </w:rPr>
              <w:fldChar w:fldCharType="separate"/>
            </w:r>
            <w:r w:rsidR="00A90657">
              <w:rPr>
                <w:noProof/>
                <w:webHidden/>
              </w:rPr>
              <w:t>21</w:t>
            </w:r>
            <w:r w:rsidR="004F4D79">
              <w:rPr>
                <w:noProof/>
                <w:webHidden/>
              </w:rPr>
              <w:fldChar w:fldCharType="end"/>
            </w:r>
          </w:hyperlink>
        </w:p>
        <w:p w14:paraId="04ECD6F7" w14:textId="77777777" w:rsidR="004F4D79" w:rsidRDefault="006A4686">
          <w:pPr>
            <w:pStyle w:val="Inhopg3"/>
            <w:rPr>
              <w:rFonts w:asciiTheme="minorHAnsi" w:eastAsiaTheme="minorEastAsia" w:hAnsiTheme="minorHAnsi" w:cstheme="minorBidi"/>
              <w:noProof/>
              <w:sz w:val="22"/>
              <w:szCs w:val="22"/>
            </w:rPr>
          </w:pPr>
          <w:hyperlink w:anchor="_Toc485712853" w:history="1">
            <w:r w:rsidR="004F4D79" w:rsidRPr="0079502D">
              <w:rPr>
                <w:rStyle w:val="Hyperlink"/>
                <w:noProof/>
              </w:rPr>
              <w:t>2.2.1 Objecten en attributen</w:t>
            </w:r>
            <w:r w:rsidR="004F4D79">
              <w:rPr>
                <w:noProof/>
                <w:webHidden/>
              </w:rPr>
              <w:tab/>
            </w:r>
            <w:r w:rsidR="004F4D79">
              <w:rPr>
                <w:noProof/>
                <w:webHidden/>
              </w:rPr>
              <w:fldChar w:fldCharType="begin"/>
            </w:r>
            <w:r w:rsidR="004F4D79">
              <w:rPr>
                <w:noProof/>
                <w:webHidden/>
              </w:rPr>
              <w:instrText xml:space="preserve"> PAGEREF _Toc485712853 \h </w:instrText>
            </w:r>
            <w:r w:rsidR="004F4D79">
              <w:rPr>
                <w:noProof/>
                <w:webHidden/>
              </w:rPr>
            </w:r>
            <w:r w:rsidR="004F4D79">
              <w:rPr>
                <w:noProof/>
                <w:webHidden/>
              </w:rPr>
              <w:fldChar w:fldCharType="separate"/>
            </w:r>
            <w:r w:rsidR="00A90657">
              <w:rPr>
                <w:noProof/>
                <w:webHidden/>
              </w:rPr>
              <w:t>21</w:t>
            </w:r>
            <w:r w:rsidR="004F4D79">
              <w:rPr>
                <w:noProof/>
                <w:webHidden/>
              </w:rPr>
              <w:fldChar w:fldCharType="end"/>
            </w:r>
          </w:hyperlink>
        </w:p>
        <w:p w14:paraId="0CFF84F2" w14:textId="77777777" w:rsidR="004F4D79" w:rsidRDefault="006A4686">
          <w:pPr>
            <w:pStyle w:val="Inhopg3"/>
            <w:rPr>
              <w:rFonts w:asciiTheme="minorHAnsi" w:eastAsiaTheme="minorEastAsia" w:hAnsiTheme="minorHAnsi" w:cstheme="minorBidi"/>
              <w:noProof/>
              <w:sz w:val="22"/>
              <w:szCs w:val="22"/>
            </w:rPr>
          </w:pPr>
          <w:hyperlink w:anchor="_Toc485712854" w:history="1">
            <w:r w:rsidR="004F4D79" w:rsidRPr="0079502D">
              <w:rPr>
                <w:rStyle w:val="Hyperlink"/>
                <w:noProof/>
              </w:rPr>
              <w:t>2.2.2 Relaties</w:t>
            </w:r>
            <w:r w:rsidR="004F4D79">
              <w:rPr>
                <w:noProof/>
                <w:webHidden/>
              </w:rPr>
              <w:tab/>
            </w:r>
            <w:r w:rsidR="004F4D79">
              <w:rPr>
                <w:noProof/>
                <w:webHidden/>
              </w:rPr>
              <w:fldChar w:fldCharType="begin"/>
            </w:r>
            <w:r w:rsidR="004F4D79">
              <w:rPr>
                <w:noProof/>
                <w:webHidden/>
              </w:rPr>
              <w:instrText xml:space="preserve"> PAGEREF _Toc485712854 \h </w:instrText>
            </w:r>
            <w:r w:rsidR="004F4D79">
              <w:rPr>
                <w:noProof/>
                <w:webHidden/>
              </w:rPr>
            </w:r>
            <w:r w:rsidR="004F4D79">
              <w:rPr>
                <w:noProof/>
                <w:webHidden/>
              </w:rPr>
              <w:fldChar w:fldCharType="separate"/>
            </w:r>
            <w:r w:rsidR="00A90657">
              <w:rPr>
                <w:noProof/>
                <w:webHidden/>
              </w:rPr>
              <w:t>24</w:t>
            </w:r>
            <w:r w:rsidR="004F4D79">
              <w:rPr>
                <w:noProof/>
                <w:webHidden/>
              </w:rPr>
              <w:fldChar w:fldCharType="end"/>
            </w:r>
          </w:hyperlink>
        </w:p>
        <w:p w14:paraId="419BE8C4" w14:textId="77777777" w:rsidR="004F4D79" w:rsidRDefault="006A4686">
          <w:pPr>
            <w:pStyle w:val="Inhopg3"/>
            <w:rPr>
              <w:rFonts w:asciiTheme="minorHAnsi" w:eastAsiaTheme="minorEastAsia" w:hAnsiTheme="minorHAnsi" w:cstheme="minorBidi"/>
              <w:noProof/>
              <w:sz w:val="22"/>
              <w:szCs w:val="22"/>
            </w:rPr>
          </w:pPr>
          <w:hyperlink w:anchor="_Toc485712855" w:history="1">
            <w:r w:rsidR="004F4D79" w:rsidRPr="0079502D">
              <w:rPr>
                <w:rStyle w:val="Hyperlink"/>
                <w:noProof/>
              </w:rPr>
              <w:t>2.2.3. Waardenlijsten</w:t>
            </w:r>
            <w:r w:rsidR="004F4D79">
              <w:rPr>
                <w:noProof/>
                <w:webHidden/>
              </w:rPr>
              <w:tab/>
            </w:r>
            <w:r w:rsidR="004F4D79">
              <w:rPr>
                <w:noProof/>
                <w:webHidden/>
              </w:rPr>
              <w:fldChar w:fldCharType="begin"/>
            </w:r>
            <w:r w:rsidR="004F4D79">
              <w:rPr>
                <w:noProof/>
                <w:webHidden/>
              </w:rPr>
              <w:instrText xml:space="preserve"> PAGEREF _Toc485712855 \h </w:instrText>
            </w:r>
            <w:r w:rsidR="004F4D79">
              <w:rPr>
                <w:noProof/>
                <w:webHidden/>
              </w:rPr>
            </w:r>
            <w:r w:rsidR="004F4D79">
              <w:rPr>
                <w:noProof/>
                <w:webHidden/>
              </w:rPr>
              <w:fldChar w:fldCharType="separate"/>
            </w:r>
            <w:r w:rsidR="00A90657">
              <w:rPr>
                <w:noProof/>
                <w:webHidden/>
              </w:rPr>
              <w:t>26</w:t>
            </w:r>
            <w:r w:rsidR="004F4D79">
              <w:rPr>
                <w:noProof/>
                <w:webHidden/>
              </w:rPr>
              <w:fldChar w:fldCharType="end"/>
            </w:r>
          </w:hyperlink>
        </w:p>
        <w:p w14:paraId="153D9188" w14:textId="77777777" w:rsidR="004F4D79" w:rsidRDefault="006A4686">
          <w:pPr>
            <w:pStyle w:val="Inhopg3"/>
            <w:rPr>
              <w:rFonts w:asciiTheme="minorHAnsi" w:eastAsiaTheme="minorEastAsia" w:hAnsiTheme="minorHAnsi" w:cstheme="minorBidi"/>
              <w:noProof/>
              <w:sz w:val="22"/>
              <w:szCs w:val="22"/>
            </w:rPr>
          </w:pPr>
          <w:hyperlink w:anchor="_Toc485712856" w:history="1">
            <w:r w:rsidR="004F4D79" w:rsidRPr="0079502D">
              <w:rPr>
                <w:rStyle w:val="Hyperlink"/>
                <w:noProof/>
              </w:rPr>
              <w:t>2.2.4 Datatypen</w:t>
            </w:r>
            <w:r w:rsidR="004F4D79">
              <w:rPr>
                <w:noProof/>
                <w:webHidden/>
              </w:rPr>
              <w:tab/>
            </w:r>
            <w:r w:rsidR="004F4D79">
              <w:rPr>
                <w:noProof/>
                <w:webHidden/>
              </w:rPr>
              <w:fldChar w:fldCharType="begin"/>
            </w:r>
            <w:r w:rsidR="004F4D79">
              <w:rPr>
                <w:noProof/>
                <w:webHidden/>
              </w:rPr>
              <w:instrText xml:space="preserve"> PAGEREF _Toc485712856 \h </w:instrText>
            </w:r>
            <w:r w:rsidR="004F4D79">
              <w:rPr>
                <w:noProof/>
                <w:webHidden/>
              </w:rPr>
            </w:r>
            <w:r w:rsidR="004F4D79">
              <w:rPr>
                <w:noProof/>
                <w:webHidden/>
              </w:rPr>
              <w:fldChar w:fldCharType="separate"/>
            </w:r>
            <w:r w:rsidR="00A90657">
              <w:rPr>
                <w:noProof/>
                <w:webHidden/>
              </w:rPr>
              <w:t>28</w:t>
            </w:r>
            <w:r w:rsidR="004F4D79">
              <w:rPr>
                <w:noProof/>
                <w:webHidden/>
              </w:rPr>
              <w:fldChar w:fldCharType="end"/>
            </w:r>
          </w:hyperlink>
        </w:p>
        <w:p w14:paraId="7604B837" w14:textId="77777777" w:rsidR="004F4D79" w:rsidRDefault="006A4686">
          <w:pPr>
            <w:pStyle w:val="Inhopg3"/>
            <w:rPr>
              <w:rFonts w:asciiTheme="minorHAnsi" w:eastAsiaTheme="minorEastAsia" w:hAnsiTheme="minorHAnsi" w:cstheme="minorBidi"/>
              <w:noProof/>
              <w:sz w:val="22"/>
              <w:szCs w:val="22"/>
            </w:rPr>
          </w:pPr>
          <w:hyperlink w:anchor="_Toc485712857" w:history="1">
            <w:r w:rsidR="004F4D79" w:rsidRPr="0079502D">
              <w:rPr>
                <w:rStyle w:val="Hyperlink"/>
                <w:noProof/>
              </w:rPr>
              <w:t>2.2.5 Packages</w:t>
            </w:r>
            <w:r w:rsidR="004F4D79">
              <w:rPr>
                <w:noProof/>
                <w:webHidden/>
              </w:rPr>
              <w:tab/>
            </w:r>
            <w:r w:rsidR="004F4D79">
              <w:rPr>
                <w:noProof/>
                <w:webHidden/>
              </w:rPr>
              <w:fldChar w:fldCharType="begin"/>
            </w:r>
            <w:r w:rsidR="004F4D79">
              <w:rPr>
                <w:noProof/>
                <w:webHidden/>
              </w:rPr>
              <w:instrText xml:space="preserve"> PAGEREF _Toc485712857 \h </w:instrText>
            </w:r>
            <w:r w:rsidR="004F4D79">
              <w:rPr>
                <w:noProof/>
                <w:webHidden/>
              </w:rPr>
            </w:r>
            <w:r w:rsidR="004F4D79">
              <w:rPr>
                <w:noProof/>
                <w:webHidden/>
              </w:rPr>
              <w:fldChar w:fldCharType="separate"/>
            </w:r>
            <w:r w:rsidR="00A90657">
              <w:rPr>
                <w:noProof/>
                <w:webHidden/>
              </w:rPr>
              <w:t>30</w:t>
            </w:r>
            <w:r w:rsidR="004F4D79">
              <w:rPr>
                <w:noProof/>
                <w:webHidden/>
              </w:rPr>
              <w:fldChar w:fldCharType="end"/>
            </w:r>
          </w:hyperlink>
        </w:p>
        <w:p w14:paraId="2E1BFD75" w14:textId="77777777" w:rsidR="004F4D79" w:rsidRDefault="006A4686">
          <w:pPr>
            <w:pStyle w:val="Inhopg3"/>
            <w:rPr>
              <w:rFonts w:asciiTheme="minorHAnsi" w:eastAsiaTheme="minorEastAsia" w:hAnsiTheme="minorHAnsi" w:cstheme="minorBidi"/>
              <w:noProof/>
              <w:sz w:val="22"/>
              <w:szCs w:val="22"/>
            </w:rPr>
          </w:pPr>
          <w:hyperlink w:anchor="_Toc485712858" w:history="1">
            <w:r w:rsidR="004F4D79" w:rsidRPr="0079502D">
              <w:rPr>
                <w:rStyle w:val="Hyperlink"/>
                <w:noProof/>
              </w:rPr>
              <w:t>2.2.6 Overig</w:t>
            </w:r>
            <w:r w:rsidR="004F4D79">
              <w:rPr>
                <w:noProof/>
                <w:webHidden/>
              </w:rPr>
              <w:tab/>
            </w:r>
            <w:r w:rsidR="004F4D79">
              <w:rPr>
                <w:noProof/>
                <w:webHidden/>
              </w:rPr>
              <w:fldChar w:fldCharType="begin"/>
            </w:r>
            <w:r w:rsidR="004F4D79">
              <w:rPr>
                <w:noProof/>
                <w:webHidden/>
              </w:rPr>
              <w:instrText xml:space="preserve"> PAGEREF _Toc485712858 \h </w:instrText>
            </w:r>
            <w:r w:rsidR="004F4D79">
              <w:rPr>
                <w:noProof/>
                <w:webHidden/>
              </w:rPr>
            </w:r>
            <w:r w:rsidR="004F4D79">
              <w:rPr>
                <w:noProof/>
                <w:webHidden/>
              </w:rPr>
              <w:fldChar w:fldCharType="separate"/>
            </w:r>
            <w:r w:rsidR="00A90657">
              <w:rPr>
                <w:noProof/>
                <w:webHidden/>
              </w:rPr>
              <w:t>31</w:t>
            </w:r>
            <w:r w:rsidR="004F4D79">
              <w:rPr>
                <w:noProof/>
                <w:webHidden/>
              </w:rPr>
              <w:fldChar w:fldCharType="end"/>
            </w:r>
          </w:hyperlink>
        </w:p>
        <w:p w14:paraId="02D74581" w14:textId="77777777" w:rsidR="004F4D79" w:rsidRDefault="006A4686">
          <w:pPr>
            <w:pStyle w:val="Inhopg2"/>
            <w:rPr>
              <w:noProof/>
            </w:rPr>
          </w:pPr>
          <w:hyperlink w:anchor="_Toc485712859" w:history="1">
            <w:r w:rsidR="004F4D79" w:rsidRPr="0079502D">
              <w:rPr>
                <w:rStyle w:val="Hyperlink"/>
                <w:noProof/>
              </w:rPr>
              <w:t>2.3 Specificatie metagegevens</w:t>
            </w:r>
            <w:r w:rsidR="004F4D79">
              <w:rPr>
                <w:noProof/>
                <w:webHidden/>
              </w:rPr>
              <w:tab/>
            </w:r>
            <w:r w:rsidR="004F4D79">
              <w:rPr>
                <w:noProof/>
                <w:webHidden/>
              </w:rPr>
              <w:fldChar w:fldCharType="begin"/>
            </w:r>
            <w:r w:rsidR="004F4D79">
              <w:rPr>
                <w:noProof/>
                <w:webHidden/>
              </w:rPr>
              <w:instrText xml:space="preserve"> PAGEREF _Toc485712859 \h </w:instrText>
            </w:r>
            <w:r w:rsidR="004F4D79">
              <w:rPr>
                <w:noProof/>
                <w:webHidden/>
              </w:rPr>
            </w:r>
            <w:r w:rsidR="004F4D79">
              <w:rPr>
                <w:noProof/>
                <w:webHidden/>
              </w:rPr>
              <w:fldChar w:fldCharType="separate"/>
            </w:r>
            <w:r w:rsidR="00A90657">
              <w:rPr>
                <w:noProof/>
                <w:webHidden/>
              </w:rPr>
              <w:t>32</w:t>
            </w:r>
            <w:r w:rsidR="004F4D79">
              <w:rPr>
                <w:noProof/>
                <w:webHidden/>
              </w:rPr>
              <w:fldChar w:fldCharType="end"/>
            </w:r>
          </w:hyperlink>
        </w:p>
        <w:p w14:paraId="17920ABB" w14:textId="77777777" w:rsidR="004F4D79" w:rsidRDefault="006A4686">
          <w:pPr>
            <w:pStyle w:val="Inhopg3"/>
            <w:rPr>
              <w:rFonts w:asciiTheme="minorHAnsi" w:eastAsiaTheme="minorEastAsia" w:hAnsiTheme="minorHAnsi" w:cstheme="minorBidi"/>
              <w:noProof/>
              <w:sz w:val="22"/>
              <w:szCs w:val="22"/>
            </w:rPr>
          </w:pPr>
          <w:hyperlink w:anchor="_Toc485712860" w:history="1">
            <w:r w:rsidR="004F4D79" w:rsidRPr="0079502D">
              <w:rPr>
                <w:rStyle w:val="Hyperlink"/>
                <w:noProof/>
              </w:rPr>
              <w:t>2.3.1 Specificatie metagegevens voor objecten en attributen</w:t>
            </w:r>
            <w:r w:rsidR="004F4D79">
              <w:rPr>
                <w:noProof/>
                <w:webHidden/>
              </w:rPr>
              <w:tab/>
            </w:r>
            <w:r w:rsidR="004F4D79">
              <w:rPr>
                <w:noProof/>
                <w:webHidden/>
              </w:rPr>
              <w:fldChar w:fldCharType="begin"/>
            </w:r>
            <w:r w:rsidR="004F4D79">
              <w:rPr>
                <w:noProof/>
                <w:webHidden/>
              </w:rPr>
              <w:instrText xml:space="preserve"> PAGEREF _Toc485712860 \h </w:instrText>
            </w:r>
            <w:r w:rsidR="004F4D79">
              <w:rPr>
                <w:noProof/>
                <w:webHidden/>
              </w:rPr>
            </w:r>
            <w:r w:rsidR="004F4D79">
              <w:rPr>
                <w:noProof/>
                <w:webHidden/>
              </w:rPr>
              <w:fldChar w:fldCharType="separate"/>
            </w:r>
            <w:r w:rsidR="00A90657">
              <w:rPr>
                <w:noProof/>
                <w:webHidden/>
              </w:rPr>
              <w:t>32</w:t>
            </w:r>
            <w:r w:rsidR="004F4D79">
              <w:rPr>
                <w:noProof/>
                <w:webHidden/>
              </w:rPr>
              <w:fldChar w:fldCharType="end"/>
            </w:r>
          </w:hyperlink>
        </w:p>
        <w:p w14:paraId="58B2697F" w14:textId="77777777" w:rsidR="004F4D79" w:rsidRDefault="006A4686">
          <w:pPr>
            <w:pStyle w:val="Inhopg3"/>
            <w:rPr>
              <w:rFonts w:asciiTheme="minorHAnsi" w:eastAsiaTheme="minorEastAsia" w:hAnsiTheme="minorHAnsi" w:cstheme="minorBidi"/>
              <w:noProof/>
              <w:sz w:val="22"/>
              <w:szCs w:val="22"/>
            </w:rPr>
          </w:pPr>
          <w:hyperlink w:anchor="_Toc485712861" w:history="1">
            <w:r w:rsidR="004F4D79" w:rsidRPr="0079502D">
              <w:rPr>
                <w:rStyle w:val="Hyperlink"/>
                <w:noProof/>
              </w:rPr>
              <w:t>2.3.2 Specificatie metagegevens voor relaties</w:t>
            </w:r>
            <w:r w:rsidR="004F4D79">
              <w:rPr>
                <w:noProof/>
                <w:webHidden/>
              </w:rPr>
              <w:tab/>
            </w:r>
            <w:r w:rsidR="004F4D79">
              <w:rPr>
                <w:noProof/>
                <w:webHidden/>
              </w:rPr>
              <w:fldChar w:fldCharType="begin"/>
            </w:r>
            <w:r w:rsidR="004F4D79">
              <w:rPr>
                <w:noProof/>
                <w:webHidden/>
              </w:rPr>
              <w:instrText xml:space="preserve"> PAGEREF _Toc485712861 \h </w:instrText>
            </w:r>
            <w:r w:rsidR="004F4D79">
              <w:rPr>
                <w:noProof/>
                <w:webHidden/>
              </w:rPr>
            </w:r>
            <w:r w:rsidR="004F4D79">
              <w:rPr>
                <w:noProof/>
                <w:webHidden/>
              </w:rPr>
              <w:fldChar w:fldCharType="separate"/>
            </w:r>
            <w:r w:rsidR="00A90657">
              <w:rPr>
                <w:noProof/>
                <w:webHidden/>
              </w:rPr>
              <w:t>39</w:t>
            </w:r>
            <w:r w:rsidR="004F4D79">
              <w:rPr>
                <w:noProof/>
                <w:webHidden/>
              </w:rPr>
              <w:fldChar w:fldCharType="end"/>
            </w:r>
          </w:hyperlink>
        </w:p>
        <w:p w14:paraId="4F861B81" w14:textId="77777777" w:rsidR="004F4D79" w:rsidRDefault="006A4686">
          <w:pPr>
            <w:pStyle w:val="Inhopg3"/>
            <w:rPr>
              <w:rFonts w:asciiTheme="minorHAnsi" w:eastAsiaTheme="minorEastAsia" w:hAnsiTheme="minorHAnsi" w:cstheme="minorBidi"/>
              <w:noProof/>
              <w:sz w:val="22"/>
              <w:szCs w:val="22"/>
            </w:rPr>
          </w:pPr>
          <w:hyperlink w:anchor="_Toc485712862" w:history="1">
            <w:r w:rsidR="004F4D79" w:rsidRPr="0079502D">
              <w:rPr>
                <w:rStyle w:val="Hyperlink"/>
                <w:noProof/>
              </w:rPr>
              <w:t>2.3.2.1 Relatiesoort leidend (alternatief 1)</w:t>
            </w:r>
            <w:r w:rsidR="004F4D79">
              <w:rPr>
                <w:noProof/>
                <w:webHidden/>
              </w:rPr>
              <w:tab/>
            </w:r>
            <w:r w:rsidR="004F4D79">
              <w:rPr>
                <w:noProof/>
                <w:webHidden/>
              </w:rPr>
              <w:fldChar w:fldCharType="begin"/>
            </w:r>
            <w:r w:rsidR="004F4D79">
              <w:rPr>
                <w:noProof/>
                <w:webHidden/>
              </w:rPr>
              <w:instrText xml:space="preserve"> PAGEREF _Toc485712862 \h </w:instrText>
            </w:r>
            <w:r w:rsidR="004F4D79">
              <w:rPr>
                <w:noProof/>
                <w:webHidden/>
              </w:rPr>
            </w:r>
            <w:r w:rsidR="004F4D79">
              <w:rPr>
                <w:noProof/>
                <w:webHidden/>
              </w:rPr>
              <w:fldChar w:fldCharType="separate"/>
            </w:r>
            <w:r w:rsidR="00A90657">
              <w:rPr>
                <w:noProof/>
                <w:webHidden/>
              </w:rPr>
              <w:t>39</w:t>
            </w:r>
            <w:r w:rsidR="004F4D79">
              <w:rPr>
                <w:noProof/>
                <w:webHidden/>
              </w:rPr>
              <w:fldChar w:fldCharType="end"/>
            </w:r>
          </w:hyperlink>
        </w:p>
        <w:p w14:paraId="66DA130E" w14:textId="77777777" w:rsidR="004F4D79" w:rsidRDefault="006A4686">
          <w:pPr>
            <w:pStyle w:val="Inhopg3"/>
            <w:rPr>
              <w:rFonts w:asciiTheme="minorHAnsi" w:eastAsiaTheme="minorEastAsia" w:hAnsiTheme="minorHAnsi" w:cstheme="minorBidi"/>
              <w:noProof/>
              <w:sz w:val="22"/>
              <w:szCs w:val="22"/>
            </w:rPr>
          </w:pPr>
          <w:hyperlink w:anchor="_Toc485712863" w:history="1">
            <w:r w:rsidR="004F4D79" w:rsidRPr="0079502D">
              <w:rPr>
                <w:rStyle w:val="Hyperlink"/>
                <w:noProof/>
              </w:rPr>
              <w:t>2.3.2.2 Relatierol is leidend (alternatief 2)</w:t>
            </w:r>
            <w:r w:rsidR="004F4D79">
              <w:rPr>
                <w:noProof/>
                <w:webHidden/>
              </w:rPr>
              <w:tab/>
            </w:r>
            <w:r w:rsidR="004F4D79">
              <w:rPr>
                <w:noProof/>
                <w:webHidden/>
              </w:rPr>
              <w:fldChar w:fldCharType="begin"/>
            </w:r>
            <w:r w:rsidR="004F4D79">
              <w:rPr>
                <w:noProof/>
                <w:webHidden/>
              </w:rPr>
              <w:instrText xml:space="preserve"> PAGEREF _Toc485712863 \h </w:instrText>
            </w:r>
            <w:r w:rsidR="004F4D79">
              <w:rPr>
                <w:noProof/>
                <w:webHidden/>
              </w:rPr>
            </w:r>
            <w:r w:rsidR="004F4D79">
              <w:rPr>
                <w:noProof/>
                <w:webHidden/>
              </w:rPr>
              <w:fldChar w:fldCharType="separate"/>
            </w:r>
            <w:r w:rsidR="00A90657">
              <w:rPr>
                <w:noProof/>
                <w:webHidden/>
              </w:rPr>
              <w:t>42</w:t>
            </w:r>
            <w:r w:rsidR="004F4D79">
              <w:rPr>
                <w:noProof/>
                <w:webHidden/>
              </w:rPr>
              <w:fldChar w:fldCharType="end"/>
            </w:r>
          </w:hyperlink>
        </w:p>
        <w:p w14:paraId="5719EF34" w14:textId="77777777" w:rsidR="004F4D79" w:rsidRDefault="006A4686">
          <w:pPr>
            <w:pStyle w:val="Inhopg3"/>
            <w:rPr>
              <w:rFonts w:asciiTheme="minorHAnsi" w:eastAsiaTheme="minorEastAsia" w:hAnsiTheme="minorHAnsi" w:cstheme="minorBidi"/>
              <w:noProof/>
              <w:sz w:val="22"/>
              <w:szCs w:val="22"/>
            </w:rPr>
          </w:pPr>
          <w:hyperlink w:anchor="_Toc485712864" w:history="1">
            <w:r w:rsidR="004F4D79" w:rsidRPr="0079502D">
              <w:rPr>
                <w:rStyle w:val="Hyperlink"/>
                <w:noProof/>
              </w:rPr>
              <w:t>2.3.3. Specificatie metagegevens voor waardenlijsten</w:t>
            </w:r>
            <w:r w:rsidR="004F4D79">
              <w:rPr>
                <w:noProof/>
                <w:webHidden/>
              </w:rPr>
              <w:tab/>
            </w:r>
            <w:r w:rsidR="004F4D79">
              <w:rPr>
                <w:noProof/>
                <w:webHidden/>
              </w:rPr>
              <w:fldChar w:fldCharType="begin"/>
            </w:r>
            <w:r w:rsidR="004F4D79">
              <w:rPr>
                <w:noProof/>
                <w:webHidden/>
              </w:rPr>
              <w:instrText xml:space="preserve"> PAGEREF _Toc485712864 \h </w:instrText>
            </w:r>
            <w:r w:rsidR="004F4D79">
              <w:rPr>
                <w:noProof/>
                <w:webHidden/>
              </w:rPr>
            </w:r>
            <w:r w:rsidR="004F4D79">
              <w:rPr>
                <w:noProof/>
                <w:webHidden/>
              </w:rPr>
              <w:fldChar w:fldCharType="separate"/>
            </w:r>
            <w:r w:rsidR="00A90657">
              <w:rPr>
                <w:noProof/>
                <w:webHidden/>
              </w:rPr>
              <w:t>45</w:t>
            </w:r>
            <w:r w:rsidR="004F4D79">
              <w:rPr>
                <w:noProof/>
                <w:webHidden/>
              </w:rPr>
              <w:fldChar w:fldCharType="end"/>
            </w:r>
          </w:hyperlink>
        </w:p>
        <w:p w14:paraId="18FA860B" w14:textId="77777777" w:rsidR="004F4D79" w:rsidRDefault="006A4686">
          <w:pPr>
            <w:pStyle w:val="Inhopg3"/>
            <w:rPr>
              <w:rFonts w:asciiTheme="minorHAnsi" w:eastAsiaTheme="minorEastAsia" w:hAnsiTheme="minorHAnsi" w:cstheme="minorBidi"/>
              <w:noProof/>
              <w:sz w:val="22"/>
              <w:szCs w:val="22"/>
            </w:rPr>
          </w:pPr>
          <w:hyperlink w:anchor="_Toc485712865" w:history="1">
            <w:r w:rsidR="004F4D79" w:rsidRPr="0079502D">
              <w:rPr>
                <w:rStyle w:val="Hyperlink"/>
                <w:noProof/>
              </w:rPr>
              <w:t>2.3.4. Specificatie metagegevens voor datatypen</w:t>
            </w:r>
            <w:r w:rsidR="004F4D79">
              <w:rPr>
                <w:noProof/>
                <w:webHidden/>
              </w:rPr>
              <w:tab/>
            </w:r>
            <w:r w:rsidR="004F4D79">
              <w:rPr>
                <w:noProof/>
                <w:webHidden/>
              </w:rPr>
              <w:fldChar w:fldCharType="begin"/>
            </w:r>
            <w:r w:rsidR="004F4D79">
              <w:rPr>
                <w:noProof/>
                <w:webHidden/>
              </w:rPr>
              <w:instrText xml:space="preserve"> PAGEREF _Toc485712865 \h </w:instrText>
            </w:r>
            <w:r w:rsidR="004F4D79">
              <w:rPr>
                <w:noProof/>
                <w:webHidden/>
              </w:rPr>
            </w:r>
            <w:r w:rsidR="004F4D79">
              <w:rPr>
                <w:noProof/>
                <w:webHidden/>
              </w:rPr>
              <w:fldChar w:fldCharType="separate"/>
            </w:r>
            <w:r w:rsidR="00A90657">
              <w:rPr>
                <w:noProof/>
                <w:webHidden/>
              </w:rPr>
              <w:t>48</w:t>
            </w:r>
            <w:r w:rsidR="004F4D79">
              <w:rPr>
                <w:noProof/>
                <w:webHidden/>
              </w:rPr>
              <w:fldChar w:fldCharType="end"/>
            </w:r>
          </w:hyperlink>
        </w:p>
        <w:p w14:paraId="5DF519E7" w14:textId="77777777" w:rsidR="004F4D79" w:rsidRDefault="006A4686">
          <w:pPr>
            <w:pStyle w:val="Inhopg3"/>
            <w:rPr>
              <w:rFonts w:asciiTheme="minorHAnsi" w:eastAsiaTheme="minorEastAsia" w:hAnsiTheme="minorHAnsi" w:cstheme="minorBidi"/>
              <w:noProof/>
              <w:sz w:val="22"/>
              <w:szCs w:val="22"/>
            </w:rPr>
          </w:pPr>
          <w:hyperlink w:anchor="_Toc485712866" w:history="1">
            <w:r w:rsidR="004F4D79" w:rsidRPr="0079502D">
              <w:rPr>
                <w:rStyle w:val="Hyperlink"/>
                <w:noProof/>
              </w:rPr>
              <w:t>2.3.5 Specificatie metagegevens voor packages</w:t>
            </w:r>
            <w:r w:rsidR="004F4D79">
              <w:rPr>
                <w:noProof/>
                <w:webHidden/>
              </w:rPr>
              <w:tab/>
            </w:r>
            <w:r w:rsidR="004F4D79">
              <w:rPr>
                <w:noProof/>
                <w:webHidden/>
              </w:rPr>
              <w:fldChar w:fldCharType="begin"/>
            </w:r>
            <w:r w:rsidR="004F4D79">
              <w:rPr>
                <w:noProof/>
                <w:webHidden/>
              </w:rPr>
              <w:instrText xml:space="preserve"> PAGEREF _Toc485712866 \h </w:instrText>
            </w:r>
            <w:r w:rsidR="004F4D79">
              <w:rPr>
                <w:noProof/>
                <w:webHidden/>
              </w:rPr>
            </w:r>
            <w:r w:rsidR="004F4D79">
              <w:rPr>
                <w:noProof/>
                <w:webHidden/>
              </w:rPr>
              <w:fldChar w:fldCharType="separate"/>
            </w:r>
            <w:r w:rsidR="00A90657">
              <w:rPr>
                <w:noProof/>
                <w:webHidden/>
              </w:rPr>
              <w:t>53</w:t>
            </w:r>
            <w:r w:rsidR="004F4D79">
              <w:rPr>
                <w:noProof/>
                <w:webHidden/>
              </w:rPr>
              <w:fldChar w:fldCharType="end"/>
            </w:r>
          </w:hyperlink>
        </w:p>
        <w:p w14:paraId="1EEF9ED1" w14:textId="77777777" w:rsidR="004F4D79" w:rsidRDefault="006A4686">
          <w:pPr>
            <w:pStyle w:val="Inhopg3"/>
            <w:rPr>
              <w:rFonts w:asciiTheme="minorHAnsi" w:eastAsiaTheme="minorEastAsia" w:hAnsiTheme="minorHAnsi" w:cstheme="minorBidi"/>
              <w:noProof/>
              <w:sz w:val="22"/>
              <w:szCs w:val="22"/>
            </w:rPr>
          </w:pPr>
          <w:hyperlink w:anchor="_Toc485712867" w:history="1">
            <w:r w:rsidR="004F4D79" w:rsidRPr="0079502D">
              <w:rPr>
                <w:rStyle w:val="Hyperlink"/>
                <w:noProof/>
              </w:rPr>
              <w:t>2.3.6 Specificatie metagegevens - overig</w:t>
            </w:r>
            <w:r w:rsidR="004F4D79">
              <w:rPr>
                <w:noProof/>
                <w:webHidden/>
              </w:rPr>
              <w:tab/>
            </w:r>
            <w:r w:rsidR="004F4D79">
              <w:rPr>
                <w:noProof/>
                <w:webHidden/>
              </w:rPr>
              <w:fldChar w:fldCharType="begin"/>
            </w:r>
            <w:r w:rsidR="004F4D79">
              <w:rPr>
                <w:noProof/>
                <w:webHidden/>
              </w:rPr>
              <w:instrText xml:space="preserve"> PAGEREF _Toc485712867 \h </w:instrText>
            </w:r>
            <w:r w:rsidR="004F4D79">
              <w:rPr>
                <w:noProof/>
                <w:webHidden/>
              </w:rPr>
            </w:r>
            <w:r w:rsidR="004F4D79">
              <w:rPr>
                <w:noProof/>
                <w:webHidden/>
              </w:rPr>
              <w:fldChar w:fldCharType="separate"/>
            </w:r>
            <w:r w:rsidR="00A90657">
              <w:rPr>
                <w:noProof/>
                <w:webHidden/>
              </w:rPr>
              <w:t>54</w:t>
            </w:r>
            <w:r w:rsidR="004F4D79">
              <w:rPr>
                <w:noProof/>
                <w:webHidden/>
              </w:rPr>
              <w:fldChar w:fldCharType="end"/>
            </w:r>
          </w:hyperlink>
        </w:p>
        <w:p w14:paraId="69AC80FB" w14:textId="77777777" w:rsidR="004F4D79" w:rsidRDefault="006A4686">
          <w:pPr>
            <w:pStyle w:val="Inhopg3"/>
            <w:rPr>
              <w:rFonts w:asciiTheme="minorHAnsi" w:eastAsiaTheme="minorEastAsia" w:hAnsiTheme="minorHAnsi" w:cstheme="minorBidi"/>
              <w:noProof/>
              <w:sz w:val="22"/>
              <w:szCs w:val="22"/>
            </w:rPr>
          </w:pPr>
          <w:hyperlink w:anchor="_Toc485712868" w:history="1">
            <w:r w:rsidR="004F4D79" w:rsidRPr="0079502D">
              <w:rPr>
                <w:rStyle w:val="Hyperlink"/>
                <w:noProof/>
              </w:rPr>
              <w:t>2.3.6.1 Alias</w:t>
            </w:r>
            <w:r w:rsidR="004F4D79">
              <w:rPr>
                <w:noProof/>
                <w:webHidden/>
              </w:rPr>
              <w:tab/>
            </w:r>
            <w:r w:rsidR="004F4D79">
              <w:rPr>
                <w:noProof/>
                <w:webHidden/>
              </w:rPr>
              <w:fldChar w:fldCharType="begin"/>
            </w:r>
            <w:r w:rsidR="004F4D79">
              <w:rPr>
                <w:noProof/>
                <w:webHidden/>
              </w:rPr>
              <w:instrText xml:space="preserve"> PAGEREF _Toc485712868 \h </w:instrText>
            </w:r>
            <w:r w:rsidR="004F4D79">
              <w:rPr>
                <w:noProof/>
                <w:webHidden/>
              </w:rPr>
            </w:r>
            <w:r w:rsidR="004F4D79">
              <w:rPr>
                <w:noProof/>
                <w:webHidden/>
              </w:rPr>
              <w:fldChar w:fldCharType="separate"/>
            </w:r>
            <w:r w:rsidR="00A90657">
              <w:rPr>
                <w:noProof/>
                <w:webHidden/>
              </w:rPr>
              <w:t>55</w:t>
            </w:r>
            <w:r w:rsidR="004F4D79">
              <w:rPr>
                <w:noProof/>
                <w:webHidden/>
              </w:rPr>
              <w:fldChar w:fldCharType="end"/>
            </w:r>
          </w:hyperlink>
        </w:p>
        <w:p w14:paraId="19DCFAD9" w14:textId="77777777" w:rsidR="004F4D79" w:rsidRDefault="006A4686">
          <w:pPr>
            <w:pStyle w:val="Inhopg3"/>
            <w:rPr>
              <w:rFonts w:asciiTheme="minorHAnsi" w:eastAsiaTheme="minorEastAsia" w:hAnsiTheme="minorHAnsi" w:cstheme="minorBidi"/>
              <w:noProof/>
              <w:sz w:val="22"/>
              <w:szCs w:val="22"/>
            </w:rPr>
          </w:pPr>
          <w:hyperlink w:anchor="_Toc485712869" w:history="1">
            <w:r w:rsidR="004F4D79" w:rsidRPr="0079502D">
              <w:rPr>
                <w:rStyle w:val="Hyperlink"/>
                <w:noProof/>
              </w:rPr>
              <w:t>2.3.6.2 Tagged values en waardenbereik tagged values</w:t>
            </w:r>
            <w:r w:rsidR="004F4D79">
              <w:rPr>
                <w:noProof/>
                <w:webHidden/>
              </w:rPr>
              <w:tab/>
            </w:r>
            <w:r w:rsidR="004F4D79">
              <w:rPr>
                <w:noProof/>
                <w:webHidden/>
              </w:rPr>
              <w:fldChar w:fldCharType="begin"/>
            </w:r>
            <w:r w:rsidR="004F4D79">
              <w:rPr>
                <w:noProof/>
                <w:webHidden/>
              </w:rPr>
              <w:instrText xml:space="preserve"> PAGEREF _Toc485712869 \h </w:instrText>
            </w:r>
            <w:r w:rsidR="004F4D79">
              <w:rPr>
                <w:noProof/>
                <w:webHidden/>
              </w:rPr>
            </w:r>
            <w:r w:rsidR="004F4D79">
              <w:rPr>
                <w:noProof/>
                <w:webHidden/>
              </w:rPr>
              <w:fldChar w:fldCharType="separate"/>
            </w:r>
            <w:r w:rsidR="00A90657">
              <w:rPr>
                <w:noProof/>
                <w:webHidden/>
              </w:rPr>
              <w:t>55</w:t>
            </w:r>
            <w:r w:rsidR="004F4D79">
              <w:rPr>
                <w:noProof/>
                <w:webHidden/>
              </w:rPr>
              <w:fldChar w:fldCharType="end"/>
            </w:r>
          </w:hyperlink>
        </w:p>
        <w:p w14:paraId="4D900C41" w14:textId="77777777" w:rsidR="004F4D79" w:rsidRDefault="006A4686">
          <w:pPr>
            <w:pStyle w:val="Inhopg2"/>
            <w:rPr>
              <w:noProof/>
            </w:rPr>
          </w:pPr>
          <w:hyperlink w:anchor="_Toc485712870" w:history="1">
            <w:r w:rsidR="004F4D79" w:rsidRPr="0079502D">
              <w:rPr>
                <w:rStyle w:val="Hyperlink"/>
                <w:noProof/>
              </w:rPr>
              <w:t>2.4 Metamodel Tooling</w:t>
            </w:r>
            <w:r w:rsidR="004F4D79">
              <w:rPr>
                <w:noProof/>
                <w:webHidden/>
              </w:rPr>
              <w:tab/>
            </w:r>
            <w:r w:rsidR="004F4D79">
              <w:rPr>
                <w:noProof/>
                <w:webHidden/>
              </w:rPr>
              <w:fldChar w:fldCharType="begin"/>
            </w:r>
            <w:r w:rsidR="004F4D79">
              <w:rPr>
                <w:noProof/>
                <w:webHidden/>
              </w:rPr>
              <w:instrText xml:space="preserve"> PAGEREF _Toc485712870 \h </w:instrText>
            </w:r>
            <w:r w:rsidR="004F4D79">
              <w:rPr>
                <w:noProof/>
                <w:webHidden/>
              </w:rPr>
            </w:r>
            <w:r w:rsidR="004F4D79">
              <w:rPr>
                <w:noProof/>
                <w:webHidden/>
              </w:rPr>
              <w:fldChar w:fldCharType="separate"/>
            </w:r>
            <w:r w:rsidR="00A90657">
              <w:rPr>
                <w:noProof/>
                <w:webHidden/>
              </w:rPr>
              <w:t>55</w:t>
            </w:r>
            <w:r w:rsidR="004F4D79">
              <w:rPr>
                <w:noProof/>
                <w:webHidden/>
              </w:rPr>
              <w:fldChar w:fldCharType="end"/>
            </w:r>
          </w:hyperlink>
        </w:p>
        <w:p w14:paraId="37C7AE50" w14:textId="77777777" w:rsidR="004F4D79" w:rsidRDefault="004F4D79">
          <w:pPr>
            <w:contextualSpacing w:val="0"/>
            <w:rPr>
              <w:rStyle w:val="Hyperlink"/>
              <w:b/>
              <w:noProof/>
            </w:rPr>
          </w:pPr>
          <w:r>
            <w:rPr>
              <w:rStyle w:val="Hyperlink"/>
              <w:noProof/>
            </w:rPr>
            <w:br w:type="page"/>
          </w:r>
        </w:p>
        <w:p w14:paraId="2A330703" w14:textId="64EB73D5" w:rsidR="004F4D79" w:rsidRDefault="006A4686">
          <w:pPr>
            <w:pStyle w:val="Inhopg1"/>
            <w:rPr>
              <w:rFonts w:asciiTheme="minorHAnsi" w:eastAsiaTheme="minorEastAsia" w:hAnsiTheme="minorHAnsi" w:cstheme="minorBidi"/>
              <w:b w:val="0"/>
              <w:noProof/>
              <w:sz w:val="22"/>
              <w:szCs w:val="22"/>
            </w:rPr>
          </w:pPr>
          <w:hyperlink w:anchor="_Toc485712871" w:history="1">
            <w:r w:rsidR="004F4D79" w:rsidRPr="0079502D">
              <w:rPr>
                <w:rStyle w:val="Hyperlink"/>
                <w:noProof/>
              </w:rPr>
              <w:t>3.</w:t>
            </w:r>
            <w:r w:rsidR="004F4D79">
              <w:rPr>
                <w:rFonts w:asciiTheme="minorHAnsi" w:eastAsiaTheme="minorEastAsia" w:hAnsiTheme="minorHAnsi" w:cstheme="minorBidi"/>
                <w:b w:val="0"/>
                <w:noProof/>
                <w:sz w:val="22"/>
                <w:szCs w:val="22"/>
              </w:rPr>
              <w:tab/>
            </w:r>
            <w:r w:rsidR="004F4D79" w:rsidRPr="0079502D">
              <w:rPr>
                <w:rStyle w:val="Hyperlink"/>
                <w:noProof/>
              </w:rPr>
              <w:t>Afspraken &amp; Regels</w:t>
            </w:r>
            <w:r w:rsidR="004F4D79">
              <w:rPr>
                <w:noProof/>
                <w:webHidden/>
              </w:rPr>
              <w:tab/>
            </w:r>
            <w:r w:rsidR="004F4D79">
              <w:rPr>
                <w:noProof/>
                <w:webHidden/>
              </w:rPr>
              <w:fldChar w:fldCharType="begin"/>
            </w:r>
            <w:r w:rsidR="004F4D79">
              <w:rPr>
                <w:noProof/>
                <w:webHidden/>
              </w:rPr>
              <w:instrText xml:space="preserve"> PAGEREF _Toc485712871 \h </w:instrText>
            </w:r>
            <w:r w:rsidR="004F4D79">
              <w:rPr>
                <w:noProof/>
                <w:webHidden/>
              </w:rPr>
            </w:r>
            <w:r w:rsidR="004F4D79">
              <w:rPr>
                <w:noProof/>
                <w:webHidden/>
              </w:rPr>
              <w:fldChar w:fldCharType="separate"/>
            </w:r>
            <w:r w:rsidR="00A90657">
              <w:rPr>
                <w:noProof/>
                <w:webHidden/>
              </w:rPr>
              <w:t>56</w:t>
            </w:r>
            <w:r w:rsidR="004F4D79">
              <w:rPr>
                <w:noProof/>
                <w:webHidden/>
              </w:rPr>
              <w:fldChar w:fldCharType="end"/>
            </w:r>
          </w:hyperlink>
        </w:p>
        <w:p w14:paraId="02A0B910" w14:textId="77777777" w:rsidR="004F4D79" w:rsidRDefault="006A4686">
          <w:pPr>
            <w:pStyle w:val="Inhopg2"/>
            <w:rPr>
              <w:noProof/>
            </w:rPr>
          </w:pPr>
          <w:hyperlink w:anchor="_Toc485712872" w:history="1">
            <w:r w:rsidR="004F4D79" w:rsidRPr="0079502D">
              <w:rPr>
                <w:rStyle w:val="Hyperlink"/>
                <w:noProof/>
              </w:rPr>
              <w:t>3.1</w:t>
            </w:r>
            <w:r w:rsidR="004F4D79">
              <w:rPr>
                <w:noProof/>
              </w:rPr>
              <w:tab/>
            </w:r>
            <w:r w:rsidR="004F4D79" w:rsidRPr="0079502D">
              <w:rPr>
                <w:rStyle w:val="Hyperlink"/>
                <w:noProof/>
              </w:rPr>
              <w:t>Datatype(n)</w:t>
            </w:r>
            <w:r w:rsidR="004F4D79">
              <w:rPr>
                <w:noProof/>
                <w:webHidden/>
              </w:rPr>
              <w:tab/>
            </w:r>
            <w:r w:rsidR="004F4D79">
              <w:rPr>
                <w:noProof/>
                <w:webHidden/>
              </w:rPr>
              <w:fldChar w:fldCharType="begin"/>
            </w:r>
            <w:r w:rsidR="004F4D79">
              <w:rPr>
                <w:noProof/>
                <w:webHidden/>
              </w:rPr>
              <w:instrText xml:space="preserve"> PAGEREF _Toc485712872 \h </w:instrText>
            </w:r>
            <w:r w:rsidR="004F4D79">
              <w:rPr>
                <w:noProof/>
                <w:webHidden/>
              </w:rPr>
            </w:r>
            <w:r w:rsidR="004F4D79">
              <w:rPr>
                <w:noProof/>
                <w:webHidden/>
              </w:rPr>
              <w:fldChar w:fldCharType="separate"/>
            </w:r>
            <w:r w:rsidR="00A90657">
              <w:rPr>
                <w:noProof/>
                <w:webHidden/>
              </w:rPr>
              <w:t>56</w:t>
            </w:r>
            <w:r w:rsidR="004F4D79">
              <w:rPr>
                <w:noProof/>
                <w:webHidden/>
              </w:rPr>
              <w:fldChar w:fldCharType="end"/>
            </w:r>
          </w:hyperlink>
        </w:p>
        <w:p w14:paraId="6AE84C6A" w14:textId="77777777" w:rsidR="004F4D79" w:rsidRDefault="006A4686">
          <w:pPr>
            <w:pStyle w:val="Inhopg3"/>
            <w:rPr>
              <w:rFonts w:asciiTheme="minorHAnsi" w:eastAsiaTheme="minorEastAsia" w:hAnsiTheme="minorHAnsi" w:cstheme="minorBidi"/>
              <w:noProof/>
              <w:sz w:val="22"/>
              <w:szCs w:val="22"/>
            </w:rPr>
          </w:pPr>
          <w:hyperlink w:anchor="_Toc485712873" w:history="1">
            <w:r w:rsidR="004F4D79" w:rsidRPr="0079502D">
              <w:rPr>
                <w:rStyle w:val="Hyperlink"/>
                <w:noProof/>
              </w:rPr>
              <w:t>3.1.1 Primitive datatypes</w:t>
            </w:r>
            <w:r w:rsidR="004F4D79">
              <w:rPr>
                <w:noProof/>
                <w:webHidden/>
              </w:rPr>
              <w:tab/>
            </w:r>
            <w:r w:rsidR="004F4D79">
              <w:rPr>
                <w:noProof/>
                <w:webHidden/>
              </w:rPr>
              <w:fldChar w:fldCharType="begin"/>
            </w:r>
            <w:r w:rsidR="004F4D79">
              <w:rPr>
                <w:noProof/>
                <w:webHidden/>
              </w:rPr>
              <w:instrText xml:space="preserve"> PAGEREF _Toc485712873 \h </w:instrText>
            </w:r>
            <w:r w:rsidR="004F4D79">
              <w:rPr>
                <w:noProof/>
                <w:webHidden/>
              </w:rPr>
            </w:r>
            <w:r w:rsidR="004F4D79">
              <w:rPr>
                <w:noProof/>
                <w:webHidden/>
              </w:rPr>
              <w:fldChar w:fldCharType="separate"/>
            </w:r>
            <w:r w:rsidR="00A90657">
              <w:rPr>
                <w:noProof/>
                <w:webHidden/>
              </w:rPr>
              <w:t>56</w:t>
            </w:r>
            <w:r w:rsidR="004F4D79">
              <w:rPr>
                <w:noProof/>
                <w:webHidden/>
              </w:rPr>
              <w:fldChar w:fldCharType="end"/>
            </w:r>
          </w:hyperlink>
        </w:p>
        <w:p w14:paraId="6CC861CA" w14:textId="77777777" w:rsidR="004F4D79" w:rsidRDefault="006A4686">
          <w:pPr>
            <w:pStyle w:val="Inhopg3"/>
            <w:rPr>
              <w:rFonts w:asciiTheme="minorHAnsi" w:eastAsiaTheme="minorEastAsia" w:hAnsiTheme="minorHAnsi" w:cstheme="minorBidi"/>
              <w:noProof/>
              <w:sz w:val="22"/>
              <w:szCs w:val="22"/>
            </w:rPr>
          </w:pPr>
          <w:hyperlink w:anchor="_Toc485712874" w:history="1">
            <w:r w:rsidR="004F4D79" w:rsidRPr="0079502D">
              <w:rPr>
                <w:rStyle w:val="Hyperlink"/>
                <w:noProof/>
              </w:rPr>
              <w:t>3.1.2. Primitief datatype zelf definiëren</w:t>
            </w:r>
            <w:r w:rsidR="004F4D79">
              <w:rPr>
                <w:noProof/>
                <w:webHidden/>
              </w:rPr>
              <w:tab/>
            </w:r>
            <w:r w:rsidR="004F4D79">
              <w:rPr>
                <w:noProof/>
                <w:webHidden/>
              </w:rPr>
              <w:fldChar w:fldCharType="begin"/>
            </w:r>
            <w:r w:rsidR="004F4D79">
              <w:rPr>
                <w:noProof/>
                <w:webHidden/>
              </w:rPr>
              <w:instrText xml:space="preserve"> PAGEREF _Toc485712874 \h </w:instrText>
            </w:r>
            <w:r w:rsidR="004F4D79">
              <w:rPr>
                <w:noProof/>
                <w:webHidden/>
              </w:rPr>
            </w:r>
            <w:r w:rsidR="004F4D79">
              <w:rPr>
                <w:noProof/>
                <w:webHidden/>
              </w:rPr>
              <w:fldChar w:fldCharType="separate"/>
            </w:r>
            <w:r w:rsidR="00A90657">
              <w:rPr>
                <w:noProof/>
                <w:webHidden/>
              </w:rPr>
              <w:t>58</w:t>
            </w:r>
            <w:r w:rsidR="004F4D79">
              <w:rPr>
                <w:noProof/>
                <w:webHidden/>
              </w:rPr>
              <w:fldChar w:fldCharType="end"/>
            </w:r>
          </w:hyperlink>
        </w:p>
        <w:p w14:paraId="5E5C66B6" w14:textId="77777777" w:rsidR="004F4D79" w:rsidRDefault="006A4686">
          <w:pPr>
            <w:pStyle w:val="Inhopg3"/>
            <w:rPr>
              <w:rFonts w:asciiTheme="minorHAnsi" w:eastAsiaTheme="minorEastAsia" w:hAnsiTheme="minorHAnsi" w:cstheme="minorBidi"/>
              <w:noProof/>
              <w:sz w:val="22"/>
              <w:szCs w:val="22"/>
            </w:rPr>
          </w:pPr>
          <w:hyperlink w:anchor="_Toc485712875" w:history="1">
            <w:r w:rsidR="004F4D79" w:rsidRPr="0079502D">
              <w:rPr>
                <w:rStyle w:val="Hyperlink"/>
                <w:noProof/>
              </w:rPr>
              <w:t>3.1.3. Datatypen landelijk</w:t>
            </w:r>
            <w:r w:rsidR="004F4D79">
              <w:rPr>
                <w:noProof/>
                <w:webHidden/>
              </w:rPr>
              <w:tab/>
            </w:r>
            <w:r w:rsidR="004F4D79">
              <w:rPr>
                <w:noProof/>
                <w:webHidden/>
              </w:rPr>
              <w:fldChar w:fldCharType="begin"/>
            </w:r>
            <w:r w:rsidR="004F4D79">
              <w:rPr>
                <w:noProof/>
                <w:webHidden/>
              </w:rPr>
              <w:instrText xml:space="preserve"> PAGEREF _Toc485712875 \h </w:instrText>
            </w:r>
            <w:r w:rsidR="004F4D79">
              <w:rPr>
                <w:noProof/>
                <w:webHidden/>
              </w:rPr>
            </w:r>
            <w:r w:rsidR="004F4D79">
              <w:rPr>
                <w:noProof/>
                <w:webHidden/>
              </w:rPr>
              <w:fldChar w:fldCharType="separate"/>
            </w:r>
            <w:r w:rsidR="00A90657">
              <w:rPr>
                <w:noProof/>
                <w:webHidden/>
              </w:rPr>
              <w:t>58</w:t>
            </w:r>
            <w:r w:rsidR="004F4D79">
              <w:rPr>
                <w:noProof/>
                <w:webHidden/>
              </w:rPr>
              <w:fldChar w:fldCharType="end"/>
            </w:r>
          </w:hyperlink>
        </w:p>
        <w:p w14:paraId="19DD365A" w14:textId="77777777" w:rsidR="004F4D79" w:rsidRDefault="006A4686">
          <w:pPr>
            <w:pStyle w:val="Inhopg2"/>
            <w:rPr>
              <w:noProof/>
            </w:rPr>
          </w:pPr>
          <w:hyperlink w:anchor="_Toc485712876" w:history="1">
            <w:r w:rsidR="004F4D79" w:rsidRPr="0079502D">
              <w:rPr>
                <w:rStyle w:val="Hyperlink"/>
                <w:noProof/>
              </w:rPr>
              <w:t>3.2</w:t>
            </w:r>
            <w:r w:rsidR="004F4D79">
              <w:rPr>
                <w:noProof/>
              </w:rPr>
              <w:tab/>
            </w:r>
            <w:r w:rsidR="004F4D79" w:rsidRPr="0079502D">
              <w:rPr>
                <w:rStyle w:val="Hyperlink"/>
                <w:noProof/>
              </w:rPr>
              <w:t>Gestructureerd datatype</w:t>
            </w:r>
            <w:r w:rsidR="004F4D79">
              <w:rPr>
                <w:noProof/>
                <w:webHidden/>
              </w:rPr>
              <w:tab/>
            </w:r>
            <w:r w:rsidR="004F4D79">
              <w:rPr>
                <w:noProof/>
                <w:webHidden/>
              </w:rPr>
              <w:fldChar w:fldCharType="begin"/>
            </w:r>
            <w:r w:rsidR="004F4D79">
              <w:rPr>
                <w:noProof/>
                <w:webHidden/>
              </w:rPr>
              <w:instrText xml:space="preserve"> PAGEREF _Toc485712876 \h </w:instrText>
            </w:r>
            <w:r w:rsidR="004F4D79">
              <w:rPr>
                <w:noProof/>
                <w:webHidden/>
              </w:rPr>
            </w:r>
            <w:r w:rsidR="004F4D79">
              <w:rPr>
                <w:noProof/>
                <w:webHidden/>
              </w:rPr>
              <w:fldChar w:fldCharType="separate"/>
            </w:r>
            <w:r w:rsidR="00A90657">
              <w:rPr>
                <w:noProof/>
                <w:webHidden/>
              </w:rPr>
              <w:t>58</w:t>
            </w:r>
            <w:r w:rsidR="004F4D79">
              <w:rPr>
                <w:noProof/>
                <w:webHidden/>
              </w:rPr>
              <w:fldChar w:fldCharType="end"/>
            </w:r>
          </w:hyperlink>
        </w:p>
        <w:p w14:paraId="567AD331" w14:textId="77777777" w:rsidR="004F4D79" w:rsidRDefault="006A4686">
          <w:pPr>
            <w:pStyle w:val="Inhopg2"/>
            <w:rPr>
              <w:noProof/>
            </w:rPr>
          </w:pPr>
          <w:hyperlink w:anchor="_Toc485712877" w:history="1">
            <w:r w:rsidR="004F4D79" w:rsidRPr="0079502D">
              <w:rPr>
                <w:rStyle w:val="Hyperlink"/>
                <w:noProof/>
              </w:rPr>
              <w:t>3.3</w:t>
            </w:r>
            <w:r w:rsidR="004F4D79">
              <w:rPr>
                <w:noProof/>
              </w:rPr>
              <w:tab/>
            </w:r>
            <w:r w:rsidR="004F4D79" w:rsidRPr="0079502D">
              <w:rPr>
                <w:rStyle w:val="Hyperlink"/>
                <w:noProof/>
              </w:rPr>
              <w:t>Gegevensgroeptype</w:t>
            </w:r>
            <w:r w:rsidR="004F4D79">
              <w:rPr>
                <w:noProof/>
                <w:webHidden/>
              </w:rPr>
              <w:tab/>
            </w:r>
            <w:r w:rsidR="004F4D79">
              <w:rPr>
                <w:noProof/>
                <w:webHidden/>
              </w:rPr>
              <w:fldChar w:fldCharType="begin"/>
            </w:r>
            <w:r w:rsidR="004F4D79">
              <w:rPr>
                <w:noProof/>
                <w:webHidden/>
              </w:rPr>
              <w:instrText xml:space="preserve"> PAGEREF _Toc485712877 \h </w:instrText>
            </w:r>
            <w:r w:rsidR="004F4D79">
              <w:rPr>
                <w:noProof/>
                <w:webHidden/>
              </w:rPr>
            </w:r>
            <w:r w:rsidR="004F4D79">
              <w:rPr>
                <w:noProof/>
                <w:webHidden/>
              </w:rPr>
              <w:fldChar w:fldCharType="separate"/>
            </w:r>
            <w:r w:rsidR="00A90657">
              <w:rPr>
                <w:noProof/>
                <w:webHidden/>
              </w:rPr>
              <w:t>60</w:t>
            </w:r>
            <w:r w:rsidR="004F4D79">
              <w:rPr>
                <w:noProof/>
                <w:webHidden/>
              </w:rPr>
              <w:fldChar w:fldCharType="end"/>
            </w:r>
          </w:hyperlink>
        </w:p>
        <w:p w14:paraId="4104D6FE" w14:textId="77777777" w:rsidR="004F4D79" w:rsidRDefault="006A4686">
          <w:pPr>
            <w:pStyle w:val="Inhopg3"/>
            <w:rPr>
              <w:rFonts w:asciiTheme="minorHAnsi" w:eastAsiaTheme="minorEastAsia" w:hAnsiTheme="minorHAnsi" w:cstheme="minorBidi"/>
              <w:noProof/>
              <w:sz w:val="22"/>
              <w:szCs w:val="22"/>
            </w:rPr>
          </w:pPr>
          <w:hyperlink w:anchor="_Toc485712878" w:history="1">
            <w:r w:rsidR="004F4D79" w:rsidRPr="0079502D">
              <w:rPr>
                <w:rStyle w:val="Hyperlink"/>
                <w:noProof/>
              </w:rPr>
              <w:t>3.3.1. Hergebruik</w:t>
            </w:r>
            <w:r w:rsidR="004F4D79">
              <w:rPr>
                <w:noProof/>
                <w:webHidden/>
              </w:rPr>
              <w:tab/>
            </w:r>
            <w:r w:rsidR="004F4D79">
              <w:rPr>
                <w:noProof/>
                <w:webHidden/>
              </w:rPr>
              <w:fldChar w:fldCharType="begin"/>
            </w:r>
            <w:r w:rsidR="004F4D79">
              <w:rPr>
                <w:noProof/>
                <w:webHidden/>
              </w:rPr>
              <w:instrText xml:space="preserve"> PAGEREF _Toc485712878 \h </w:instrText>
            </w:r>
            <w:r w:rsidR="004F4D79">
              <w:rPr>
                <w:noProof/>
                <w:webHidden/>
              </w:rPr>
            </w:r>
            <w:r w:rsidR="004F4D79">
              <w:rPr>
                <w:noProof/>
                <w:webHidden/>
              </w:rPr>
              <w:fldChar w:fldCharType="separate"/>
            </w:r>
            <w:r w:rsidR="00A90657">
              <w:rPr>
                <w:noProof/>
                <w:webHidden/>
              </w:rPr>
              <w:t>60</w:t>
            </w:r>
            <w:r w:rsidR="004F4D79">
              <w:rPr>
                <w:noProof/>
                <w:webHidden/>
              </w:rPr>
              <w:fldChar w:fldCharType="end"/>
            </w:r>
          </w:hyperlink>
        </w:p>
        <w:p w14:paraId="71B8A018" w14:textId="77777777" w:rsidR="004F4D79" w:rsidRDefault="006A4686">
          <w:pPr>
            <w:pStyle w:val="Inhopg3"/>
            <w:rPr>
              <w:rFonts w:asciiTheme="minorHAnsi" w:eastAsiaTheme="minorEastAsia" w:hAnsiTheme="minorHAnsi" w:cstheme="minorBidi"/>
              <w:noProof/>
              <w:sz w:val="22"/>
              <w:szCs w:val="22"/>
            </w:rPr>
          </w:pPr>
          <w:hyperlink w:anchor="_Toc485712879" w:history="1">
            <w:r w:rsidR="004F4D79" w:rsidRPr="0079502D">
              <w:rPr>
                <w:rStyle w:val="Hyperlink"/>
                <w:noProof/>
              </w:rPr>
              <w:t>3.3.2 Gegevensgroep versus Gestructureerd datatype</w:t>
            </w:r>
            <w:r w:rsidR="004F4D79">
              <w:rPr>
                <w:noProof/>
                <w:webHidden/>
              </w:rPr>
              <w:tab/>
            </w:r>
            <w:r w:rsidR="004F4D79">
              <w:rPr>
                <w:noProof/>
                <w:webHidden/>
              </w:rPr>
              <w:fldChar w:fldCharType="begin"/>
            </w:r>
            <w:r w:rsidR="004F4D79">
              <w:rPr>
                <w:noProof/>
                <w:webHidden/>
              </w:rPr>
              <w:instrText xml:space="preserve"> PAGEREF _Toc485712879 \h </w:instrText>
            </w:r>
            <w:r w:rsidR="004F4D79">
              <w:rPr>
                <w:noProof/>
                <w:webHidden/>
              </w:rPr>
            </w:r>
            <w:r w:rsidR="004F4D79">
              <w:rPr>
                <w:noProof/>
                <w:webHidden/>
              </w:rPr>
              <w:fldChar w:fldCharType="separate"/>
            </w:r>
            <w:r w:rsidR="00A90657">
              <w:rPr>
                <w:noProof/>
                <w:webHidden/>
              </w:rPr>
              <w:t>61</w:t>
            </w:r>
            <w:r w:rsidR="004F4D79">
              <w:rPr>
                <w:noProof/>
                <w:webHidden/>
              </w:rPr>
              <w:fldChar w:fldCharType="end"/>
            </w:r>
          </w:hyperlink>
        </w:p>
        <w:p w14:paraId="52E2A00B" w14:textId="77777777" w:rsidR="004F4D79" w:rsidRDefault="006A4686">
          <w:pPr>
            <w:pStyle w:val="Inhopg2"/>
            <w:rPr>
              <w:noProof/>
            </w:rPr>
          </w:pPr>
          <w:hyperlink w:anchor="_Toc485712880" w:history="1">
            <w:r w:rsidR="004F4D79" w:rsidRPr="0079502D">
              <w:rPr>
                <w:rStyle w:val="Hyperlink"/>
                <w:noProof/>
              </w:rPr>
              <w:t>3.4</w:t>
            </w:r>
            <w:r w:rsidR="004F4D79">
              <w:rPr>
                <w:noProof/>
              </w:rPr>
              <w:tab/>
            </w:r>
            <w:r w:rsidR="004F4D79" w:rsidRPr="0079502D">
              <w:rPr>
                <w:rStyle w:val="Hyperlink"/>
                <w:noProof/>
              </w:rPr>
              <w:t>Keuze tussen datatypes (Union)</w:t>
            </w:r>
            <w:r w:rsidR="004F4D79">
              <w:rPr>
                <w:noProof/>
                <w:webHidden/>
              </w:rPr>
              <w:tab/>
            </w:r>
            <w:r w:rsidR="004F4D79">
              <w:rPr>
                <w:noProof/>
                <w:webHidden/>
              </w:rPr>
              <w:fldChar w:fldCharType="begin"/>
            </w:r>
            <w:r w:rsidR="004F4D79">
              <w:rPr>
                <w:noProof/>
                <w:webHidden/>
              </w:rPr>
              <w:instrText xml:space="preserve"> PAGEREF _Toc485712880 \h </w:instrText>
            </w:r>
            <w:r w:rsidR="004F4D79">
              <w:rPr>
                <w:noProof/>
                <w:webHidden/>
              </w:rPr>
            </w:r>
            <w:r w:rsidR="004F4D79">
              <w:rPr>
                <w:noProof/>
                <w:webHidden/>
              </w:rPr>
              <w:fldChar w:fldCharType="separate"/>
            </w:r>
            <w:r w:rsidR="00A90657">
              <w:rPr>
                <w:noProof/>
                <w:webHidden/>
              </w:rPr>
              <w:t>61</w:t>
            </w:r>
            <w:r w:rsidR="004F4D79">
              <w:rPr>
                <w:noProof/>
                <w:webHidden/>
              </w:rPr>
              <w:fldChar w:fldCharType="end"/>
            </w:r>
          </w:hyperlink>
        </w:p>
        <w:p w14:paraId="5B22B26A" w14:textId="77777777" w:rsidR="004F4D79" w:rsidRDefault="006A4686">
          <w:pPr>
            <w:pStyle w:val="Inhopg2"/>
            <w:rPr>
              <w:noProof/>
            </w:rPr>
          </w:pPr>
          <w:hyperlink w:anchor="_Toc485712881" w:history="1">
            <w:r w:rsidR="004F4D79" w:rsidRPr="0079502D">
              <w:rPr>
                <w:rStyle w:val="Hyperlink"/>
                <w:noProof/>
              </w:rPr>
              <w:t>3.5</w:t>
            </w:r>
            <w:r w:rsidR="004F4D79">
              <w:rPr>
                <w:noProof/>
              </w:rPr>
              <w:tab/>
            </w:r>
            <w:r w:rsidR="004F4D79" w:rsidRPr="0079502D">
              <w:rPr>
                <w:rStyle w:val="Hyperlink"/>
                <w:noProof/>
              </w:rPr>
              <w:t>Domeinwaarden of lijsten</w:t>
            </w:r>
            <w:r w:rsidR="004F4D79">
              <w:rPr>
                <w:noProof/>
                <w:webHidden/>
              </w:rPr>
              <w:tab/>
            </w:r>
            <w:r w:rsidR="004F4D79">
              <w:rPr>
                <w:noProof/>
                <w:webHidden/>
              </w:rPr>
              <w:fldChar w:fldCharType="begin"/>
            </w:r>
            <w:r w:rsidR="004F4D79">
              <w:rPr>
                <w:noProof/>
                <w:webHidden/>
              </w:rPr>
              <w:instrText xml:space="preserve"> PAGEREF _Toc485712881 \h </w:instrText>
            </w:r>
            <w:r w:rsidR="004F4D79">
              <w:rPr>
                <w:noProof/>
                <w:webHidden/>
              </w:rPr>
            </w:r>
            <w:r w:rsidR="004F4D79">
              <w:rPr>
                <w:noProof/>
                <w:webHidden/>
              </w:rPr>
              <w:fldChar w:fldCharType="separate"/>
            </w:r>
            <w:r w:rsidR="00A90657">
              <w:rPr>
                <w:noProof/>
                <w:webHidden/>
              </w:rPr>
              <w:t>62</w:t>
            </w:r>
            <w:r w:rsidR="004F4D79">
              <w:rPr>
                <w:noProof/>
                <w:webHidden/>
              </w:rPr>
              <w:fldChar w:fldCharType="end"/>
            </w:r>
          </w:hyperlink>
        </w:p>
        <w:p w14:paraId="5D238657" w14:textId="77777777" w:rsidR="004F4D79" w:rsidRDefault="006A4686">
          <w:pPr>
            <w:pStyle w:val="Inhopg2"/>
            <w:rPr>
              <w:noProof/>
            </w:rPr>
          </w:pPr>
          <w:hyperlink w:anchor="_Toc485712882" w:history="1">
            <w:r w:rsidR="004F4D79" w:rsidRPr="0079502D">
              <w:rPr>
                <w:rStyle w:val="Hyperlink"/>
                <w:noProof/>
              </w:rPr>
              <w:t>3.6</w:t>
            </w:r>
            <w:r w:rsidR="004F4D79">
              <w:rPr>
                <w:noProof/>
              </w:rPr>
              <w:tab/>
            </w:r>
            <w:r w:rsidR="004F4D79" w:rsidRPr="0079502D">
              <w:rPr>
                <w:rStyle w:val="Hyperlink"/>
                <w:noProof/>
              </w:rPr>
              <w:t>Abstracte objecttypes en concrete objecten</w:t>
            </w:r>
            <w:r w:rsidR="004F4D79">
              <w:rPr>
                <w:noProof/>
                <w:webHidden/>
              </w:rPr>
              <w:tab/>
            </w:r>
            <w:r w:rsidR="004F4D79">
              <w:rPr>
                <w:noProof/>
                <w:webHidden/>
              </w:rPr>
              <w:fldChar w:fldCharType="begin"/>
            </w:r>
            <w:r w:rsidR="004F4D79">
              <w:rPr>
                <w:noProof/>
                <w:webHidden/>
              </w:rPr>
              <w:instrText xml:space="preserve"> PAGEREF _Toc485712882 \h </w:instrText>
            </w:r>
            <w:r w:rsidR="004F4D79">
              <w:rPr>
                <w:noProof/>
                <w:webHidden/>
              </w:rPr>
            </w:r>
            <w:r w:rsidR="004F4D79">
              <w:rPr>
                <w:noProof/>
                <w:webHidden/>
              </w:rPr>
              <w:fldChar w:fldCharType="separate"/>
            </w:r>
            <w:r w:rsidR="00A90657">
              <w:rPr>
                <w:noProof/>
                <w:webHidden/>
              </w:rPr>
              <w:t>64</w:t>
            </w:r>
            <w:r w:rsidR="004F4D79">
              <w:rPr>
                <w:noProof/>
                <w:webHidden/>
              </w:rPr>
              <w:fldChar w:fldCharType="end"/>
            </w:r>
          </w:hyperlink>
        </w:p>
        <w:p w14:paraId="36E59EC8" w14:textId="77777777" w:rsidR="004F4D79" w:rsidRDefault="006A4686">
          <w:pPr>
            <w:pStyle w:val="Inhopg2"/>
            <w:rPr>
              <w:noProof/>
            </w:rPr>
          </w:pPr>
          <w:hyperlink w:anchor="_Toc485712883" w:history="1">
            <w:r w:rsidR="004F4D79" w:rsidRPr="0079502D">
              <w:rPr>
                <w:rStyle w:val="Hyperlink"/>
                <w:noProof/>
              </w:rPr>
              <w:t>3.7</w:t>
            </w:r>
            <w:r w:rsidR="004F4D79">
              <w:rPr>
                <w:noProof/>
              </w:rPr>
              <w:tab/>
            </w:r>
            <w:r w:rsidR="004F4D79" w:rsidRPr="0079502D">
              <w:rPr>
                <w:rStyle w:val="Hyperlink"/>
                <w:noProof/>
              </w:rPr>
              <w:t>Relatieklasse (uitzonderingen)</w:t>
            </w:r>
            <w:r w:rsidR="004F4D79">
              <w:rPr>
                <w:noProof/>
                <w:webHidden/>
              </w:rPr>
              <w:tab/>
            </w:r>
            <w:r w:rsidR="004F4D79">
              <w:rPr>
                <w:noProof/>
                <w:webHidden/>
              </w:rPr>
              <w:fldChar w:fldCharType="begin"/>
            </w:r>
            <w:r w:rsidR="004F4D79">
              <w:rPr>
                <w:noProof/>
                <w:webHidden/>
              </w:rPr>
              <w:instrText xml:space="preserve"> PAGEREF _Toc485712883 \h </w:instrText>
            </w:r>
            <w:r w:rsidR="004F4D79">
              <w:rPr>
                <w:noProof/>
                <w:webHidden/>
              </w:rPr>
            </w:r>
            <w:r w:rsidR="004F4D79">
              <w:rPr>
                <w:noProof/>
                <w:webHidden/>
              </w:rPr>
              <w:fldChar w:fldCharType="separate"/>
            </w:r>
            <w:r w:rsidR="00A90657">
              <w:rPr>
                <w:noProof/>
                <w:webHidden/>
              </w:rPr>
              <w:t>65</w:t>
            </w:r>
            <w:r w:rsidR="004F4D79">
              <w:rPr>
                <w:noProof/>
                <w:webHidden/>
              </w:rPr>
              <w:fldChar w:fldCharType="end"/>
            </w:r>
          </w:hyperlink>
        </w:p>
        <w:p w14:paraId="22093D11" w14:textId="77777777" w:rsidR="004F4D79" w:rsidRDefault="006A4686">
          <w:pPr>
            <w:pStyle w:val="Inhopg2"/>
            <w:rPr>
              <w:noProof/>
            </w:rPr>
          </w:pPr>
          <w:hyperlink w:anchor="_Toc485712884" w:history="1">
            <w:r w:rsidR="004F4D79" w:rsidRPr="0079502D">
              <w:rPr>
                <w:rStyle w:val="Hyperlink"/>
                <w:noProof/>
              </w:rPr>
              <w:t>3.8</w:t>
            </w:r>
            <w:r w:rsidR="004F4D79">
              <w:rPr>
                <w:noProof/>
              </w:rPr>
              <w:tab/>
            </w:r>
            <w:r w:rsidR="004F4D79" w:rsidRPr="0079502D">
              <w:rPr>
                <w:rStyle w:val="Hyperlink"/>
                <w:noProof/>
              </w:rPr>
              <w:t>Constraint</w:t>
            </w:r>
            <w:r w:rsidR="004F4D79">
              <w:rPr>
                <w:noProof/>
                <w:webHidden/>
              </w:rPr>
              <w:tab/>
            </w:r>
            <w:r w:rsidR="004F4D79">
              <w:rPr>
                <w:noProof/>
                <w:webHidden/>
              </w:rPr>
              <w:fldChar w:fldCharType="begin"/>
            </w:r>
            <w:r w:rsidR="004F4D79">
              <w:rPr>
                <w:noProof/>
                <w:webHidden/>
              </w:rPr>
              <w:instrText xml:space="preserve"> PAGEREF _Toc485712884 \h </w:instrText>
            </w:r>
            <w:r w:rsidR="004F4D79">
              <w:rPr>
                <w:noProof/>
                <w:webHidden/>
              </w:rPr>
            </w:r>
            <w:r w:rsidR="004F4D79">
              <w:rPr>
                <w:noProof/>
                <w:webHidden/>
              </w:rPr>
              <w:fldChar w:fldCharType="separate"/>
            </w:r>
            <w:r w:rsidR="00A90657">
              <w:rPr>
                <w:noProof/>
                <w:webHidden/>
              </w:rPr>
              <w:t>66</w:t>
            </w:r>
            <w:r w:rsidR="004F4D79">
              <w:rPr>
                <w:noProof/>
                <w:webHidden/>
              </w:rPr>
              <w:fldChar w:fldCharType="end"/>
            </w:r>
          </w:hyperlink>
        </w:p>
        <w:p w14:paraId="577889EB" w14:textId="77777777" w:rsidR="004F4D79" w:rsidRDefault="006A4686">
          <w:pPr>
            <w:pStyle w:val="Inhopg2"/>
            <w:rPr>
              <w:noProof/>
            </w:rPr>
          </w:pPr>
          <w:hyperlink w:anchor="_Toc485712885" w:history="1">
            <w:r w:rsidR="004F4D79" w:rsidRPr="0079502D">
              <w:rPr>
                <w:rStyle w:val="Hyperlink"/>
                <w:noProof/>
              </w:rPr>
              <w:t>3.9</w:t>
            </w:r>
            <w:r w:rsidR="004F4D79">
              <w:rPr>
                <w:noProof/>
              </w:rPr>
              <w:tab/>
            </w:r>
            <w:r w:rsidR="004F4D79" w:rsidRPr="0079502D">
              <w:rPr>
                <w:rStyle w:val="Hyperlink"/>
                <w:noProof/>
              </w:rPr>
              <w:t>Historie</w:t>
            </w:r>
            <w:r w:rsidR="004F4D79">
              <w:rPr>
                <w:noProof/>
                <w:webHidden/>
              </w:rPr>
              <w:tab/>
            </w:r>
            <w:r w:rsidR="004F4D79">
              <w:rPr>
                <w:noProof/>
                <w:webHidden/>
              </w:rPr>
              <w:fldChar w:fldCharType="begin"/>
            </w:r>
            <w:r w:rsidR="004F4D79">
              <w:rPr>
                <w:noProof/>
                <w:webHidden/>
              </w:rPr>
              <w:instrText xml:space="preserve"> PAGEREF _Toc485712885 \h </w:instrText>
            </w:r>
            <w:r w:rsidR="004F4D79">
              <w:rPr>
                <w:noProof/>
                <w:webHidden/>
              </w:rPr>
            </w:r>
            <w:r w:rsidR="004F4D79">
              <w:rPr>
                <w:noProof/>
                <w:webHidden/>
              </w:rPr>
              <w:fldChar w:fldCharType="separate"/>
            </w:r>
            <w:r w:rsidR="00A90657">
              <w:rPr>
                <w:noProof/>
                <w:webHidden/>
              </w:rPr>
              <w:t>67</w:t>
            </w:r>
            <w:r w:rsidR="004F4D79">
              <w:rPr>
                <w:noProof/>
                <w:webHidden/>
              </w:rPr>
              <w:fldChar w:fldCharType="end"/>
            </w:r>
          </w:hyperlink>
        </w:p>
        <w:p w14:paraId="464FE6EB" w14:textId="77777777" w:rsidR="004F4D79" w:rsidRDefault="006A4686">
          <w:pPr>
            <w:pStyle w:val="Inhopg2"/>
            <w:rPr>
              <w:noProof/>
            </w:rPr>
          </w:pPr>
          <w:hyperlink w:anchor="_Toc485712886" w:history="1">
            <w:r w:rsidR="004F4D79" w:rsidRPr="0079502D">
              <w:rPr>
                <w:rStyle w:val="Hyperlink"/>
                <w:noProof/>
              </w:rPr>
              <w:t>3.10</w:t>
            </w:r>
            <w:r w:rsidR="004F4D79">
              <w:rPr>
                <w:noProof/>
              </w:rPr>
              <w:tab/>
            </w:r>
            <w:r w:rsidR="004F4D79" w:rsidRPr="0079502D">
              <w:rPr>
                <w:rStyle w:val="Hyperlink"/>
                <w:noProof/>
              </w:rPr>
              <w:t>Afleidbare gegevens</w:t>
            </w:r>
            <w:r w:rsidR="004F4D79">
              <w:rPr>
                <w:noProof/>
                <w:webHidden/>
              </w:rPr>
              <w:tab/>
            </w:r>
            <w:r w:rsidR="004F4D79">
              <w:rPr>
                <w:noProof/>
                <w:webHidden/>
              </w:rPr>
              <w:fldChar w:fldCharType="begin"/>
            </w:r>
            <w:r w:rsidR="004F4D79">
              <w:rPr>
                <w:noProof/>
                <w:webHidden/>
              </w:rPr>
              <w:instrText xml:space="preserve"> PAGEREF _Toc485712886 \h </w:instrText>
            </w:r>
            <w:r w:rsidR="004F4D79">
              <w:rPr>
                <w:noProof/>
                <w:webHidden/>
              </w:rPr>
            </w:r>
            <w:r w:rsidR="004F4D79">
              <w:rPr>
                <w:noProof/>
                <w:webHidden/>
              </w:rPr>
              <w:fldChar w:fldCharType="separate"/>
            </w:r>
            <w:r w:rsidR="00A90657">
              <w:rPr>
                <w:noProof/>
                <w:webHidden/>
              </w:rPr>
              <w:t>69</w:t>
            </w:r>
            <w:r w:rsidR="004F4D79">
              <w:rPr>
                <w:noProof/>
                <w:webHidden/>
              </w:rPr>
              <w:fldChar w:fldCharType="end"/>
            </w:r>
          </w:hyperlink>
        </w:p>
        <w:p w14:paraId="025AAA74" w14:textId="77777777" w:rsidR="004F4D79" w:rsidRDefault="006A4686">
          <w:pPr>
            <w:pStyle w:val="Inhopg2"/>
            <w:rPr>
              <w:noProof/>
            </w:rPr>
          </w:pPr>
          <w:hyperlink w:anchor="_Toc485712887" w:history="1">
            <w:r w:rsidR="004F4D79" w:rsidRPr="0079502D">
              <w:rPr>
                <w:rStyle w:val="Hyperlink"/>
                <w:noProof/>
              </w:rPr>
              <w:t>3.11</w:t>
            </w:r>
            <w:r w:rsidR="004F4D79">
              <w:rPr>
                <w:noProof/>
              </w:rPr>
              <w:tab/>
            </w:r>
            <w:r w:rsidR="004F4D79" w:rsidRPr="0079502D">
              <w:rPr>
                <w:rStyle w:val="Hyperlink"/>
                <w:noProof/>
              </w:rPr>
              <w:t>Authentieke gegevens</w:t>
            </w:r>
            <w:r w:rsidR="004F4D79">
              <w:rPr>
                <w:noProof/>
                <w:webHidden/>
              </w:rPr>
              <w:tab/>
            </w:r>
            <w:r w:rsidR="004F4D79">
              <w:rPr>
                <w:noProof/>
                <w:webHidden/>
              </w:rPr>
              <w:fldChar w:fldCharType="begin"/>
            </w:r>
            <w:r w:rsidR="004F4D79">
              <w:rPr>
                <w:noProof/>
                <w:webHidden/>
              </w:rPr>
              <w:instrText xml:space="preserve"> PAGEREF _Toc485712887 \h </w:instrText>
            </w:r>
            <w:r w:rsidR="004F4D79">
              <w:rPr>
                <w:noProof/>
                <w:webHidden/>
              </w:rPr>
            </w:r>
            <w:r w:rsidR="004F4D79">
              <w:rPr>
                <w:noProof/>
                <w:webHidden/>
              </w:rPr>
              <w:fldChar w:fldCharType="separate"/>
            </w:r>
            <w:r w:rsidR="00A90657">
              <w:rPr>
                <w:noProof/>
                <w:webHidden/>
              </w:rPr>
              <w:t>69</w:t>
            </w:r>
            <w:r w:rsidR="004F4D79">
              <w:rPr>
                <w:noProof/>
                <w:webHidden/>
              </w:rPr>
              <w:fldChar w:fldCharType="end"/>
            </w:r>
          </w:hyperlink>
        </w:p>
        <w:p w14:paraId="6B49D8E3" w14:textId="77777777" w:rsidR="004F4D79" w:rsidRDefault="006A4686">
          <w:pPr>
            <w:pStyle w:val="Inhopg2"/>
            <w:rPr>
              <w:noProof/>
            </w:rPr>
          </w:pPr>
          <w:hyperlink w:anchor="_Toc485712888" w:history="1">
            <w:r w:rsidR="004F4D79" w:rsidRPr="0079502D">
              <w:rPr>
                <w:rStyle w:val="Hyperlink"/>
                <w:noProof/>
              </w:rPr>
              <w:t>3.12</w:t>
            </w:r>
            <w:r w:rsidR="004F4D79">
              <w:rPr>
                <w:noProof/>
              </w:rPr>
              <w:tab/>
            </w:r>
            <w:r w:rsidR="004F4D79" w:rsidRPr="0079502D">
              <w:rPr>
                <w:rStyle w:val="Hyperlink"/>
                <w:noProof/>
              </w:rPr>
              <w:t>Mogelijk geen waarde</w:t>
            </w:r>
            <w:r w:rsidR="004F4D79">
              <w:rPr>
                <w:noProof/>
                <w:webHidden/>
              </w:rPr>
              <w:tab/>
            </w:r>
            <w:r w:rsidR="004F4D79">
              <w:rPr>
                <w:noProof/>
                <w:webHidden/>
              </w:rPr>
              <w:fldChar w:fldCharType="begin"/>
            </w:r>
            <w:r w:rsidR="004F4D79">
              <w:rPr>
                <w:noProof/>
                <w:webHidden/>
              </w:rPr>
              <w:instrText xml:space="preserve"> PAGEREF _Toc485712888 \h </w:instrText>
            </w:r>
            <w:r w:rsidR="004F4D79">
              <w:rPr>
                <w:noProof/>
                <w:webHidden/>
              </w:rPr>
            </w:r>
            <w:r w:rsidR="004F4D79">
              <w:rPr>
                <w:noProof/>
                <w:webHidden/>
              </w:rPr>
              <w:fldChar w:fldCharType="separate"/>
            </w:r>
            <w:r w:rsidR="00A90657">
              <w:rPr>
                <w:noProof/>
                <w:webHidden/>
              </w:rPr>
              <w:t>70</w:t>
            </w:r>
            <w:r w:rsidR="004F4D79">
              <w:rPr>
                <w:noProof/>
                <w:webHidden/>
              </w:rPr>
              <w:fldChar w:fldCharType="end"/>
            </w:r>
          </w:hyperlink>
        </w:p>
        <w:p w14:paraId="0B1277E1" w14:textId="77777777" w:rsidR="004F4D79" w:rsidRDefault="006A4686">
          <w:pPr>
            <w:pStyle w:val="Inhopg2"/>
            <w:rPr>
              <w:noProof/>
            </w:rPr>
          </w:pPr>
          <w:hyperlink w:anchor="_Toc485712889" w:history="1">
            <w:r w:rsidR="004F4D79" w:rsidRPr="0079502D">
              <w:rPr>
                <w:rStyle w:val="Hyperlink"/>
                <w:noProof/>
              </w:rPr>
              <w:t>3.13</w:t>
            </w:r>
            <w:r w:rsidR="004F4D79">
              <w:rPr>
                <w:noProof/>
              </w:rPr>
              <w:tab/>
            </w:r>
            <w:r w:rsidR="004F4D79" w:rsidRPr="0079502D">
              <w:rPr>
                <w:rStyle w:val="Hyperlink"/>
                <w:noProof/>
              </w:rPr>
              <w:t>Externe schema’s (her) gebruiken</w:t>
            </w:r>
            <w:r w:rsidR="004F4D79">
              <w:rPr>
                <w:noProof/>
                <w:webHidden/>
              </w:rPr>
              <w:tab/>
            </w:r>
            <w:r w:rsidR="004F4D79">
              <w:rPr>
                <w:noProof/>
                <w:webHidden/>
              </w:rPr>
              <w:fldChar w:fldCharType="begin"/>
            </w:r>
            <w:r w:rsidR="004F4D79">
              <w:rPr>
                <w:noProof/>
                <w:webHidden/>
              </w:rPr>
              <w:instrText xml:space="preserve"> PAGEREF _Toc485712889 \h </w:instrText>
            </w:r>
            <w:r w:rsidR="004F4D79">
              <w:rPr>
                <w:noProof/>
                <w:webHidden/>
              </w:rPr>
            </w:r>
            <w:r w:rsidR="004F4D79">
              <w:rPr>
                <w:noProof/>
                <w:webHidden/>
              </w:rPr>
              <w:fldChar w:fldCharType="separate"/>
            </w:r>
            <w:r w:rsidR="00A90657">
              <w:rPr>
                <w:noProof/>
                <w:webHidden/>
              </w:rPr>
              <w:t>70</w:t>
            </w:r>
            <w:r w:rsidR="004F4D79">
              <w:rPr>
                <w:noProof/>
                <w:webHidden/>
              </w:rPr>
              <w:fldChar w:fldCharType="end"/>
            </w:r>
          </w:hyperlink>
        </w:p>
        <w:p w14:paraId="5E8D9D12" w14:textId="77777777" w:rsidR="004F4D79" w:rsidRDefault="006A4686">
          <w:pPr>
            <w:pStyle w:val="Inhopg2"/>
            <w:rPr>
              <w:noProof/>
            </w:rPr>
          </w:pPr>
          <w:hyperlink w:anchor="_Toc485712890" w:history="1">
            <w:r w:rsidR="004F4D79" w:rsidRPr="0079502D">
              <w:rPr>
                <w:rStyle w:val="Hyperlink"/>
                <w:noProof/>
              </w:rPr>
              <w:t>3.14</w:t>
            </w:r>
            <w:r w:rsidR="004F4D79">
              <w:rPr>
                <w:noProof/>
              </w:rPr>
              <w:tab/>
            </w:r>
            <w:r w:rsidR="004F4D79" w:rsidRPr="0079502D">
              <w:rPr>
                <w:rStyle w:val="Hyperlink"/>
                <w:noProof/>
              </w:rPr>
              <w:t>Koppelen met ander informatiemodel (externe koppeling)</w:t>
            </w:r>
            <w:r w:rsidR="004F4D79">
              <w:rPr>
                <w:noProof/>
                <w:webHidden/>
              </w:rPr>
              <w:tab/>
            </w:r>
            <w:r w:rsidR="004F4D79">
              <w:rPr>
                <w:noProof/>
                <w:webHidden/>
              </w:rPr>
              <w:fldChar w:fldCharType="begin"/>
            </w:r>
            <w:r w:rsidR="004F4D79">
              <w:rPr>
                <w:noProof/>
                <w:webHidden/>
              </w:rPr>
              <w:instrText xml:space="preserve"> PAGEREF _Toc485712890 \h </w:instrText>
            </w:r>
            <w:r w:rsidR="004F4D79">
              <w:rPr>
                <w:noProof/>
                <w:webHidden/>
              </w:rPr>
            </w:r>
            <w:r w:rsidR="004F4D79">
              <w:rPr>
                <w:noProof/>
                <w:webHidden/>
              </w:rPr>
              <w:fldChar w:fldCharType="separate"/>
            </w:r>
            <w:r w:rsidR="00A90657">
              <w:rPr>
                <w:noProof/>
                <w:webHidden/>
              </w:rPr>
              <w:t>71</w:t>
            </w:r>
            <w:r w:rsidR="004F4D79">
              <w:rPr>
                <w:noProof/>
                <w:webHidden/>
              </w:rPr>
              <w:fldChar w:fldCharType="end"/>
            </w:r>
          </w:hyperlink>
        </w:p>
        <w:p w14:paraId="79CFAD6D" w14:textId="77777777" w:rsidR="004F4D79" w:rsidRDefault="006A4686">
          <w:pPr>
            <w:pStyle w:val="Inhopg2"/>
            <w:rPr>
              <w:noProof/>
            </w:rPr>
          </w:pPr>
          <w:hyperlink w:anchor="_Toc485712891" w:history="1">
            <w:r w:rsidR="004F4D79" w:rsidRPr="0079502D">
              <w:rPr>
                <w:rStyle w:val="Hyperlink"/>
                <w:noProof/>
              </w:rPr>
              <w:t>3.15</w:t>
            </w:r>
            <w:r w:rsidR="004F4D79">
              <w:rPr>
                <w:noProof/>
              </w:rPr>
              <w:tab/>
            </w:r>
            <w:r w:rsidR="004F4D79" w:rsidRPr="0079502D">
              <w:rPr>
                <w:rStyle w:val="Hyperlink"/>
                <w:noProof/>
              </w:rPr>
              <w:t>Stelselcatalogus en stelselafspraken voor basisregistraties</w:t>
            </w:r>
            <w:r w:rsidR="004F4D79">
              <w:rPr>
                <w:noProof/>
                <w:webHidden/>
              </w:rPr>
              <w:tab/>
            </w:r>
            <w:r w:rsidR="004F4D79">
              <w:rPr>
                <w:noProof/>
                <w:webHidden/>
              </w:rPr>
              <w:fldChar w:fldCharType="begin"/>
            </w:r>
            <w:r w:rsidR="004F4D79">
              <w:rPr>
                <w:noProof/>
                <w:webHidden/>
              </w:rPr>
              <w:instrText xml:space="preserve"> PAGEREF _Toc485712891 \h </w:instrText>
            </w:r>
            <w:r w:rsidR="004F4D79">
              <w:rPr>
                <w:noProof/>
                <w:webHidden/>
              </w:rPr>
            </w:r>
            <w:r w:rsidR="004F4D79">
              <w:rPr>
                <w:noProof/>
                <w:webHidden/>
              </w:rPr>
              <w:fldChar w:fldCharType="separate"/>
            </w:r>
            <w:r w:rsidR="00A90657">
              <w:rPr>
                <w:noProof/>
                <w:webHidden/>
              </w:rPr>
              <w:t>72</w:t>
            </w:r>
            <w:r w:rsidR="004F4D79">
              <w:rPr>
                <w:noProof/>
                <w:webHidden/>
              </w:rPr>
              <w:fldChar w:fldCharType="end"/>
            </w:r>
          </w:hyperlink>
        </w:p>
        <w:p w14:paraId="2F3D3266" w14:textId="77777777" w:rsidR="004F4D79" w:rsidRDefault="006A4686">
          <w:pPr>
            <w:pStyle w:val="Inhopg2"/>
            <w:rPr>
              <w:noProof/>
            </w:rPr>
          </w:pPr>
          <w:hyperlink w:anchor="_Toc485712892" w:history="1">
            <w:r w:rsidR="004F4D79" w:rsidRPr="0079502D">
              <w:rPr>
                <w:rStyle w:val="Hyperlink"/>
                <w:noProof/>
              </w:rPr>
              <w:t>3.16</w:t>
            </w:r>
            <w:r w:rsidR="004F4D79">
              <w:rPr>
                <w:noProof/>
              </w:rPr>
              <w:tab/>
            </w:r>
            <w:r w:rsidR="004F4D79" w:rsidRPr="0079502D">
              <w:rPr>
                <w:rStyle w:val="Hyperlink"/>
                <w:noProof/>
              </w:rPr>
              <w:t>Naamgevingsconventies</w:t>
            </w:r>
            <w:r w:rsidR="004F4D79">
              <w:rPr>
                <w:noProof/>
                <w:webHidden/>
              </w:rPr>
              <w:tab/>
            </w:r>
            <w:r w:rsidR="004F4D79">
              <w:rPr>
                <w:noProof/>
                <w:webHidden/>
              </w:rPr>
              <w:fldChar w:fldCharType="begin"/>
            </w:r>
            <w:r w:rsidR="004F4D79">
              <w:rPr>
                <w:noProof/>
                <w:webHidden/>
              </w:rPr>
              <w:instrText xml:space="preserve"> PAGEREF _Toc485712892 \h </w:instrText>
            </w:r>
            <w:r w:rsidR="004F4D79">
              <w:rPr>
                <w:noProof/>
                <w:webHidden/>
              </w:rPr>
            </w:r>
            <w:r w:rsidR="004F4D79">
              <w:rPr>
                <w:noProof/>
                <w:webHidden/>
              </w:rPr>
              <w:fldChar w:fldCharType="separate"/>
            </w:r>
            <w:r w:rsidR="00A90657">
              <w:rPr>
                <w:noProof/>
                <w:webHidden/>
              </w:rPr>
              <w:t>73</w:t>
            </w:r>
            <w:r w:rsidR="004F4D79">
              <w:rPr>
                <w:noProof/>
                <w:webHidden/>
              </w:rPr>
              <w:fldChar w:fldCharType="end"/>
            </w:r>
          </w:hyperlink>
        </w:p>
        <w:p w14:paraId="59C33A03" w14:textId="77777777" w:rsidR="004F4D79" w:rsidRDefault="006A4686">
          <w:pPr>
            <w:pStyle w:val="Inhopg3"/>
            <w:rPr>
              <w:rFonts w:asciiTheme="minorHAnsi" w:eastAsiaTheme="minorEastAsia" w:hAnsiTheme="minorHAnsi" w:cstheme="minorBidi"/>
              <w:noProof/>
              <w:sz w:val="22"/>
              <w:szCs w:val="22"/>
            </w:rPr>
          </w:pPr>
          <w:hyperlink w:anchor="_Toc485712893" w:history="1">
            <w:r w:rsidR="004F4D79" w:rsidRPr="0079502D">
              <w:rPr>
                <w:rStyle w:val="Hyperlink"/>
                <w:noProof/>
              </w:rPr>
              <w:t>3.16.1</w:t>
            </w:r>
            <w:r w:rsidR="004F4D79">
              <w:rPr>
                <w:rFonts w:asciiTheme="minorHAnsi" w:eastAsiaTheme="minorEastAsia" w:hAnsiTheme="minorHAnsi" w:cstheme="minorBidi"/>
                <w:noProof/>
                <w:sz w:val="22"/>
                <w:szCs w:val="22"/>
              </w:rPr>
              <w:tab/>
            </w:r>
            <w:r w:rsidR="004F4D79" w:rsidRPr="0079502D">
              <w:rPr>
                <w:rStyle w:val="Hyperlink"/>
                <w:noProof/>
              </w:rPr>
              <w:t>Alternatief 1: natuurlijke taal, die dichtbij de gebruiker staat</w:t>
            </w:r>
            <w:r w:rsidR="004F4D79">
              <w:rPr>
                <w:noProof/>
                <w:webHidden/>
              </w:rPr>
              <w:tab/>
            </w:r>
            <w:r w:rsidR="004F4D79">
              <w:rPr>
                <w:noProof/>
                <w:webHidden/>
              </w:rPr>
              <w:fldChar w:fldCharType="begin"/>
            </w:r>
            <w:r w:rsidR="004F4D79">
              <w:rPr>
                <w:noProof/>
                <w:webHidden/>
              </w:rPr>
              <w:instrText xml:space="preserve"> PAGEREF _Toc485712893 \h </w:instrText>
            </w:r>
            <w:r w:rsidR="004F4D79">
              <w:rPr>
                <w:noProof/>
                <w:webHidden/>
              </w:rPr>
            </w:r>
            <w:r w:rsidR="004F4D79">
              <w:rPr>
                <w:noProof/>
                <w:webHidden/>
              </w:rPr>
              <w:fldChar w:fldCharType="separate"/>
            </w:r>
            <w:r w:rsidR="00A90657">
              <w:rPr>
                <w:noProof/>
                <w:webHidden/>
              </w:rPr>
              <w:t>73</w:t>
            </w:r>
            <w:r w:rsidR="004F4D79">
              <w:rPr>
                <w:noProof/>
                <w:webHidden/>
              </w:rPr>
              <w:fldChar w:fldCharType="end"/>
            </w:r>
          </w:hyperlink>
        </w:p>
        <w:p w14:paraId="31955F74" w14:textId="77777777" w:rsidR="004F4D79" w:rsidRDefault="006A4686">
          <w:pPr>
            <w:pStyle w:val="Inhopg3"/>
            <w:rPr>
              <w:rFonts w:asciiTheme="minorHAnsi" w:eastAsiaTheme="minorEastAsia" w:hAnsiTheme="minorHAnsi" w:cstheme="minorBidi"/>
              <w:noProof/>
              <w:sz w:val="22"/>
              <w:szCs w:val="22"/>
            </w:rPr>
          </w:pPr>
          <w:hyperlink w:anchor="_Toc485712894" w:history="1">
            <w:r w:rsidR="004F4D79" w:rsidRPr="0079502D">
              <w:rPr>
                <w:rStyle w:val="Hyperlink"/>
                <w:noProof/>
              </w:rPr>
              <w:t>3.16.2</w:t>
            </w:r>
            <w:r w:rsidR="004F4D79">
              <w:rPr>
                <w:rFonts w:asciiTheme="minorHAnsi" w:eastAsiaTheme="minorEastAsia" w:hAnsiTheme="minorHAnsi" w:cstheme="minorBidi"/>
                <w:noProof/>
                <w:sz w:val="22"/>
                <w:szCs w:val="22"/>
              </w:rPr>
              <w:tab/>
            </w:r>
            <w:r w:rsidR="004F4D79" w:rsidRPr="0079502D">
              <w:rPr>
                <w:rStyle w:val="Hyperlink"/>
                <w:noProof/>
              </w:rPr>
              <w:t>Alternatief 2: (ook) leesbaar door systemen</w:t>
            </w:r>
            <w:r w:rsidR="004F4D79">
              <w:rPr>
                <w:noProof/>
                <w:webHidden/>
              </w:rPr>
              <w:tab/>
            </w:r>
            <w:r w:rsidR="004F4D79">
              <w:rPr>
                <w:noProof/>
                <w:webHidden/>
              </w:rPr>
              <w:fldChar w:fldCharType="begin"/>
            </w:r>
            <w:r w:rsidR="004F4D79">
              <w:rPr>
                <w:noProof/>
                <w:webHidden/>
              </w:rPr>
              <w:instrText xml:space="preserve"> PAGEREF _Toc485712894 \h </w:instrText>
            </w:r>
            <w:r w:rsidR="004F4D79">
              <w:rPr>
                <w:noProof/>
                <w:webHidden/>
              </w:rPr>
            </w:r>
            <w:r w:rsidR="004F4D79">
              <w:rPr>
                <w:noProof/>
                <w:webHidden/>
              </w:rPr>
              <w:fldChar w:fldCharType="separate"/>
            </w:r>
            <w:r w:rsidR="00A90657">
              <w:rPr>
                <w:noProof/>
                <w:webHidden/>
              </w:rPr>
              <w:t>73</w:t>
            </w:r>
            <w:r w:rsidR="004F4D79">
              <w:rPr>
                <w:noProof/>
                <w:webHidden/>
              </w:rPr>
              <w:fldChar w:fldCharType="end"/>
            </w:r>
          </w:hyperlink>
        </w:p>
        <w:p w14:paraId="4A7BC13A" w14:textId="77777777" w:rsidR="004F4D79" w:rsidRDefault="006A4686">
          <w:pPr>
            <w:pStyle w:val="Inhopg3"/>
            <w:rPr>
              <w:rFonts w:asciiTheme="minorHAnsi" w:eastAsiaTheme="minorEastAsia" w:hAnsiTheme="minorHAnsi" w:cstheme="minorBidi"/>
              <w:noProof/>
              <w:sz w:val="22"/>
              <w:szCs w:val="22"/>
            </w:rPr>
          </w:pPr>
          <w:hyperlink w:anchor="_Toc485712895" w:history="1">
            <w:r w:rsidR="004F4D79" w:rsidRPr="0079502D">
              <w:rPr>
                <w:rStyle w:val="Hyperlink"/>
                <w:noProof/>
              </w:rPr>
              <w:t>3.16.3</w:t>
            </w:r>
            <w:r w:rsidR="004F4D79">
              <w:rPr>
                <w:rFonts w:asciiTheme="minorHAnsi" w:eastAsiaTheme="minorEastAsia" w:hAnsiTheme="minorHAnsi" w:cstheme="minorBidi"/>
                <w:noProof/>
                <w:sz w:val="22"/>
                <w:szCs w:val="22"/>
              </w:rPr>
              <w:tab/>
            </w:r>
            <w:r w:rsidR="004F4D79" w:rsidRPr="0079502D">
              <w:rPr>
                <w:rStyle w:val="Hyperlink"/>
                <w:noProof/>
              </w:rPr>
              <w:t>Naamgeving voor metamodel elementen</w:t>
            </w:r>
            <w:r w:rsidR="004F4D79">
              <w:rPr>
                <w:noProof/>
                <w:webHidden/>
              </w:rPr>
              <w:tab/>
            </w:r>
            <w:r w:rsidR="004F4D79">
              <w:rPr>
                <w:noProof/>
                <w:webHidden/>
              </w:rPr>
              <w:fldChar w:fldCharType="begin"/>
            </w:r>
            <w:r w:rsidR="004F4D79">
              <w:rPr>
                <w:noProof/>
                <w:webHidden/>
              </w:rPr>
              <w:instrText xml:space="preserve"> PAGEREF _Toc485712895 \h </w:instrText>
            </w:r>
            <w:r w:rsidR="004F4D79">
              <w:rPr>
                <w:noProof/>
                <w:webHidden/>
              </w:rPr>
            </w:r>
            <w:r w:rsidR="004F4D79">
              <w:rPr>
                <w:noProof/>
                <w:webHidden/>
              </w:rPr>
              <w:fldChar w:fldCharType="separate"/>
            </w:r>
            <w:r w:rsidR="00A90657">
              <w:rPr>
                <w:noProof/>
                <w:webHidden/>
              </w:rPr>
              <w:t>73</w:t>
            </w:r>
            <w:r w:rsidR="004F4D79">
              <w:rPr>
                <w:noProof/>
                <w:webHidden/>
              </w:rPr>
              <w:fldChar w:fldCharType="end"/>
            </w:r>
          </w:hyperlink>
        </w:p>
        <w:p w14:paraId="08B0B0FB" w14:textId="77777777" w:rsidR="004F4D79" w:rsidRDefault="006A4686">
          <w:pPr>
            <w:pStyle w:val="Inhopg1"/>
            <w:rPr>
              <w:rFonts w:asciiTheme="minorHAnsi" w:eastAsiaTheme="minorEastAsia" w:hAnsiTheme="minorHAnsi" w:cstheme="minorBidi"/>
              <w:b w:val="0"/>
              <w:noProof/>
              <w:sz w:val="22"/>
              <w:szCs w:val="22"/>
            </w:rPr>
          </w:pPr>
          <w:hyperlink w:anchor="_Toc485712896" w:history="1">
            <w:r w:rsidR="004F4D79" w:rsidRPr="0079502D">
              <w:rPr>
                <w:rStyle w:val="Hyperlink"/>
                <w:noProof/>
              </w:rPr>
              <w:t>Bijlage I: Overzicht toegepaste UML metaclasses</w:t>
            </w:r>
            <w:r w:rsidR="004F4D79">
              <w:rPr>
                <w:noProof/>
                <w:webHidden/>
              </w:rPr>
              <w:tab/>
            </w:r>
            <w:r w:rsidR="004F4D79">
              <w:rPr>
                <w:noProof/>
                <w:webHidden/>
              </w:rPr>
              <w:fldChar w:fldCharType="begin"/>
            </w:r>
            <w:r w:rsidR="004F4D79">
              <w:rPr>
                <w:noProof/>
                <w:webHidden/>
              </w:rPr>
              <w:instrText xml:space="preserve"> PAGEREF _Toc485712896 \h </w:instrText>
            </w:r>
            <w:r w:rsidR="004F4D79">
              <w:rPr>
                <w:noProof/>
                <w:webHidden/>
              </w:rPr>
            </w:r>
            <w:r w:rsidR="004F4D79">
              <w:rPr>
                <w:noProof/>
                <w:webHidden/>
              </w:rPr>
              <w:fldChar w:fldCharType="separate"/>
            </w:r>
            <w:r w:rsidR="00A90657">
              <w:rPr>
                <w:noProof/>
                <w:webHidden/>
              </w:rPr>
              <w:t>74</w:t>
            </w:r>
            <w:r w:rsidR="004F4D79">
              <w:rPr>
                <w:noProof/>
                <w:webHidden/>
              </w:rPr>
              <w:fldChar w:fldCharType="end"/>
            </w:r>
          </w:hyperlink>
        </w:p>
        <w:p w14:paraId="7D8237AA" w14:textId="77777777" w:rsidR="004F4D79" w:rsidRDefault="006A4686">
          <w:pPr>
            <w:pStyle w:val="Inhopg1"/>
            <w:rPr>
              <w:rFonts w:asciiTheme="minorHAnsi" w:eastAsiaTheme="minorEastAsia" w:hAnsiTheme="minorHAnsi" w:cstheme="minorBidi"/>
              <w:b w:val="0"/>
              <w:noProof/>
              <w:sz w:val="22"/>
              <w:szCs w:val="22"/>
            </w:rPr>
          </w:pPr>
          <w:hyperlink w:anchor="_Toc485712897" w:history="1">
            <w:r w:rsidR="004F4D79" w:rsidRPr="0079502D">
              <w:rPr>
                <w:rStyle w:val="Hyperlink"/>
                <w:noProof/>
              </w:rPr>
              <w:t>Bijlage II: Modelelementen en metagegevens als diagram</w:t>
            </w:r>
            <w:r w:rsidR="004F4D79">
              <w:rPr>
                <w:noProof/>
                <w:webHidden/>
              </w:rPr>
              <w:tab/>
            </w:r>
            <w:r w:rsidR="004F4D79">
              <w:rPr>
                <w:noProof/>
                <w:webHidden/>
              </w:rPr>
              <w:fldChar w:fldCharType="begin"/>
            </w:r>
            <w:r w:rsidR="004F4D79">
              <w:rPr>
                <w:noProof/>
                <w:webHidden/>
              </w:rPr>
              <w:instrText xml:space="preserve"> PAGEREF _Toc485712897 \h </w:instrText>
            </w:r>
            <w:r w:rsidR="004F4D79">
              <w:rPr>
                <w:noProof/>
                <w:webHidden/>
              </w:rPr>
            </w:r>
            <w:r w:rsidR="004F4D79">
              <w:rPr>
                <w:noProof/>
                <w:webHidden/>
              </w:rPr>
              <w:fldChar w:fldCharType="separate"/>
            </w:r>
            <w:r w:rsidR="00A90657">
              <w:rPr>
                <w:noProof/>
                <w:webHidden/>
              </w:rPr>
              <w:t>75</w:t>
            </w:r>
            <w:r w:rsidR="004F4D79">
              <w:rPr>
                <w:noProof/>
                <w:webHidden/>
              </w:rPr>
              <w:fldChar w:fldCharType="end"/>
            </w:r>
          </w:hyperlink>
        </w:p>
        <w:p w14:paraId="079E7497" w14:textId="77777777" w:rsidR="004F4D79" w:rsidRDefault="006A4686">
          <w:pPr>
            <w:pStyle w:val="Inhopg1"/>
            <w:rPr>
              <w:rFonts w:asciiTheme="minorHAnsi" w:eastAsiaTheme="minorEastAsia" w:hAnsiTheme="minorHAnsi" w:cstheme="minorBidi"/>
              <w:b w:val="0"/>
              <w:noProof/>
              <w:sz w:val="22"/>
              <w:szCs w:val="22"/>
            </w:rPr>
          </w:pPr>
          <w:hyperlink w:anchor="_Toc485712898" w:history="1">
            <w:r w:rsidR="004F4D79" w:rsidRPr="0079502D">
              <w:rPr>
                <w:rStyle w:val="Hyperlink"/>
                <w:noProof/>
              </w:rPr>
              <w:t>Bijlage III: Template naamgeving conventies</w:t>
            </w:r>
            <w:r w:rsidR="004F4D79">
              <w:rPr>
                <w:noProof/>
                <w:webHidden/>
              </w:rPr>
              <w:tab/>
            </w:r>
            <w:r w:rsidR="004F4D79">
              <w:rPr>
                <w:noProof/>
                <w:webHidden/>
              </w:rPr>
              <w:fldChar w:fldCharType="begin"/>
            </w:r>
            <w:r w:rsidR="004F4D79">
              <w:rPr>
                <w:noProof/>
                <w:webHidden/>
              </w:rPr>
              <w:instrText xml:space="preserve"> PAGEREF _Toc485712898 \h </w:instrText>
            </w:r>
            <w:r w:rsidR="004F4D79">
              <w:rPr>
                <w:noProof/>
                <w:webHidden/>
              </w:rPr>
            </w:r>
            <w:r w:rsidR="004F4D79">
              <w:rPr>
                <w:noProof/>
                <w:webHidden/>
              </w:rPr>
              <w:fldChar w:fldCharType="separate"/>
            </w:r>
            <w:r w:rsidR="00A90657">
              <w:rPr>
                <w:noProof/>
                <w:webHidden/>
              </w:rPr>
              <w:t>78</w:t>
            </w:r>
            <w:r w:rsidR="004F4D79">
              <w:rPr>
                <w:noProof/>
                <w:webHidden/>
              </w:rPr>
              <w:fldChar w:fldCharType="end"/>
            </w:r>
          </w:hyperlink>
        </w:p>
        <w:p w14:paraId="4590D546" w14:textId="346A4270" w:rsidR="00F248FC" w:rsidRDefault="000C0665" w:rsidP="0052732D">
          <w:pPr>
            <w:pStyle w:val="Inhopg1"/>
          </w:pPr>
          <w:r>
            <w:fldChar w:fldCharType="end"/>
          </w:r>
        </w:p>
      </w:sdtContent>
    </w:sdt>
    <w:p w14:paraId="0C7FC83A" w14:textId="77777777" w:rsidR="00F81D8E" w:rsidRDefault="00F81D8E" w:rsidP="00F81D8E">
      <w:bookmarkStart w:id="0" w:name="_Toc456787836"/>
      <w:bookmarkStart w:id="1" w:name="_Toc456787891"/>
      <w:bookmarkStart w:id="2" w:name="_Toc456787837"/>
      <w:bookmarkStart w:id="3" w:name="_Toc456787892"/>
      <w:bookmarkStart w:id="4" w:name="_Toc456787838"/>
      <w:bookmarkStart w:id="5" w:name="_Toc456787893"/>
      <w:bookmarkStart w:id="6" w:name="_Toc456787839"/>
      <w:bookmarkStart w:id="7" w:name="_Toc456787894"/>
      <w:bookmarkStart w:id="8" w:name="_Toc456787840"/>
      <w:bookmarkStart w:id="9" w:name="_Toc456787895"/>
      <w:bookmarkStart w:id="10" w:name="_Toc456787841"/>
      <w:bookmarkStart w:id="11" w:name="_Toc456787896"/>
      <w:bookmarkStart w:id="12" w:name="_Toc403039424"/>
      <w:bookmarkStart w:id="13" w:name="_Toc403039725"/>
      <w:bookmarkEnd w:id="0"/>
      <w:bookmarkEnd w:id="1"/>
      <w:bookmarkEnd w:id="2"/>
      <w:bookmarkEnd w:id="3"/>
      <w:bookmarkEnd w:id="4"/>
      <w:bookmarkEnd w:id="5"/>
      <w:bookmarkEnd w:id="6"/>
      <w:bookmarkEnd w:id="7"/>
      <w:bookmarkEnd w:id="8"/>
      <w:bookmarkEnd w:id="9"/>
      <w:bookmarkEnd w:id="10"/>
      <w:bookmarkEnd w:id="11"/>
    </w:p>
    <w:p w14:paraId="7EEBDAD2" w14:textId="77777777" w:rsidR="00F81D8E" w:rsidRDefault="00F81D8E">
      <w:pPr>
        <w:contextualSpacing w:val="0"/>
      </w:pPr>
      <w:r>
        <w:br w:type="page"/>
      </w:r>
    </w:p>
    <w:p w14:paraId="39369B35" w14:textId="77777777" w:rsidR="00F81D8E" w:rsidRDefault="00F81D8E" w:rsidP="005D1812">
      <w:pPr>
        <w:pStyle w:val="Kop1"/>
      </w:pPr>
      <w:bookmarkStart w:id="14" w:name="_Toc485712835"/>
      <w:r>
        <w:lastRenderedPageBreak/>
        <w:t>Inleiding</w:t>
      </w:r>
      <w:bookmarkEnd w:id="14"/>
      <w:r>
        <w:t xml:space="preserve"> </w:t>
      </w:r>
    </w:p>
    <w:p w14:paraId="3229E093" w14:textId="06B362AD" w:rsidR="007069C8" w:rsidRDefault="00F81D8E" w:rsidP="00F81D8E">
      <w:r>
        <w:t>Voor u ligt</w:t>
      </w:r>
      <w:r w:rsidRPr="002664CC">
        <w:t xml:space="preserve"> het metamodel voor </w:t>
      </w:r>
      <w:r>
        <w:t>het beschrijven van</w:t>
      </w:r>
      <w:r w:rsidRPr="002664CC">
        <w:t xml:space="preserve"> informatiemodellen.</w:t>
      </w:r>
      <w:r>
        <w:t xml:space="preserve"> Aanleiding was oorspronkelijk het adviesrapport ‘Rapportage harmonisatie StUF en NEN 3610’ (KING/Geonovum, 2010) waarin één van de aanbevelingen was om </w:t>
      </w:r>
      <w:r w:rsidRPr="003B7E26">
        <w:t>één</w:t>
      </w:r>
      <w:r>
        <w:t xml:space="preserve"> modelleertaal, UML, te gebruiken voor informatiemodellen. Het belang van afstemming tussen het Stelsel van Basisregistraties en de NEN3610-informatiemodellen en recente ontwikkelingen zoals onder andere het Digitaal Stelsel Omgevingswet, maken de noodzaak om te komen tot </w:t>
      </w:r>
      <w:r w:rsidRPr="000E1125">
        <w:t>éé</w:t>
      </w:r>
      <w:r w:rsidRPr="00836341">
        <w:t>n</w:t>
      </w:r>
      <w:r>
        <w:t xml:space="preserve"> modelleertaal urgent. </w:t>
      </w:r>
    </w:p>
    <w:p w14:paraId="1179F86C" w14:textId="77777777" w:rsidR="007069C8" w:rsidRDefault="007069C8" w:rsidP="00F81D8E"/>
    <w:p w14:paraId="7C5997BD" w14:textId="03BA37D6" w:rsidR="007069C8" w:rsidRDefault="00F81D8E" w:rsidP="00F81D8E">
      <w:r>
        <w:t xml:space="preserve">Afspreken dat we UML als modelleertaal gebruiken is hierbij niet voldoende. Een metamodel is nodig. Dit is een verzameling van de bouwstenen c.q. de modelelementen die gebruikt mogen worden om een informatiemodel mee op te stellen. Het is de modelleertaal waarin een informatiemodel is uitgedrukt. Toepassing van het metamodel leidt tot eenduidige interpretatie van de informatiemodellen en bevordert de uitwisselbaarheid van deze modellen binnen de eigen organisatie en – vooral - daarbuiten. </w:t>
      </w:r>
    </w:p>
    <w:p w14:paraId="141F3489" w14:textId="77777777" w:rsidR="007069C8" w:rsidRDefault="007069C8" w:rsidP="00F81D8E"/>
    <w:p w14:paraId="2B9FB6E0" w14:textId="7675E0B2" w:rsidR="007069C8" w:rsidRDefault="00F81D8E" w:rsidP="00F81D8E">
      <w:r>
        <w:t xml:space="preserve">Dit document is opgesteld door KING, Kadaster en Geonovum. De kennis en kunde die deze organisaties hebben opgedaan in de jarenlange praktijk van het opstellen van informatiemodellen, is hierin samengebracht.  </w:t>
      </w:r>
    </w:p>
    <w:p w14:paraId="268AFDFD" w14:textId="77777777" w:rsidR="00F81D8E" w:rsidRDefault="00F81D8E" w:rsidP="00F81D8E">
      <w:pPr>
        <w:pStyle w:val="Kop2"/>
      </w:pPr>
      <w:bookmarkStart w:id="15" w:name="_Toc474832721"/>
      <w:bookmarkStart w:id="16" w:name="_Toc485712836"/>
      <w:r>
        <w:t xml:space="preserve">1.1 </w:t>
      </w:r>
      <w:r w:rsidRPr="00A37E52">
        <w:t>Toepassingsgebied</w:t>
      </w:r>
      <w:bookmarkEnd w:id="15"/>
      <w:bookmarkEnd w:id="16"/>
    </w:p>
    <w:p w14:paraId="3D3EA5B5" w14:textId="77777777" w:rsidR="00F81D8E" w:rsidRDefault="00F81D8E" w:rsidP="00F81D8E">
      <w:r w:rsidRPr="002664CC">
        <w:t xml:space="preserve">Het </w:t>
      </w:r>
      <w:r>
        <w:t xml:space="preserve">metamodel </w:t>
      </w:r>
      <w:r w:rsidRPr="002664CC">
        <w:t xml:space="preserve">biedt de modelleringstaal waarmee </w:t>
      </w:r>
      <w:r>
        <w:t>een</w:t>
      </w:r>
      <w:r w:rsidRPr="002664CC">
        <w:t xml:space="preserve"> informatiemodel gemaakt, gelezen en begrepen kan worden. Het doel hiervan is</w:t>
      </w:r>
      <w:r>
        <w:t>:</w:t>
      </w:r>
    </w:p>
    <w:p w14:paraId="2767DF95" w14:textId="77777777" w:rsidR="00F81D8E" w:rsidRPr="00807395" w:rsidRDefault="00F81D8E" w:rsidP="00F81D8E">
      <w:pPr>
        <w:pStyle w:val="Lijstalinea"/>
        <w:numPr>
          <w:ilvl w:val="0"/>
          <w:numId w:val="27"/>
        </w:numPr>
        <w:rPr>
          <w:rFonts w:asciiTheme="minorHAnsi" w:hAnsiTheme="minorHAnsi"/>
        </w:rPr>
      </w:pPr>
      <w:r w:rsidRPr="00872C02">
        <w:t xml:space="preserve">de leesbaarheid en eenduidigheid van informatiemodellen te vergroten; </w:t>
      </w:r>
    </w:p>
    <w:p w14:paraId="56F90DE7" w14:textId="77777777" w:rsidR="00F81D8E" w:rsidRPr="00807395" w:rsidRDefault="00F81D8E" w:rsidP="00F81D8E">
      <w:pPr>
        <w:pStyle w:val="Lijstalinea"/>
        <w:numPr>
          <w:ilvl w:val="0"/>
          <w:numId w:val="27"/>
        </w:numPr>
      </w:pPr>
      <w:r w:rsidRPr="00807395">
        <w:t>informatiemodellen op zowel conceptueel als op logisch niveau te kunnen opstellen (zie par. 1.4);</w:t>
      </w:r>
    </w:p>
    <w:p w14:paraId="2B97284B" w14:textId="77777777" w:rsidR="00F81D8E" w:rsidRPr="000E1125" w:rsidRDefault="00F81D8E" w:rsidP="00F81D8E">
      <w:pPr>
        <w:pStyle w:val="Lijstalinea"/>
        <w:numPr>
          <w:ilvl w:val="0"/>
          <w:numId w:val="27"/>
        </w:numPr>
        <w:rPr>
          <w:rFonts w:asciiTheme="minorHAnsi" w:hAnsiTheme="minorHAnsi"/>
        </w:rPr>
      </w:pPr>
      <w:r w:rsidRPr="00872C02">
        <w:t>informatiemodellen goed aan elkaar te ku</w:t>
      </w:r>
      <w:r w:rsidRPr="00DE1D71">
        <w:t xml:space="preserve">nnen koppelen op conceptueel </w:t>
      </w:r>
      <w:r>
        <w:t xml:space="preserve">en logisch </w:t>
      </w:r>
      <w:r w:rsidRPr="00DE1D71">
        <w:t xml:space="preserve">niveau; </w:t>
      </w:r>
    </w:p>
    <w:p w14:paraId="60F182C3" w14:textId="77777777" w:rsidR="00F81D8E" w:rsidRPr="000E1125" w:rsidRDefault="00F81D8E" w:rsidP="00F81D8E">
      <w:pPr>
        <w:pStyle w:val="Lijstalinea"/>
        <w:numPr>
          <w:ilvl w:val="0"/>
          <w:numId w:val="27"/>
        </w:numPr>
        <w:rPr>
          <w:rFonts w:asciiTheme="minorHAnsi" w:hAnsiTheme="minorHAnsi"/>
        </w:rPr>
      </w:pPr>
      <w:r w:rsidRPr="00872C02">
        <w:t xml:space="preserve">tooling te kunnen </w:t>
      </w:r>
      <w:r>
        <w:t xml:space="preserve">ontwikkelen en </w:t>
      </w:r>
      <w:r w:rsidRPr="00872C02">
        <w:t>(her)gebruiken</w:t>
      </w:r>
      <w:r>
        <w:t xml:space="preserve"> voor resp.</w:t>
      </w:r>
      <w:r w:rsidRPr="00872C02">
        <w:t xml:space="preserve"> door alle partijen die kiezen voor dit metamodel; </w:t>
      </w:r>
    </w:p>
    <w:p w14:paraId="2C32518D" w14:textId="77777777" w:rsidR="00F81D8E" w:rsidRPr="000E1125" w:rsidRDefault="00F81D8E" w:rsidP="00F81D8E">
      <w:pPr>
        <w:pStyle w:val="Lijstalinea"/>
        <w:numPr>
          <w:ilvl w:val="0"/>
          <w:numId w:val="27"/>
        </w:numPr>
        <w:rPr>
          <w:rFonts w:asciiTheme="minorHAnsi" w:hAnsiTheme="minorHAnsi"/>
        </w:rPr>
      </w:pPr>
      <w:r w:rsidRPr="00872C02">
        <w:t xml:space="preserve">kennis uit verschillende organisaties te bundelen; </w:t>
      </w:r>
    </w:p>
    <w:p w14:paraId="216F587B" w14:textId="77777777" w:rsidR="00F81D8E" w:rsidRPr="007F49F5" w:rsidRDefault="00F81D8E" w:rsidP="00F81D8E">
      <w:pPr>
        <w:pStyle w:val="Lijstalinea"/>
        <w:numPr>
          <w:ilvl w:val="0"/>
          <w:numId w:val="27"/>
        </w:numPr>
        <w:rPr>
          <w:rFonts w:asciiTheme="minorHAnsi" w:hAnsiTheme="minorHAnsi"/>
        </w:rPr>
      </w:pPr>
      <w:r w:rsidRPr="00872C02">
        <w:t>en in het</w:t>
      </w:r>
      <w:r w:rsidRPr="00DE1D71">
        <w:t xml:space="preserve"> verlengde hiervan,</w:t>
      </w:r>
      <w:r>
        <w:t xml:space="preserve"> om op </w:t>
      </w:r>
      <w:r w:rsidRPr="007F49F5">
        <w:t xml:space="preserve">een </w:t>
      </w:r>
      <w:r>
        <w:t xml:space="preserve">meer </w:t>
      </w:r>
      <w:r w:rsidRPr="007F49F5">
        <w:t xml:space="preserve">geautomatiseerde werkwijze sneller en beter voorspelbaar uitwisselingsstandaarden op kunnen stellen. </w:t>
      </w:r>
      <w:r>
        <w:t>en</w:t>
      </w:r>
      <w:r w:rsidRPr="00DE1D71">
        <w:t xml:space="preserve"> </w:t>
      </w:r>
    </w:p>
    <w:p w14:paraId="47A21A62" w14:textId="77777777" w:rsidR="00F81D8E" w:rsidRPr="000E1125" w:rsidRDefault="00F81D8E" w:rsidP="00F81D8E">
      <w:pPr>
        <w:pStyle w:val="Lijstalinea"/>
        <w:numPr>
          <w:ilvl w:val="0"/>
          <w:numId w:val="27"/>
        </w:numPr>
        <w:rPr>
          <w:rFonts w:asciiTheme="minorHAnsi" w:hAnsiTheme="minorHAnsi"/>
        </w:rPr>
      </w:pPr>
      <w:r w:rsidRPr="00DE1D71">
        <w:t>om interoperabiliteit tussen registraties te bevorderen.</w:t>
      </w:r>
    </w:p>
    <w:p w14:paraId="30DB082E" w14:textId="77777777" w:rsidR="00F81D8E" w:rsidRPr="00872C02" w:rsidRDefault="00F81D8E" w:rsidP="00F81D8E"/>
    <w:p w14:paraId="5DD599BC" w14:textId="77777777" w:rsidR="00F81D8E" w:rsidRDefault="00F81D8E" w:rsidP="00F81D8E">
      <w:r>
        <w:t>Voor i</w:t>
      </w:r>
      <w:r w:rsidRPr="002664CC">
        <w:t xml:space="preserve">nformatiemodellen die op basis van dit metamodel zijn beschreven </w:t>
      </w:r>
      <w:r>
        <w:t xml:space="preserve">geldt: </w:t>
      </w:r>
    </w:p>
    <w:p w14:paraId="6677B702" w14:textId="77777777" w:rsidR="00F81D8E" w:rsidRDefault="00F81D8E" w:rsidP="00F81D8E">
      <w:pPr>
        <w:pStyle w:val="Lijstalinea"/>
        <w:numPr>
          <w:ilvl w:val="0"/>
          <w:numId w:val="28"/>
        </w:numPr>
      </w:pPr>
      <w:r>
        <w:t xml:space="preserve">ze </w:t>
      </w:r>
      <w:r w:rsidRPr="002664CC">
        <w:t xml:space="preserve">zijn </w:t>
      </w:r>
      <w:r>
        <w:t xml:space="preserve">eenduidig te interpreteren en goed </w:t>
      </w:r>
      <w:r w:rsidRPr="002664CC">
        <w:t>te vergelijken</w:t>
      </w:r>
      <w:r>
        <w:t xml:space="preserve">; </w:t>
      </w:r>
    </w:p>
    <w:p w14:paraId="19B4AF48" w14:textId="77777777" w:rsidR="00F81D8E" w:rsidRDefault="00F81D8E" w:rsidP="00F81D8E">
      <w:pPr>
        <w:pStyle w:val="Lijstalinea"/>
        <w:numPr>
          <w:ilvl w:val="0"/>
          <w:numId w:val="28"/>
        </w:numPr>
      </w:pPr>
      <w:r>
        <w:t xml:space="preserve">er kan </w:t>
      </w:r>
      <w:r w:rsidRPr="002664CC">
        <w:t xml:space="preserve">documentatie </w:t>
      </w:r>
      <w:r>
        <w:t xml:space="preserve">mee opgesteld of gegenereerd worden welke geschikt is voor publicatie; </w:t>
      </w:r>
    </w:p>
    <w:p w14:paraId="43B511AE" w14:textId="77777777" w:rsidR="00F81D8E" w:rsidRDefault="00F81D8E" w:rsidP="00F81D8E">
      <w:pPr>
        <w:pStyle w:val="Lijstalinea"/>
        <w:numPr>
          <w:ilvl w:val="0"/>
          <w:numId w:val="28"/>
        </w:numPr>
      </w:pPr>
      <w:r>
        <w:t xml:space="preserve">ze kunnen als basis gebruikt worden voor (bij voorkeur </w:t>
      </w:r>
      <w:r w:rsidRPr="002664CC">
        <w:t>model-driven generatie van</w:t>
      </w:r>
      <w:r>
        <w:t>)</w:t>
      </w:r>
      <w:r w:rsidRPr="002664CC">
        <w:t xml:space="preserve"> afgeleide </w:t>
      </w:r>
      <w:r>
        <w:t>modellen en producten voor een specifiek toepassingsgebied/domein zoals bijvoorbeeld NEN3610 of het gemeentelijke domein;</w:t>
      </w:r>
    </w:p>
    <w:p w14:paraId="147426B7" w14:textId="77777777" w:rsidR="00F81D8E" w:rsidRPr="007069C8" w:rsidRDefault="00F81D8E" w:rsidP="00F81D8E">
      <w:pPr>
        <w:pStyle w:val="Lijstalinea"/>
        <w:numPr>
          <w:ilvl w:val="0"/>
          <w:numId w:val="28"/>
        </w:numPr>
      </w:pPr>
      <w:r>
        <w:t xml:space="preserve">ze kunnen als basis gebruikt worden voor (bij voorkeur </w:t>
      </w:r>
      <w:r w:rsidRPr="002664CC">
        <w:t>model-driven generatie van</w:t>
      </w:r>
      <w:r>
        <w:t>)</w:t>
      </w:r>
      <w:r w:rsidRPr="002664CC">
        <w:t xml:space="preserve"> afgeleide </w:t>
      </w:r>
      <w:r>
        <w:t xml:space="preserve">modellen voor specifieke </w:t>
      </w:r>
      <w:r w:rsidRPr="00872C02">
        <w:rPr>
          <w:rFonts w:asciiTheme="minorHAnsi" w:hAnsiTheme="minorHAnsi"/>
          <w:sz w:val="22"/>
          <w:szCs w:val="22"/>
          <w:lang w:eastAsia="en-US"/>
        </w:rPr>
        <w:t>services en informatieproducten</w:t>
      </w:r>
      <w:r>
        <w:rPr>
          <w:rFonts w:asciiTheme="minorHAnsi" w:hAnsiTheme="minorHAnsi"/>
          <w:sz w:val="22"/>
          <w:szCs w:val="22"/>
          <w:lang w:eastAsia="en-US"/>
        </w:rPr>
        <w:t xml:space="preserve"> </w:t>
      </w:r>
      <w:r>
        <w:t>(implementatieschema’s, registers, validatieservices e.d.)</w:t>
      </w:r>
      <w:r w:rsidRPr="00DE1D71">
        <w:rPr>
          <w:rFonts w:asciiTheme="minorHAnsi" w:hAnsiTheme="minorHAnsi"/>
          <w:sz w:val="22"/>
          <w:szCs w:val="22"/>
          <w:lang w:eastAsia="en-US"/>
        </w:rPr>
        <w:t xml:space="preserve">.  </w:t>
      </w:r>
    </w:p>
    <w:p w14:paraId="1967819B" w14:textId="77777777" w:rsidR="00F81D8E" w:rsidRPr="00626DE0" w:rsidRDefault="00F81D8E" w:rsidP="00F81D8E">
      <w:pPr>
        <w:pStyle w:val="Kop2"/>
      </w:pPr>
      <w:bookmarkStart w:id="17" w:name="_Toc485712837"/>
      <w:r>
        <w:t xml:space="preserve">1.2 </w:t>
      </w:r>
      <w:r w:rsidRPr="00626DE0">
        <w:t>Doelgroep</w:t>
      </w:r>
      <w:bookmarkEnd w:id="17"/>
    </w:p>
    <w:p w14:paraId="32E3D81F" w14:textId="77777777" w:rsidR="00F81D8E" w:rsidRDefault="00F81D8E" w:rsidP="00F81D8E">
      <w:r>
        <w:t xml:space="preserve">Dit document is primair bestemd voor informatiearchitecten die deze informatiemodellen maken; informatieanalisten die willen weten wat de betekenis en definitie van informatieobjecten is, en mensen die model-driven verder werken op basis van het informatiemodel en er implementaties van maken. Kennis van informatiemodellering is een vereiste. Enige kennis van UML is een pré maar niet noodzakelijk. </w:t>
      </w:r>
      <w:r w:rsidRPr="00626DE0">
        <w:rPr>
          <w:rFonts w:asciiTheme="minorHAnsi" w:hAnsiTheme="minorHAnsi"/>
          <w:sz w:val="22"/>
          <w:szCs w:val="22"/>
          <w:lang w:eastAsia="en-US"/>
        </w:rPr>
        <w:t xml:space="preserve">Dit metamodel richt zich in het bijzonder op </w:t>
      </w:r>
      <w:r>
        <w:rPr>
          <w:rFonts w:asciiTheme="minorHAnsi" w:hAnsiTheme="minorHAnsi"/>
          <w:sz w:val="22"/>
          <w:szCs w:val="22"/>
          <w:lang w:eastAsia="en-US"/>
        </w:rPr>
        <w:t xml:space="preserve">de informatievoorziening </w:t>
      </w:r>
      <w:r w:rsidRPr="00626DE0">
        <w:rPr>
          <w:rFonts w:asciiTheme="minorHAnsi" w:hAnsiTheme="minorHAnsi"/>
          <w:sz w:val="22"/>
          <w:szCs w:val="22"/>
          <w:lang w:eastAsia="en-US"/>
        </w:rPr>
        <w:t xml:space="preserve">binnen het overheidsdomein, al is het ook in bredere context inzetbaar. </w:t>
      </w:r>
    </w:p>
    <w:p w14:paraId="5D51CA3A" w14:textId="77777777" w:rsidR="00F81D8E" w:rsidRPr="00626DE0" w:rsidRDefault="00F81D8E" w:rsidP="00F81D8E">
      <w:pPr>
        <w:pStyle w:val="Kop2"/>
      </w:pPr>
      <w:bookmarkStart w:id="18" w:name="_Toc485712838"/>
      <w:r>
        <w:lastRenderedPageBreak/>
        <w:t xml:space="preserve">1.3 </w:t>
      </w:r>
      <w:r w:rsidRPr="00626DE0">
        <w:t>Leeswijzer</w:t>
      </w:r>
      <w:bookmarkEnd w:id="18"/>
    </w:p>
    <w:p w14:paraId="25C7FD9F" w14:textId="77777777" w:rsidR="00F81D8E" w:rsidRDefault="00F81D8E" w:rsidP="00F81D8E">
      <w:r>
        <w:t xml:space="preserve">Het metamodel beschrijven we in drie hoofdstukken en een bijlage. </w:t>
      </w:r>
    </w:p>
    <w:p w14:paraId="04597B7B" w14:textId="77777777" w:rsidR="00F81D8E" w:rsidRDefault="00F81D8E" w:rsidP="00F81D8E"/>
    <w:p w14:paraId="77E2D26E" w14:textId="77777777" w:rsidR="00F81D8E" w:rsidRDefault="00F81D8E" w:rsidP="00F81D8E">
      <w:r>
        <w:t xml:space="preserve">Lees dit hoofdstuk (1 – Inleiding) verder voor inzicht in wat we onder een informatiemodel en onder een metamodel verstaan, hoe deze de modellen zich verhouden tot UML en de vier lagen metamodel architectuur van de Object Management Group (OMG), en welke standaarden worden toegepast. </w:t>
      </w:r>
    </w:p>
    <w:p w14:paraId="53AFC15E" w14:textId="77777777" w:rsidR="00F81D8E" w:rsidRDefault="00F81D8E" w:rsidP="00F81D8E"/>
    <w:p w14:paraId="189A1349" w14:textId="77777777" w:rsidR="00F81D8E" w:rsidRDefault="00F81D8E" w:rsidP="00F81D8E">
      <w:r>
        <w:t xml:space="preserve">Hoofstuk 2 – Metamodel bevat de beschrijving van alle bouwstenen c.q. de modelelementen van het metamodel, in de vorm van definities en specificaties. Ook beschrijft dit hoofdstuk hoe het metamodel zich verhoudt tot het UML metamodel, </w:t>
      </w:r>
      <w:r w:rsidRPr="00C734A5">
        <w:t>welke uitbreidingen c.q.  verbijzonderingen van het UML metamodel</w:t>
      </w:r>
      <w:r>
        <w:t xml:space="preserve"> zijn aangebracht. De b</w:t>
      </w:r>
      <w:r w:rsidRPr="00C734A5">
        <w:t xml:space="preserve">etekenis </w:t>
      </w:r>
      <w:r>
        <w:t xml:space="preserve">en toelichting </w:t>
      </w:r>
      <w:r w:rsidRPr="00C734A5">
        <w:t>van de modelelementen van het metamodel</w:t>
      </w:r>
      <w:r>
        <w:t xml:space="preserve"> vormt het materiaal</w:t>
      </w:r>
      <w:r w:rsidRPr="00C734A5">
        <w:t xml:space="preserve"> waar</w:t>
      </w:r>
      <w:r>
        <w:t>mee</w:t>
      </w:r>
      <w:r w:rsidRPr="00C734A5">
        <w:t xml:space="preserve"> een uitputtende model</w:t>
      </w:r>
      <w:r>
        <w:t>specific</w:t>
      </w:r>
      <w:r w:rsidRPr="00C734A5">
        <w:t>atie kan worden opgesteld</w:t>
      </w:r>
      <w:r>
        <w:t>.</w:t>
      </w:r>
    </w:p>
    <w:p w14:paraId="69E28CB7" w14:textId="77777777" w:rsidR="00F81D8E" w:rsidRDefault="00F81D8E" w:rsidP="00F81D8E"/>
    <w:p w14:paraId="333D4756" w14:textId="77777777" w:rsidR="00F81D8E" w:rsidRDefault="00F81D8E" w:rsidP="00F81D8E">
      <w:r>
        <w:t xml:space="preserve">In hoofdstuk 3 – ‘Overige afspraken en regels’ gaan we in detail in op een aantal aspecten. Het is een uitgebreidere toelichting, in aanvulling op hoofdstuk 2, bestaande uit nadere afspraken, regels, richtlijnen en aanbevelingen bij het toepassen van het metamodel. </w:t>
      </w:r>
    </w:p>
    <w:p w14:paraId="50E67593" w14:textId="77777777" w:rsidR="00F81D8E" w:rsidRDefault="00F81D8E" w:rsidP="00F81D8E"/>
    <w:p w14:paraId="34395F3F" w14:textId="11F8BF97" w:rsidR="00F81D8E" w:rsidRPr="00B30EFB" w:rsidRDefault="00F81D8E" w:rsidP="00F81D8E">
      <w:r>
        <w:t xml:space="preserve">Bijlage </w:t>
      </w:r>
      <w:r w:rsidR="00280111">
        <w:t>3</w:t>
      </w:r>
      <w:r>
        <w:t xml:space="preserve"> verschaft een overzicht van alle bouwstenen en metadata-elementen en het al dan niet van toepassing zijn daarvan in een conceptueel dan wel een logisch informatiemodel. </w:t>
      </w:r>
    </w:p>
    <w:p w14:paraId="7BABE9EC" w14:textId="77777777" w:rsidR="00F81D8E" w:rsidRDefault="00F81D8E" w:rsidP="00F81D8E">
      <w:pPr>
        <w:contextualSpacing w:val="0"/>
        <w:rPr>
          <w:rFonts w:eastAsia="Calibri"/>
          <w:b/>
          <w:bCs/>
          <w:color w:val="003359"/>
          <w:sz w:val="22"/>
          <w:szCs w:val="24"/>
          <w:lang w:eastAsia="en-US"/>
        </w:rPr>
      </w:pPr>
    </w:p>
    <w:p w14:paraId="0D3A0EB4" w14:textId="77777777" w:rsidR="00F81D8E" w:rsidRPr="0021585E" w:rsidRDefault="00F81D8E" w:rsidP="00F81D8E">
      <w:pPr>
        <w:pStyle w:val="Kop2"/>
      </w:pPr>
      <w:bookmarkStart w:id="19" w:name="_Toc474832723"/>
      <w:bookmarkStart w:id="20" w:name="_Toc485712839"/>
      <w:r>
        <w:t>1.4 Wat is een i</w:t>
      </w:r>
      <w:r w:rsidRPr="00C97C20">
        <w:t>nformatiemodel</w:t>
      </w:r>
      <w:bookmarkEnd w:id="19"/>
      <w:bookmarkEnd w:id="20"/>
    </w:p>
    <w:p w14:paraId="0ECAFC26" w14:textId="77777777" w:rsidR="00F81D8E" w:rsidRDefault="00F81D8E" w:rsidP="00F81D8E">
      <w:pPr>
        <w:pStyle w:val="Tekstzonderopmaak"/>
      </w:pPr>
      <w:bookmarkStart w:id="21" w:name="_Toc474832724"/>
      <w:r>
        <w:t xml:space="preserve">Een informatiemodel beschrijft de structuur, semantiek en de eigenschappen van informatie over dingen in de werkelijkheid. </w:t>
      </w:r>
      <w:r w:rsidRPr="0035095C">
        <w:t xml:space="preserve">Met semantiek wordt de betekenis en definitie van de informatie </w:t>
      </w:r>
      <w:r>
        <w:t xml:space="preserve">over ‘het ding’ </w:t>
      </w:r>
      <w:r w:rsidRPr="0035095C">
        <w:t>bedoeld, onafhankelijk van een mogelijke implementatie of toepassingsomgeving. Er worden dus geen regels toegepast die gerelateerd zijn aan de manier waarop de gegevens ingewonnen, opgeslagen, beheerd en uitgewisseld worden.</w:t>
      </w:r>
      <w:r>
        <w:t xml:space="preserve"> Die beschrijving heeft de vorm van een model dat een gestructureerde weergave is van die werkelijkheid.</w:t>
      </w:r>
      <w:r w:rsidRPr="009A7FC5">
        <w:t xml:space="preserve"> </w:t>
      </w:r>
      <w:r>
        <w:t>Een dergelijk model</w:t>
      </w:r>
      <w:r w:rsidRPr="009A7FC5">
        <w:t xml:space="preserve"> is noodzakelijk om deze informatie te kunnen beheren en gebruiken (door mensen en machines) </w:t>
      </w:r>
      <w:r>
        <w:t xml:space="preserve">bij het communiceren over deze werkelijkheid, </w:t>
      </w:r>
      <w:r w:rsidRPr="009A7FC5">
        <w:t>in registraties</w:t>
      </w:r>
      <w:r>
        <w:rPr>
          <w:rStyle w:val="Voetnootmarkering"/>
        </w:rPr>
        <w:footnoteReference w:id="2"/>
      </w:r>
      <w:r>
        <w:t xml:space="preserve"> </w:t>
      </w:r>
      <w:r w:rsidRPr="009A7FC5">
        <w:t>of anderszins</w:t>
      </w:r>
      <w:r>
        <w:t xml:space="preserve">, zoals het specificeren van de tussen registraties uit te wisselen gegevens of van de te bevragen informatie uit een registratie.  </w:t>
      </w:r>
    </w:p>
    <w:p w14:paraId="1C37FA20" w14:textId="77777777" w:rsidR="00F81D8E" w:rsidRDefault="00F81D8E" w:rsidP="00F81D8E">
      <w:pPr>
        <w:pStyle w:val="Tekstzonderopmaak"/>
      </w:pPr>
    </w:p>
    <w:p w14:paraId="2A835992" w14:textId="77777777" w:rsidR="00F81D8E" w:rsidRDefault="00F81D8E" w:rsidP="00F81D8E">
      <w:pPr>
        <w:pStyle w:val="Tekstzonderopmaak"/>
      </w:pPr>
      <w:r>
        <w:t xml:space="preserve">Het beschrijven vindt plaats door de informatie te modelleren naar objecttypen en de kenmerken daarvan naar attribuutsoorten van die objecttypen en relaties tussen die objecttypen. Alleen dingen en kenmerken die relevant zijn voor een bepaald domein worden in het informatiemodel beschreven, zoals gebouwen binnen het domein Basisregistratie Topografie en personen binnen het domein Basisregistratie Personen. </w:t>
      </w:r>
      <w:r w:rsidRPr="0035095C">
        <w:t xml:space="preserve">Een domein kan van alles zijn maar in het kader van dit metamodel </w:t>
      </w:r>
      <w:r>
        <w:t>gaat</w:t>
      </w:r>
      <w:r w:rsidRPr="0035095C">
        <w:t xml:space="preserve"> het</w:t>
      </w:r>
      <w:r>
        <w:t xml:space="preserve"> om</w:t>
      </w:r>
      <w:r w:rsidRPr="0035095C">
        <w:t xml:space="preserve"> </w:t>
      </w:r>
      <w:r>
        <w:t>(</w:t>
      </w:r>
      <w:r w:rsidRPr="0035095C">
        <w:t>beleids</w:t>
      </w:r>
      <w:r>
        <w:t>)</w:t>
      </w:r>
      <w:r w:rsidRPr="0035095C">
        <w:t>sectoren die omwille van bestuurlijke en beheersmatige redenen geïdentificeerd en georganiseerd zijn. Voorbeelden: ruimtelijke ordening, grootschalige topografie, kadastrale informatie of gemeentelijk domein.</w:t>
      </w:r>
    </w:p>
    <w:p w14:paraId="0C0FF582" w14:textId="77777777" w:rsidR="00F81D8E" w:rsidRDefault="00F81D8E" w:rsidP="00F81D8E">
      <w:pPr>
        <w:pStyle w:val="Tekstzonderopmaak"/>
      </w:pPr>
    </w:p>
    <w:p w14:paraId="5B4A29EE" w14:textId="77777777" w:rsidR="00F81D8E" w:rsidRDefault="00F81D8E" w:rsidP="00F81D8E">
      <w:pPr>
        <w:pStyle w:val="Tekstzonderopmaak"/>
      </w:pPr>
      <w:r w:rsidRPr="00FE793D">
        <w:t>Objecttypen in een informatiemodel representeren dingen in de werkelijkheid</w:t>
      </w:r>
      <w:r>
        <w:t xml:space="preserve">. De volgende tekst beschrijft hoe dingen in de werkelijkheid zich verhouden tot het informatiemodel. We visualiseren dat in onderstaande figuur voor de situatie dat er een, van het informatiemodel  afgeleide, registratie is. </w:t>
      </w:r>
    </w:p>
    <w:p w14:paraId="47378805" w14:textId="77777777" w:rsidR="00F81D8E" w:rsidRDefault="00F81D8E" w:rsidP="00F81D8E">
      <w:pPr>
        <w:pStyle w:val="Tekstzonderopmaak"/>
      </w:pPr>
      <w:r>
        <w:rPr>
          <w:noProof/>
          <w:lang w:eastAsia="nl-NL"/>
        </w:rPr>
        <w:lastRenderedPageBreak/>
        <w:drawing>
          <wp:anchor distT="0" distB="0" distL="114300" distR="114300" simplePos="0" relativeHeight="251664896" behindDoc="0" locked="0" layoutInCell="1" allowOverlap="1" wp14:anchorId="47D271CB" wp14:editId="6F644120">
            <wp:simplePos x="0" y="0"/>
            <wp:positionH relativeFrom="column">
              <wp:posOffset>2392045</wp:posOffset>
            </wp:positionH>
            <wp:positionV relativeFrom="paragraph">
              <wp:posOffset>111760</wp:posOffset>
            </wp:positionV>
            <wp:extent cx="3896360" cy="303847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360" cy="3038475"/>
                    </a:xfrm>
                    <a:prstGeom prst="rect">
                      <a:avLst/>
                    </a:prstGeom>
                    <a:noFill/>
                  </pic:spPr>
                </pic:pic>
              </a:graphicData>
            </a:graphic>
            <wp14:sizeRelH relativeFrom="margin">
              <wp14:pctWidth>0</wp14:pctWidth>
            </wp14:sizeRelH>
            <wp14:sizeRelV relativeFrom="margin">
              <wp14:pctHeight>0</wp14:pctHeight>
            </wp14:sizeRelV>
          </wp:anchor>
        </w:drawing>
      </w:r>
    </w:p>
    <w:p w14:paraId="386A0B9F" w14:textId="77777777" w:rsidR="00F81D8E" w:rsidRDefault="00F81D8E" w:rsidP="00F81D8E">
      <w:pPr>
        <w:pStyle w:val="Tekstzonderopmaak"/>
      </w:pPr>
      <w:r>
        <w:t xml:space="preserve">Jan en Katrien zijn bijvoorbeeld ‘dingen in de werkelijkheid’. Zij hebben bepaalde kenmerken, zoals een naam en een geboortedatum. In een informatiemodel komen Jan en Piet niet voor. Ook hun gegevens, zoals het feit dat 10-10-1970 de geboortedatum van Jan is, komt niet voor. </w:t>
      </w:r>
    </w:p>
    <w:p w14:paraId="574CAA80" w14:textId="77777777" w:rsidR="00F81D8E" w:rsidRDefault="00F81D8E" w:rsidP="00F81D8E">
      <w:pPr>
        <w:pStyle w:val="Tekstzonderopmaak"/>
      </w:pPr>
    </w:p>
    <w:p w14:paraId="3335E53D" w14:textId="77777777" w:rsidR="00F81D8E" w:rsidRDefault="00F81D8E" w:rsidP="00F81D8E">
      <w:pPr>
        <w:pStyle w:val="Tekstzonderopmaak"/>
      </w:pPr>
      <w:r>
        <w:t xml:space="preserve">In de context van het informatiemodel worden Jan en Katrien gezien als </w:t>
      </w:r>
      <w:r w:rsidRPr="00D14ADF">
        <w:rPr>
          <w:i/>
        </w:rPr>
        <w:t>objecten</w:t>
      </w:r>
      <w:r>
        <w:t xml:space="preserve"> binnen een domein. In het informatiemodel is het </w:t>
      </w:r>
      <w:r w:rsidRPr="00D14ADF">
        <w:rPr>
          <w:u w:val="single"/>
        </w:rPr>
        <w:t>objecttype</w:t>
      </w:r>
      <w:r>
        <w:t xml:space="preserve"> Persoon gedefinieerd en Jan en Piet zijn dus objecten van het objecttype Persoon. </w:t>
      </w:r>
    </w:p>
    <w:p w14:paraId="35A82EDA" w14:textId="77777777" w:rsidR="00F81D8E" w:rsidRDefault="00F81D8E" w:rsidP="00F81D8E">
      <w:pPr>
        <w:pStyle w:val="Tekstzonderopmaak"/>
      </w:pPr>
    </w:p>
    <w:p w14:paraId="101A24EF" w14:textId="77777777" w:rsidR="00F81D8E" w:rsidRDefault="00F81D8E" w:rsidP="00F81D8E">
      <w:pPr>
        <w:pStyle w:val="Tekstzonderopmaak"/>
      </w:pPr>
      <w:r>
        <w:t xml:space="preserve">De </w:t>
      </w:r>
      <w:r w:rsidRPr="00D14ADF">
        <w:rPr>
          <w:i/>
        </w:rPr>
        <w:t>kenmerken</w:t>
      </w:r>
      <w:r>
        <w:t xml:space="preserve"> zoals de naam en geboortedatum </w:t>
      </w:r>
      <w:r w:rsidRPr="00A07C58">
        <w:t xml:space="preserve">maar bijvoorbeeld ook identificatie en registratietijdstip </w:t>
      </w:r>
      <w:r>
        <w:t xml:space="preserve">worden gezien als attributen van dit objecttype. We noemen  een dergelijk kenmerk een </w:t>
      </w:r>
      <w:r w:rsidRPr="00D14ADF">
        <w:rPr>
          <w:u w:val="single"/>
        </w:rPr>
        <w:t>attribuutsoort</w:t>
      </w:r>
      <w:r>
        <w:t xml:space="preserve">. Sommige kenmerken, zoals het gegeven dat Jan getrouwd is met Katrien, modelleren we door middel van  een relatiesoort tussen objecttypen, in dit geval van Persoon met zichzelf. </w:t>
      </w:r>
    </w:p>
    <w:p w14:paraId="5607A017" w14:textId="77777777" w:rsidR="00F81D8E" w:rsidRDefault="00F81D8E" w:rsidP="00F81D8E">
      <w:pPr>
        <w:pStyle w:val="Tekstzonderopmaak"/>
      </w:pPr>
    </w:p>
    <w:p w14:paraId="7D958631" w14:textId="77777777" w:rsidR="00F81D8E" w:rsidRDefault="00F81D8E" w:rsidP="00F81D8E">
      <w:pPr>
        <w:pStyle w:val="Tekstzonderopmaak"/>
      </w:pPr>
      <w:r>
        <w:t xml:space="preserve">In de van het informatiemodel afgeleide registratie kunnen vervolgens de objecten Jan en Katrien en de gegevens ervan, zoals de geboortedatum 10-10-1970,  worden vastgelegd. </w:t>
      </w:r>
    </w:p>
    <w:p w14:paraId="6C49FEF5" w14:textId="77777777" w:rsidR="00F81D8E" w:rsidRPr="0035095C" w:rsidRDefault="00F81D8E" w:rsidP="00F81D8E">
      <w:pPr>
        <w:spacing w:line="240" w:lineRule="auto"/>
        <w:rPr>
          <w:rFonts w:ascii="Calibri" w:eastAsia="Calibri" w:hAnsi="Calibri" w:cs="Consolas"/>
          <w:b/>
        </w:rPr>
      </w:pPr>
    </w:p>
    <w:p w14:paraId="6DC6F244" w14:textId="77777777" w:rsidR="00F81D8E" w:rsidRPr="00D85779" w:rsidRDefault="00F81D8E" w:rsidP="00F81D8E">
      <w:pPr>
        <w:pStyle w:val="Tekstzonderopmaak"/>
      </w:pPr>
      <w:r w:rsidRPr="0035095C">
        <w:t>Als een andere registratie op haar eigen manier tegen dezelfde ‘Jan uit de werkelijkheid’ aankijkt, dan is ook in die registratie een (eigen, apart) object voor Jan aanwezig en Jan kan in dit (eigen, apart) informatiemodel anders gemodelleerd zijn. Beide objecten Jan representeren natuurlijk dezelfde ‘Jan uit de werkelijkheid’, vanuit het perspectief van het eigen domein bekeken.</w:t>
      </w:r>
    </w:p>
    <w:p w14:paraId="0448FEE3" w14:textId="77777777" w:rsidR="00F81D8E" w:rsidRPr="0035095C" w:rsidRDefault="00F81D8E" w:rsidP="00F81D8E">
      <w:pPr>
        <w:spacing w:line="240" w:lineRule="auto"/>
        <w:rPr>
          <w:rFonts w:ascii="Calibri" w:eastAsia="Calibri" w:hAnsi="Calibri" w:cs="Consolas"/>
          <w:b/>
        </w:rPr>
      </w:pPr>
    </w:p>
    <w:p w14:paraId="7F66F864" w14:textId="68C64618" w:rsidR="00F81D8E" w:rsidRPr="00EA7BD9" w:rsidRDefault="00614E09" w:rsidP="00977531">
      <w:pPr>
        <w:pStyle w:val="Kop2"/>
      </w:pPr>
      <w:bookmarkStart w:id="22" w:name="_Toc485712840"/>
      <w:r>
        <w:t>1.</w:t>
      </w:r>
      <w:r w:rsidR="004A1CC1">
        <w:t>5</w:t>
      </w:r>
      <w:r>
        <w:t xml:space="preserve"> </w:t>
      </w:r>
      <w:r w:rsidR="00F81D8E" w:rsidRPr="00EA7BD9">
        <w:t>Typen informatiemodellen</w:t>
      </w:r>
      <w:bookmarkEnd w:id="22"/>
    </w:p>
    <w:p w14:paraId="2C5421CB" w14:textId="21F4EB00" w:rsidR="00F81D8E" w:rsidRPr="00D85779" w:rsidRDefault="00F81D8E" w:rsidP="00F81D8E">
      <w:pPr>
        <w:pStyle w:val="Tekstzonderopmaak"/>
      </w:pPr>
      <w:r w:rsidRPr="00D85779">
        <w:t>Zoals hiervoor uiteengezet beschrijft een informatiemodel de werkelijkheid. In de praktijk blijken hier niveaus in te bestaan, variërend van een zo getrouw mogelijke beschrijving van die werkelijkheid tot een specificatie van de wijze van vastlegging van die werkelijkheid in een database of uitwisselformaat. Veelal worden vier niveaus onderscheiden</w:t>
      </w:r>
      <w:r w:rsidRPr="00D85779">
        <w:rPr>
          <w:vertAlign w:val="superscript"/>
        </w:rPr>
        <w:footnoteReference w:id="3"/>
      </w:r>
      <w:r w:rsidRPr="00D85779">
        <w:t xml:space="preserve">: </w:t>
      </w:r>
      <w:r w:rsidR="00614E09">
        <w:br/>
      </w:r>
    </w:p>
    <w:p w14:paraId="32A14030" w14:textId="1A95E05D" w:rsidR="00F81D8E" w:rsidRPr="00907DF8" w:rsidRDefault="00F81D8E" w:rsidP="00F81D8E">
      <w:pPr>
        <w:pStyle w:val="Lijstalinea"/>
        <w:numPr>
          <w:ilvl w:val="0"/>
          <w:numId w:val="36"/>
        </w:numPr>
        <w:spacing w:line="240" w:lineRule="auto"/>
        <w:rPr>
          <w:rFonts w:ascii="Calibri" w:eastAsia="Calibri" w:hAnsi="Calibri" w:cs="Consolas"/>
          <w:sz w:val="22"/>
          <w:szCs w:val="22"/>
        </w:rPr>
      </w:pPr>
      <w:r w:rsidRPr="00283872">
        <w:rPr>
          <w:rFonts w:ascii="Calibri" w:eastAsia="Calibri" w:hAnsi="Calibri" w:cs="Consolas"/>
          <w:b/>
          <w:i/>
          <w:sz w:val="22"/>
          <w:szCs w:val="22"/>
        </w:rPr>
        <w:t>Model van begrippen</w:t>
      </w:r>
      <w:r>
        <w:rPr>
          <w:rFonts w:ascii="Calibri" w:eastAsia="Calibri" w:hAnsi="Calibri" w:cs="Consolas"/>
          <w:sz w:val="22"/>
          <w:szCs w:val="22"/>
        </w:rPr>
        <w:br/>
        <w:t xml:space="preserve">Beschrijft de werkelijkheid </w:t>
      </w:r>
      <w:r w:rsidRPr="002C2FBD">
        <w:rPr>
          <w:rFonts w:ascii="Calibri" w:eastAsia="Calibri" w:hAnsi="Calibri" w:cs="Consolas"/>
          <w:sz w:val="22"/>
          <w:szCs w:val="22"/>
        </w:rPr>
        <w:t>binnen het beschouwde domein</w:t>
      </w:r>
      <w:r>
        <w:rPr>
          <w:rFonts w:ascii="Calibri" w:eastAsia="Calibri" w:hAnsi="Calibri" w:cs="Consolas"/>
          <w:sz w:val="22"/>
          <w:szCs w:val="22"/>
        </w:rPr>
        <w:t xml:space="preserve"> (de ‘</w:t>
      </w:r>
      <w:r w:rsidRPr="00907DF8">
        <w:rPr>
          <w:rFonts w:ascii="Calibri" w:eastAsia="Calibri" w:hAnsi="Calibri" w:cs="Consolas"/>
          <w:sz w:val="22"/>
          <w:szCs w:val="22"/>
        </w:rPr>
        <w:t>universe of discourse</w:t>
      </w:r>
      <w:r>
        <w:rPr>
          <w:rFonts w:ascii="Calibri" w:eastAsia="Calibri" w:hAnsi="Calibri" w:cs="Consolas"/>
          <w:sz w:val="22"/>
          <w:szCs w:val="22"/>
        </w:rPr>
        <w:t>’) d.m.v. de daarin gehanteerde begrippen en hun relaties tot elkaar. Doel is d</w:t>
      </w:r>
      <w:r w:rsidRPr="00907DF8">
        <w:rPr>
          <w:rFonts w:ascii="Calibri" w:eastAsia="Calibri" w:hAnsi="Calibri" w:cs="Consolas"/>
          <w:sz w:val="22"/>
          <w:szCs w:val="22"/>
        </w:rPr>
        <w:t>at de actoren daarbinnen elkaar begrijpen en één taal spreken.</w:t>
      </w:r>
      <w:r>
        <w:rPr>
          <w:rFonts w:ascii="Calibri" w:eastAsia="Calibri" w:hAnsi="Calibri" w:cs="Consolas"/>
          <w:sz w:val="22"/>
          <w:szCs w:val="22"/>
        </w:rPr>
        <w:t xml:space="preserve"> Een model van begrippen wordt</w:t>
      </w:r>
      <w:r w:rsidRPr="000E272E">
        <w:rPr>
          <w:rFonts w:ascii="Calibri" w:eastAsia="Calibri" w:hAnsi="Calibri" w:cs="Consolas"/>
          <w:sz w:val="22"/>
          <w:szCs w:val="22"/>
        </w:rPr>
        <w:t xml:space="preserve"> opge</w:t>
      </w:r>
      <w:r>
        <w:rPr>
          <w:rFonts w:ascii="Calibri" w:eastAsia="Calibri" w:hAnsi="Calibri" w:cs="Consolas"/>
          <w:sz w:val="22"/>
          <w:szCs w:val="22"/>
        </w:rPr>
        <w:t xml:space="preserve">steld </w:t>
      </w:r>
      <w:r w:rsidRPr="000E272E">
        <w:rPr>
          <w:rFonts w:ascii="Calibri" w:eastAsia="Calibri" w:hAnsi="Calibri" w:cs="Consolas"/>
          <w:sz w:val="22"/>
          <w:szCs w:val="22"/>
        </w:rPr>
        <w:t xml:space="preserve">voor </w:t>
      </w:r>
      <w:r>
        <w:rPr>
          <w:rFonts w:ascii="Calibri" w:eastAsia="Calibri" w:hAnsi="Calibri" w:cs="Consolas"/>
          <w:sz w:val="22"/>
          <w:szCs w:val="22"/>
        </w:rPr>
        <w:t xml:space="preserve">gebruik door </w:t>
      </w:r>
      <w:r w:rsidRPr="000E272E">
        <w:rPr>
          <w:rFonts w:ascii="Calibri" w:eastAsia="Calibri" w:hAnsi="Calibri" w:cs="Consolas"/>
          <w:sz w:val="22"/>
          <w:szCs w:val="22"/>
        </w:rPr>
        <w:t>mensen</w:t>
      </w:r>
      <w:r>
        <w:rPr>
          <w:rFonts w:ascii="Calibri" w:eastAsia="Calibri" w:hAnsi="Calibri" w:cs="Consolas"/>
          <w:sz w:val="22"/>
          <w:szCs w:val="22"/>
        </w:rPr>
        <w:t xml:space="preserve">, </w:t>
      </w:r>
      <w:r w:rsidRPr="000E272E">
        <w:rPr>
          <w:rFonts w:ascii="Calibri" w:eastAsia="Calibri" w:hAnsi="Calibri" w:cs="Consolas"/>
          <w:sz w:val="22"/>
          <w:szCs w:val="22"/>
        </w:rPr>
        <w:t xml:space="preserve">met name </w:t>
      </w:r>
      <w:r>
        <w:rPr>
          <w:rFonts w:ascii="Calibri" w:eastAsia="Calibri" w:hAnsi="Calibri" w:cs="Consolas"/>
          <w:sz w:val="22"/>
          <w:szCs w:val="22"/>
        </w:rPr>
        <w:t>‘</w:t>
      </w:r>
      <w:r w:rsidRPr="000E272E">
        <w:rPr>
          <w:rFonts w:ascii="Calibri" w:eastAsia="Calibri" w:hAnsi="Calibri" w:cs="Consolas"/>
          <w:sz w:val="22"/>
          <w:szCs w:val="22"/>
        </w:rPr>
        <w:t>de business</w:t>
      </w:r>
      <w:r>
        <w:rPr>
          <w:rFonts w:ascii="Calibri" w:eastAsia="Calibri" w:hAnsi="Calibri" w:cs="Consolas"/>
          <w:sz w:val="22"/>
          <w:szCs w:val="22"/>
        </w:rPr>
        <w:t xml:space="preserve">’. </w:t>
      </w:r>
      <w:r w:rsidRPr="00907DF8">
        <w:rPr>
          <w:rFonts w:ascii="Calibri" w:eastAsia="Calibri" w:hAnsi="Calibri" w:cs="Consolas"/>
          <w:sz w:val="22"/>
          <w:szCs w:val="22"/>
        </w:rPr>
        <w:t>De begrippen worden beschreven in een formele taal, een vocabulaire. Een vocabulaire is geen informatiemodel. Begrippen kunnen in meerdere informatiemodellen gebruikt worden.</w:t>
      </w:r>
      <w:r>
        <w:rPr>
          <w:rFonts w:ascii="Calibri" w:eastAsia="Calibri" w:hAnsi="Calibri" w:cs="Consolas"/>
          <w:sz w:val="22"/>
          <w:szCs w:val="22"/>
        </w:rPr>
        <w:t xml:space="preserve"> </w:t>
      </w:r>
      <w:r w:rsidR="00614E09">
        <w:rPr>
          <w:rFonts w:ascii="Calibri" w:eastAsia="Calibri" w:hAnsi="Calibri" w:cs="Consolas"/>
          <w:sz w:val="22"/>
          <w:szCs w:val="22"/>
        </w:rPr>
        <w:br/>
      </w:r>
    </w:p>
    <w:p w14:paraId="6F284A4D" w14:textId="0BBF66C1" w:rsidR="00F81D8E" w:rsidRPr="00AE4E98" w:rsidRDefault="00F81D8E" w:rsidP="00F81D8E">
      <w:pPr>
        <w:pStyle w:val="Lijstalinea"/>
        <w:numPr>
          <w:ilvl w:val="0"/>
          <w:numId w:val="36"/>
        </w:numPr>
        <w:spacing w:line="240" w:lineRule="auto"/>
        <w:rPr>
          <w:rFonts w:ascii="Calibri" w:eastAsia="Calibri" w:hAnsi="Calibri" w:cs="Consolas"/>
          <w:sz w:val="22"/>
          <w:szCs w:val="22"/>
        </w:rPr>
      </w:pPr>
      <w:r w:rsidRPr="008E6982">
        <w:rPr>
          <w:rFonts w:ascii="Calibri" w:eastAsia="Calibri" w:hAnsi="Calibri" w:cs="Consolas"/>
          <w:b/>
          <w:i/>
          <w:sz w:val="22"/>
          <w:szCs w:val="22"/>
        </w:rPr>
        <w:t>Conceptueel informatiemodel</w:t>
      </w:r>
      <w:r w:rsidRPr="00AE4E98">
        <w:rPr>
          <w:rFonts w:ascii="Calibri" w:eastAsia="Calibri" w:hAnsi="Calibri" w:cs="Consolas"/>
          <w:sz w:val="22"/>
          <w:szCs w:val="22"/>
        </w:rPr>
        <w:br/>
        <w:t xml:space="preserve">Modellering van de werkelijkheid binnen het beschouwde domein, v.w.b. informatie daarvan,  onafhankelijk van ontwerp van en implementatie in systemen. Het geeft een zo getrouw mogelijke beschrijving van die werkelijkheid en is in natuurlijke taal geformuleerd. Een dergelijk model definieert </w:t>
      </w:r>
      <w:r w:rsidRPr="00AE4E98">
        <w:rPr>
          <w:rFonts w:ascii="Calibri" w:eastAsia="Calibri" w:hAnsi="Calibri" w:cs="Consolas"/>
          <w:sz w:val="22"/>
          <w:szCs w:val="22"/>
        </w:rPr>
        <w:lastRenderedPageBreak/>
        <w:t>het ‘wat’: welke ‘concepten’ (‘dingen’)  worden onderscheiden (in de beschouwde werkelijkheid), wat betekenen zij</w:t>
      </w:r>
      <w:r>
        <w:rPr>
          <w:rFonts w:ascii="Calibri" w:eastAsia="Calibri" w:hAnsi="Calibri" w:cs="Consolas"/>
          <w:sz w:val="22"/>
          <w:szCs w:val="22"/>
        </w:rPr>
        <w:t>,</w:t>
      </w:r>
      <w:r w:rsidRPr="00AE4E98">
        <w:rPr>
          <w:rFonts w:ascii="Calibri" w:eastAsia="Calibri" w:hAnsi="Calibri" w:cs="Consolas"/>
          <w:sz w:val="22"/>
          <w:szCs w:val="22"/>
        </w:rPr>
        <w:t xml:space="preserve"> hoe verhouden ze zich tot elkaar</w:t>
      </w:r>
      <w:r>
        <w:rPr>
          <w:rFonts w:ascii="Calibri" w:eastAsia="Calibri" w:hAnsi="Calibri" w:cs="Consolas"/>
          <w:sz w:val="22"/>
          <w:szCs w:val="22"/>
        </w:rPr>
        <w:t xml:space="preserve"> en welke informatie (eigenschappen) is daarvan relevant</w:t>
      </w:r>
      <w:r w:rsidRPr="00AE4E98">
        <w:rPr>
          <w:rFonts w:ascii="Calibri" w:eastAsia="Calibri" w:hAnsi="Calibri" w:cs="Consolas"/>
          <w:sz w:val="22"/>
          <w:szCs w:val="22"/>
        </w:rPr>
        <w:t>. Het dient als taal waarmee dome</w:t>
      </w:r>
      <w:r w:rsidRPr="000F4A2D">
        <w:rPr>
          <w:rFonts w:ascii="Calibri" w:eastAsia="Calibri" w:hAnsi="Calibri" w:cs="Consolas"/>
          <w:sz w:val="22"/>
          <w:szCs w:val="22"/>
        </w:rPr>
        <w:t>inexperts kunnen communiceren met informatie-analisten en verschaft een eenduidige interpretatie van die werkelijkheid ten behoeve van deze communicatie.</w:t>
      </w:r>
      <w:r>
        <w:rPr>
          <w:rFonts w:ascii="Calibri" w:eastAsia="Calibri" w:hAnsi="Calibri" w:cs="Consolas"/>
          <w:sz w:val="22"/>
          <w:szCs w:val="22"/>
        </w:rPr>
        <w:t xml:space="preserve"> Een conceptueel informatiemodel wordt</w:t>
      </w:r>
      <w:r w:rsidRPr="000E272E">
        <w:rPr>
          <w:rFonts w:ascii="Calibri" w:eastAsia="Calibri" w:hAnsi="Calibri" w:cs="Consolas"/>
          <w:sz w:val="22"/>
          <w:szCs w:val="22"/>
        </w:rPr>
        <w:t xml:space="preserve"> </w:t>
      </w:r>
      <w:r>
        <w:rPr>
          <w:rFonts w:ascii="Calibri" w:eastAsia="Calibri" w:hAnsi="Calibri" w:cs="Consolas"/>
          <w:sz w:val="22"/>
          <w:szCs w:val="22"/>
        </w:rPr>
        <w:t xml:space="preserve">dan ook </w:t>
      </w:r>
      <w:r w:rsidRPr="000E272E">
        <w:rPr>
          <w:rFonts w:ascii="Calibri" w:eastAsia="Calibri" w:hAnsi="Calibri" w:cs="Consolas"/>
          <w:sz w:val="22"/>
          <w:szCs w:val="22"/>
        </w:rPr>
        <w:t>opge</w:t>
      </w:r>
      <w:r>
        <w:rPr>
          <w:rFonts w:ascii="Calibri" w:eastAsia="Calibri" w:hAnsi="Calibri" w:cs="Consolas"/>
          <w:sz w:val="22"/>
          <w:szCs w:val="22"/>
        </w:rPr>
        <w:t xml:space="preserve">steld </w:t>
      </w:r>
      <w:r w:rsidRPr="000E272E">
        <w:rPr>
          <w:rFonts w:ascii="Calibri" w:eastAsia="Calibri" w:hAnsi="Calibri" w:cs="Consolas"/>
          <w:sz w:val="22"/>
          <w:szCs w:val="22"/>
        </w:rPr>
        <w:t xml:space="preserve">voor </w:t>
      </w:r>
      <w:r>
        <w:rPr>
          <w:rFonts w:ascii="Calibri" w:eastAsia="Calibri" w:hAnsi="Calibri" w:cs="Consolas"/>
          <w:sz w:val="22"/>
          <w:szCs w:val="22"/>
        </w:rPr>
        <w:t xml:space="preserve">gebruik door </w:t>
      </w:r>
      <w:r w:rsidRPr="000E272E">
        <w:rPr>
          <w:rFonts w:ascii="Calibri" w:eastAsia="Calibri" w:hAnsi="Calibri" w:cs="Consolas"/>
          <w:sz w:val="22"/>
          <w:szCs w:val="22"/>
        </w:rPr>
        <w:t>mensen</w:t>
      </w:r>
      <w:r>
        <w:rPr>
          <w:rFonts w:ascii="Calibri" w:eastAsia="Calibri" w:hAnsi="Calibri" w:cs="Consolas"/>
          <w:sz w:val="22"/>
          <w:szCs w:val="22"/>
        </w:rPr>
        <w:t xml:space="preserve">, </w:t>
      </w:r>
      <w:r w:rsidRPr="00AE4E98">
        <w:rPr>
          <w:rFonts w:ascii="Calibri" w:eastAsia="Calibri" w:hAnsi="Calibri" w:cs="Consolas"/>
          <w:sz w:val="22"/>
          <w:szCs w:val="22"/>
        </w:rPr>
        <w:t xml:space="preserve">zodat </w:t>
      </w:r>
      <w:r>
        <w:rPr>
          <w:rFonts w:ascii="Calibri" w:eastAsia="Calibri" w:hAnsi="Calibri" w:cs="Consolas"/>
          <w:sz w:val="22"/>
          <w:szCs w:val="22"/>
        </w:rPr>
        <w:t>‘</w:t>
      </w:r>
      <w:r w:rsidRPr="00AE4E98">
        <w:rPr>
          <w:rFonts w:ascii="Calibri" w:eastAsia="Calibri" w:hAnsi="Calibri" w:cs="Consolas"/>
          <w:sz w:val="22"/>
          <w:szCs w:val="22"/>
        </w:rPr>
        <w:t>de business</w:t>
      </w:r>
      <w:r>
        <w:rPr>
          <w:rFonts w:ascii="Calibri" w:eastAsia="Calibri" w:hAnsi="Calibri" w:cs="Consolas"/>
          <w:sz w:val="22"/>
          <w:szCs w:val="22"/>
        </w:rPr>
        <w:t>’</w:t>
      </w:r>
      <w:r w:rsidRPr="00AE4E98">
        <w:rPr>
          <w:rFonts w:ascii="Calibri" w:eastAsia="Calibri" w:hAnsi="Calibri" w:cs="Consolas"/>
          <w:sz w:val="22"/>
          <w:szCs w:val="22"/>
        </w:rPr>
        <w:t xml:space="preserve"> en </w:t>
      </w:r>
      <w:r>
        <w:rPr>
          <w:rFonts w:ascii="Calibri" w:eastAsia="Calibri" w:hAnsi="Calibri" w:cs="Consolas"/>
          <w:sz w:val="22"/>
          <w:szCs w:val="22"/>
        </w:rPr>
        <w:t xml:space="preserve">de </w:t>
      </w:r>
      <w:r w:rsidRPr="00AE4E98">
        <w:rPr>
          <w:rFonts w:ascii="Calibri" w:eastAsia="Calibri" w:hAnsi="Calibri" w:cs="Consolas"/>
          <w:sz w:val="22"/>
          <w:szCs w:val="22"/>
        </w:rPr>
        <w:t>ICT</w:t>
      </w:r>
      <w:r>
        <w:rPr>
          <w:rFonts w:ascii="Calibri" w:eastAsia="Calibri" w:hAnsi="Calibri" w:cs="Consolas"/>
          <w:sz w:val="22"/>
          <w:szCs w:val="22"/>
        </w:rPr>
        <w:t>-specialisten elkaar gaan begrijpen</w:t>
      </w:r>
      <w:r w:rsidRPr="00AE4E98">
        <w:rPr>
          <w:rFonts w:ascii="Calibri" w:eastAsia="Calibri" w:hAnsi="Calibri" w:cs="Consolas"/>
          <w:sz w:val="22"/>
          <w:szCs w:val="22"/>
        </w:rPr>
        <w:t>.</w:t>
      </w:r>
      <w:r w:rsidR="00614E09">
        <w:rPr>
          <w:rFonts w:ascii="Calibri" w:eastAsia="Calibri" w:hAnsi="Calibri" w:cs="Consolas"/>
          <w:sz w:val="22"/>
          <w:szCs w:val="22"/>
        </w:rPr>
        <w:br/>
      </w:r>
    </w:p>
    <w:p w14:paraId="77B75625" w14:textId="493D6258" w:rsidR="00F81D8E" w:rsidRPr="00AE4E98" w:rsidRDefault="00F81D8E" w:rsidP="00F81D8E">
      <w:pPr>
        <w:pStyle w:val="Lijstalinea"/>
        <w:numPr>
          <w:ilvl w:val="0"/>
          <w:numId w:val="36"/>
        </w:numPr>
        <w:spacing w:line="240" w:lineRule="auto"/>
        <w:rPr>
          <w:rFonts w:ascii="Calibri" w:eastAsia="Calibri" w:hAnsi="Calibri" w:cs="Consolas"/>
          <w:sz w:val="22"/>
          <w:szCs w:val="22"/>
        </w:rPr>
      </w:pPr>
      <w:r w:rsidRPr="008E6982">
        <w:rPr>
          <w:rFonts w:ascii="Calibri" w:eastAsia="Calibri" w:hAnsi="Calibri" w:cs="Consolas"/>
          <w:b/>
          <w:i/>
          <w:sz w:val="22"/>
          <w:szCs w:val="22"/>
        </w:rPr>
        <w:t>Logisch informatie- of gegevensmodel</w:t>
      </w:r>
      <w:r w:rsidRPr="00AE4E98">
        <w:rPr>
          <w:rFonts w:ascii="Calibri" w:eastAsia="Calibri" w:hAnsi="Calibri" w:cs="Consolas"/>
          <w:sz w:val="22"/>
          <w:szCs w:val="22"/>
        </w:rPr>
        <w:br/>
        <w:t xml:space="preserve">Beschrijft hoe de, in het conceptuele model onderscheiden, concepten gebruikt worden bij de interactie tussen systemen en hun gebruikers en tussen systemen onderling. </w:t>
      </w:r>
      <w:r>
        <w:rPr>
          <w:rFonts w:ascii="Calibri" w:eastAsia="Calibri" w:hAnsi="Calibri" w:cs="Consolas"/>
          <w:sz w:val="22"/>
          <w:szCs w:val="22"/>
        </w:rPr>
        <w:t xml:space="preserve">Anders gezegd, een model van </w:t>
      </w:r>
      <w:r w:rsidRPr="000E272E">
        <w:rPr>
          <w:rFonts w:ascii="Calibri" w:eastAsia="Calibri" w:hAnsi="Calibri" w:cs="Consolas"/>
          <w:sz w:val="22"/>
          <w:szCs w:val="22"/>
        </w:rPr>
        <w:t xml:space="preserve">de representatie van </w:t>
      </w:r>
      <w:r>
        <w:rPr>
          <w:rFonts w:ascii="Calibri" w:eastAsia="Calibri" w:hAnsi="Calibri" w:cs="Consolas"/>
          <w:sz w:val="22"/>
          <w:szCs w:val="22"/>
        </w:rPr>
        <w:t xml:space="preserve">informatie over de werkelijkheid </w:t>
      </w:r>
      <w:r w:rsidRPr="000E272E">
        <w:rPr>
          <w:rFonts w:ascii="Calibri" w:eastAsia="Calibri" w:hAnsi="Calibri" w:cs="Consolas"/>
          <w:sz w:val="22"/>
          <w:szCs w:val="22"/>
        </w:rPr>
        <w:t xml:space="preserve">in digitale registraties en </w:t>
      </w:r>
      <w:r>
        <w:rPr>
          <w:rFonts w:ascii="Calibri" w:eastAsia="Calibri" w:hAnsi="Calibri" w:cs="Consolas"/>
          <w:sz w:val="22"/>
          <w:szCs w:val="22"/>
        </w:rPr>
        <w:t xml:space="preserve">in </w:t>
      </w:r>
      <w:r w:rsidRPr="000E272E">
        <w:rPr>
          <w:rFonts w:ascii="Calibri" w:eastAsia="Calibri" w:hAnsi="Calibri" w:cs="Consolas"/>
          <w:sz w:val="22"/>
          <w:szCs w:val="22"/>
        </w:rPr>
        <w:t xml:space="preserve">de uitwisseling </w:t>
      </w:r>
      <w:r>
        <w:rPr>
          <w:rFonts w:ascii="Calibri" w:eastAsia="Calibri" w:hAnsi="Calibri" w:cs="Consolas"/>
          <w:sz w:val="22"/>
          <w:szCs w:val="22"/>
        </w:rPr>
        <w:t>daartussen</w:t>
      </w:r>
      <w:r w:rsidRPr="000E272E">
        <w:rPr>
          <w:rFonts w:ascii="Calibri" w:eastAsia="Calibri" w:hAnsi="Calibri" w:cs="Consolas"/>
          <w:sz w:val="22"/>
          <w:szCs w:val="22"/>
        </w:rPr>
        <w:t>.</w:t>
      </w:r>
      <w:r>
        <w:rPr>
          <w:rFonts w:ascii="Calibri" w:eastAsia="Calibri" w:hAnsi="Calibri" w:cs="Consolas"/>
          <w:sz w:val="22"/>
          <w:szCs w:val="22"/>
        </w:rPr>
        <w:t xml:space="preserve"> </w:t>
      </w:r>
      <w:r w:rsidRPr="0033644A">
        <w:rPr>
          <w:rFonts w:ascii="Calibri" w:eastAsia="Calibri" w:hAnsi="Calibri" w:cs="Consolas"/>
          <w:sz w:val="22"/>
          <w:szCs w:val="22"/>
        </w:rPr>
        <w:t>Het gaat hierbij, in tegenstelling tot een conceptueel model, dus veel meer om het ‘hoe’. Het slaat de brug tussen werkelijkheid en systemen maar beschrijft nog niet de implementatie in die systemen. Een dergelijk model wordt in een formele taal beschreven</w:t>
      </w:r>
      <w:r>
        <w:rPr>
          <w:rFonts w:ascii="Calibri" w:eastAsia="Calibri" w:hAnsi="Calibri" w:cs="Consolas"/>
          <w:sz w:val="22"/>
          <w:szCs w:val="22"/>
        </w:rPr>
        <w:t xml:space="preserve"> en wordt waar mogelijk gegenereerd vanuit het conceptueel model</w:t>
      </w:r>
      <w:r w:rsidRPr="0033644A">
        <w:rPr>
          <w:rFonts w:ascii="Calibri" w:eastAsia="Calibri" w:hAnsi="Calibri" w:cs="Consolas"/>
          <w:sz w:val="22"/>
          <w:szCs w:val="22"/>
        </w:rPr>
        <w:t>.</w:t>
      </w:r>
      <w:r>
        <w:rPr>
          <w:rFonts w:ascii="Calibri" w:eastAsia="Calibri" w:hAnsi="Calibri" w:cs="Consolas"/>
          <w:sz w:val="22"/>
          <w:szCs w:val="22"/>
        </w:rPr>
        <w:t xml:space="preserve"> </w:t>
      </w:r>
      <w:r w:rsidRPr="00AE4E98">
        <w:rPr>
          <w:rFonts w:ascii="Calibri" w:eastAsia="Calibri" w:hAnsi="Calibri" w:cs="Consolas"/>
          <w:sz w:val="22"/>
          <w:szCs w:val="22"/>
        </w:rPr>
        <w:t>Het lo</w:t>
      </w:r>
      <w:r>
        <w:rPr>
          <w:rFonts w:ascii="Calibri" w:eastAsia="Calibri" w:hAnsi="Calibri" w:cs="Consolas"/>
          <w:sz w:val="22"/>
          <w:szCs w:val="22"/>
        </w:rPr>
        <w:t>gisch model wordt opgesteld voor ICT-</w:t>
      </w:r>
      <w:r w:rsidRPr="00AE4E98">
        <w:rPr>
          <w:rFonts w:ascii="Calibri" w:eastAsia="Calibri" w:hAnsi="Calibri" w:cs="Consolas"/>
          <w:sz w:val="22"/>
          <w:szCs w:val="22"/>
        </w:rPr>
        <w:t>interoperabiliteit</w:t>
      </w:r>
      <w:r>
        <w:rPr>
          <w:rFonts w:ascii="Calibri" w:eastAsia="Calibri" w:hAnsi="Calibri" w:cs="Consolas"/>
          <w:sz w:val="22"/>
          <w:szCs w:val="22"/>
        </w:rPr>
        <w:t xml:space="preserve">, voor gebruik door </w:t>
      </w:r>
      <w:r w:rsidRPr="00AE4E98">
        <w:rPr>
          <w:rFonts w:ascii="Calibri" w:eastAsia="Calibri" w:hAnsi="Calibri" w:cs="Consolas"/>
          <w:sz w:val="22"/>
          <w:szCs w:val="22"/>
        </w:rPr>
        <w:t>met name de ontwerpers, bouwers en b</w:t>
      </w:r>
      <w:r>
        <w:rPr>
          <w:rFonts w:ascii="Calibri" w:eastAsia="Calibri" w:hAnsi="Calibri" w:cs="Consolas"/>
          <w:sz w:val="22"/>
          <w:szCs w:val="22"/>
        </w:rPr>
        <w:t>eheerders van ICT-voorzieningen</w:t>
      </w:r>
      <w:r w:rsidRPr="00AE4E98">
        <w:rPr>
          <w:rFonts w:ascii="Calibri" w:eastAsia="Calibri" w:hAnsi="Calibri" w:cs="Consolas"/>
          <w:sz w:val="22"/>
          <w:szCs w:val="22"/>
        </w:rPr>
        <w:t>.</w:t>
      </w:r>
      <w:r w:rsidR="00614E09">
        <w:rPr>
          <w:rFonts w:ascii="Calibri" w:eastAsia="Calibri" w:hAnsi="Calibri" w:cs="Consolas"/>
          <w:sz w:val="22"/>
          <w:szCs w:val="22"/>
        </w:rPr>
        <w:br/>
      </w:r>
    </w:p>
    <w:p w14:paraId="4F70B21E" w14:textId="77777777" w:rsidR="00F81D8E" w:rsidRPr="00AE4E98" w:rsidRDefault="00F81D8E" w:rsidP="00F81D8E">
      <w:pPr>
        <w:pStyle w:val="Lijstalinea"/>
        <w:numPr>
          <w:ilvl w:val="0"/>
          <w:numId w:val="36"/>
        </w:numPr>
        <w:spacing w:line="240" w:lineRule="auto"/>
        <w:rPr>
          <w:rFonts w:ascii="Calibri" w:eastAsia="Calibri" w:hAnsi="Calibri" w:cs="Consolas"/>
          <w:sz w:val="22"/>
          <w:szCs w:val="22"/>
        </w:rPr>
      </w:pPr>
      <w:r w:rsidRPr="008E6982">
        <w:rPr>
          <w:rFonts w:ascii="Calibri" w:eastAsia="Calibri" w:hAnsi="Calibri" w:cs="Consolas"/>
          <w:b/>
          <w:sz w:val="22"/>
          <w:szCs w:val="22"/>
        </w:rPr>
        <w:t>Fysiek of technisch gegevens- of datamodel</w:t>
      </w:r>
      <w:r w:rsidRPr="00AE4E98">
        <w:rPr>
          <w:rFonts w:ascii="Calibri" w:eastAsia="Calibri" w:hAnsi="Calibri" w:cs="Consolas"/>
          <w:sz w:val="22"/>
          <w:szCs w:val="22"/>
        </w:rPr>
        <w:br/>
        <w:t>Specificeert de structuur en eigenschappen van de technologie waarin de informatie wordt vastgelegd</w:t>
      </w:r>
      <w:r w:rsidRPr="008E6982">
        <w:rPr>
          <w:rFonts w:ascii="Calibri" w:eastAsia="Calibri" w:hAnsi="Calibri" w:cs="Consolas"/>
          <w:sz w:val="22"/>
          <w:szCs w:val="22"/>
        </w:rPr>
        <w:t xml:space="preserve"> of uitgewisseld. Dit is sterk afhankelijk van de gebruikte opslagtechnologie zoals een specifieke database of de servicetechnologie zoals XML, </w:t>
      </w:r>
      <w:r>
        <w:rPr>
          <w:rFonts w:ascii="Calibri" w:eastAsia="Calibri" w:hAnsi="Calibri" w:cs="Consolas"/>
          <w:sz w:val="22"/>
          <w:szCs w:val="22"/>
        </w:rPr>
        <w:t xml:space="preserve">GML, </w:t>
      </w:r>
      <w:r w:rsidRPr="008E6982">
        <w:rPr>
          <w:rFonts w:ascii="Calibri" w:eastAsia="Calibri" w:hAnsi="Calibri" w:cs="Consolas"/>
          <w:sz w:val="22"/>
          <w:szCs w:val="22"/>
        </w:rPr>
        <w:t xml:space="preserve">SOAP, REST, </w:t>
      </w:r>
      <w:r>
        <w:rPr>
          <w:rFonts w:ascii="Calibri" w:eastAsia="Calibri" w:hAnsi="Calibri" w:cs="Consolas"/>
          <w:sz w:val="22"/>
          <w:szCs w:val="22"/>
        </w:rPr>
        <w:t>(Geo)</w:t>
      </w:r>
      <w:r w:rsidRPr="008E6982">
        <w:rPr>
          <w:rFonts w:ascii="Calibri" w:eastAsia="Calibri" w:hAnsi="Calibri" w:cs="Consolas"/>
          <w:sz w:val="22"/>
          <w:szCs w:val="22"/>
        </w:rPr>
        <w:t>JSON</w:t>
      </w:r>
      <w:r>
        <w:rPr>
          <w:rFonts w:ascii="Calibri" w:eastAsia="Calibri" w:hAnsi="Calibri" w:cs="Consolas"/>
          <w:sz w:val="22"/>
          <w:szCs w:val="22"/>
        </w:rPr>
        <w:t>, LinkedData</w:t>
      </w:r>
      <w:r w:rsidRPr="008E6982">
        <w:rPr>
          <w:rFonts w:ascii="Calibri" w:eastAsia="Calibri" w:hAnsi="Calibri" w:cs="Consolas"/>
          <w:sz w:val="22"/>
          <w:szCs w:val="22"/>
        </w:rPr>
        <w:t xml:space="preserve"> e.d. </w:t>
      </w:r>
      <w:r>
        <w:rPr>
          <w:rFonts w:ascii="Calibri" w:eastAsia="Calibri" w:hAnsi="Calibri" w:cs="Consolas"/>
          <w:sz w:val="22"/>
          <w:szCs w:val="22"/>
        </w:rPr>
        <w:t>Het kan</w:t>
      </w:r>
      <w:r w:rsidRPr="008E6982">
        <w:rPr>
          <w:rFonts w:ascii="Calibri" w:eastAsia="Calibri" w:hAnsi="Calibri" w:cs="Consolas"/>
          <w:sz w:val="22"/>
          <w:szCs w:val="22"/>
        </w:rPr>
        <w:t xml:space="preserve"> tevens informatie bevatten over </w:t>
      </w:r>
      <w:r>
        <w:rPr>
          <w:rFonts w:ascii="Calibri" w:eastAsia="Calibri" w:hAnsi="Calibri" w:cs="Consolas"/>
          <w:sz w:val="22"/>
          <w:szCs w:val="22"/>
        </w:rPr>
        <w:t>d</w:t>
      </w:r>
      <w:r w:rsidRPr="008E6982">
        <w:rPr>
          <w:rFonts w:ascii="Calibri" w:eastAsia="Calibri" w:hAnsi="Calibri" w:cs="Consolas"/>
          <w:sz w:val="22"/>
          <w:szCs w:val="22"/>
        </w:rPr>
        <w:t>e manier w</w:t>
      </w:r>
      <w:r>
        <w:rPr>
          <w:rFonts w:ascii="Calibri" w:eastAsia="Calibri" w:hAnsi="Calibri" w:cs="Consolas"/>
          <w:sz w:val="22"/>
          <w:szCs w:val="22"/>
        </w:rPr>
        <w:t>aarop</w:t>
      </w:r>
      <w:r w:rsidRPr="008E6982">
        <w:rPr>
          <w:rFonts w:ascii="Calibri" w:eastAsia="Calibri" w:hAnsi="Calibri" w:cs="Consolas"/>
          <w:sz w:val="22"/>
          <w:szCs w:val="22"/>
        </w:rPr>
        <w:t xml:space="preserve"> berichten </w:t>
      </w:r>
      <w:r>
        <w:rPr>
          <w:rFonts w:ascii="Calibri" w:eastAsia="Calibri" w:hAnsi="Calibri" w:cs="Consolas"/>
          <w:sz w:val="22"/>
          <w:szCs w:val="22"/>
        </w:rPr>
        <w:t>‘</w:t>
      </w:r>
      <w:r w:rsidRPr="008E6982">
        <w:rPr>
          <w:rFonts w:ascii="Calibri" w:eastAsia="Calibri" w:hAnsi="Calibri" w:cs="Consolas"/>
          <w:sz w:val="22"/>
          <w:szCs w:val="22"/>
        </w:rPr>
        <w:t>verpak</w:t>
      </w:r>
      <w:r>
        <w:rPr>
          <w:rFonts w:ascii="Calibri" w:eastAsia="Calibri" w:hAnsi="Calibri" w:cs="Consolas"/>
          <w:sz w:val="22"/>
          <w:szCs w:val="22"/>
        </w:rPr>
        <w:t>t’ word</w:t>
      </w:r>
      <w:r w:rsidRPr="008E6982">
        <w:rPr>
          <w:rFonts w:ascii="Calibri" w:eastAsia="Calibri" w:hAnsi="Calibri" w:cs="Consolas"/>
          <w:sz w:val="22"/>
          <w:szCs w:val="22"/>
        </w:rPr>
        <w:t xml:space="preserve">en, het (internet)protocol en de logistiek van het berichtenverkeer. De technische </w:t>
      </w:r>
      <w:r>
        <w:rPr>
          <w:rFonts w:ascii="Calibri" w:eastAsia="Calibri" w:hAnsi="Calibri" w:cs="Consolas"/>
          <w:sz w:val="22"/>
          <w:szCs w:val="22"/>
        </w:rPr>
        <w:t>specificaties</w:t>
      </w:r>
      <w:r w:rsidRPr="008E6982">
        <w:rPr>
          <w:rFonts w:ascii="Calibri" w:eastAsia="Calibri" w:hAnsi="Calibri" w:cs="Consolas"/>
          <w:sz w:val="22"/>
          <w:szCs w:val="22"/>
        </w:rPr>
        <w:t xml:space="preserve"> word</w:t>
      </w:r>
      <w:r>
        <w:rPr>
          <w:rFonts w:ascii="Calibri" w:eastAsia="Calibri" w:hAnsi="Calibri" w:cs="Consolas"/>
          <w:sz w:val="22"/>
          <w:szCs w:val="22"/>
        </w:rPr>
        <w:t>en</w:t>
      </w:r>
      <w:r w:rsidRPr="008E6982">
        <w:rPr>
          <w:rFonts w:ascii="Calibri" w:eastAsia="Calibri" w:hAnsi="Calibri" w:cs="Consolas"/>
          <w:sz w:val="22"/>
          <w:szCs w:val="22"/>
        </w:rPr>
        <w:t xml:space="preserve"> over het algemeen zoveel als mogelijk gegenereerd uit het logisch informatiemodel. </w:t>
      </w:r>
      <w:r w:rsidRPr="00AE4E98">
        <w:rPr>
          <w:rFonts w:ascii="Calibri" w:eastAsia="Calibri" w:hAnsi="Calibri" w:cs="Consolas"/>
          <w:sz w:val="22"/>
          <w:szCs w:val="22"/>
        </w:rPr>
        <w:t>De</w:t>
      </w:r>
      <w:r>
        <w:rPr>
          <w:rFonts w:ascii="Calibri" w:eastAsia="Calibri" w:hAnsi="Calibri" w:cs="Consolas"/>
          <w:sz w:val="22"/>
          <w:szCs w:val="22"/>
        </w:rPr>
        <w:t>ze</w:t>
      </w:r>
      <w:r w:rsidRPr="00AE4E98">
        <w:rPr>
          <w:rFonts w:ascii="Calibri" w:eastAsia="Calibri" w:hAnsi="Calibri" w:cs="Consolas"/>
          <w:sz w:val="22"/>
          <w:szCs w:val="22"/>
        </w:rPr>
        <w:t xml:space="preserve"> </w:t>
      </w:r>
      <w:r>
        <w:rPr>
          <w:rFonts w:ascii="Calibri" w:eastAsia="Calibri" w:hAnsi="Calibri" w:cs="Consolas"/>
          <w:sz w:val="22"/>
          <w:szCs w:val="22"/>
        </w:rPr>
        <w:t>specificaties</w:t>
      </w:r>
      <w:r w:rsidRPr="00AE4E98">
        <w:rPr>
          <w:rFonts w:ascii="Calibri" w:eastAsia="Calibri" w:hAnsi="Calibri" w:cs="Consolas"/>
          <w:sz w:val="22"/>
          <w:szCs w:val="22"/>
        </w:rPr>
        <w:t xml:space="preserve"> </w:t>
      </w:r>
      <w:r>
        <w:rPr>
          <w:rFonts w:ascii="Calibri" w:eastAsia="Calibri" w:hAnsi="Calibri" w:cs="Consolas"/>
          <w:sz w:val="22"/>
          <w:szCs w:val="22"/>
        </w:rPr>
        <w:t>worden</w:t>
      </w:r>
      <w:r w:rsidRPr="00AE4E98">
        <w:rPr>
          <w:rFonts w:ascii="Calibri" w:eastAsia="Calibri" w:hAnsi="Calibri" w:cs="Consolas"/>
          <w:sz w:val="22"/>
          <w:szCs w:val="22"/>
        </w:rPr>
        <w:t xml:space="preserve"> opge</w:t>
      </w:r>
      <w:r>
        <w:rPr>
          <w:rFonts w:ascii="Calibri" w:eastAsia="Calibri" w:hAnsi="Calibri" w:cs="Consolas"/>
          <w:sz w:val="22"/>
          <w:szCs w:val="22"/>
        </w:rPr>
        <w:t>steld</w:t>
      </w:r>
      <w:r w:rsidRPr="00AE4E98">
        <w:rPr>
          <w:rFonts w:ascii="Calibri" w:eastAsia="Calibri" w:hAnsi="Calibri" w:cs="Consolas"/>
          <w:sz w:val="22"/>
          <w:szCs w:val="22"/>
        </w:rPr>
        <w:t xml:space="preserve"> voor </w:t>
      </w:r>
      <w:r>
        <w:rPr>
          <w:rFonts w:ascii="Calibri" w:eastAsia="Calibri" w:hAnsi="Calibri" w:cs="Consolas"/>
          <w:sz w:val="22"/>
          <w:szCs w:val="22"/>
        </w:rPr>
        <w:t>‘</w:t>
      </w:r>
      <w:r w:rsidRPr="00AE4E98">
        <w:rPr>
          <w:rFonts w:ascii="Calibri" w:eastAsia="Calibri" w:hAnsi="Calibri" w:cs="Consolas"/>
          <w:sz w:val="22"/>
          <w:szCs w:val="22"/>
        </w:rPr>
        <w:t>machines</w:t>
      </w:r>
      <w:r>
        <w:rPr>
          <w:rFonts w:ascii="Calibri" w:eastAsia="Calibri" w:hAnsi="Calibri" w:cs="Consolas"/>
          <w:sz w:val="22"/>
          <w:szCs w:val="22"/>
        </w:rPr>
        <w:t xml:space="preserve">’, te gebruiken door </w:t>
      </w:r>
      <w:r w:rsidRPr="00AE4E98">
        <w:rPr>
          <w:rFonts w:ascii="Calibri" w:eastAsia="Calibri" w:hAnsi="Calibri" w:cs="Consolas"/>
          <w:sz w:val="22"/>
          <w:szCs w:val="22"/>
        </w:rPr>
        <w:t>software</w:t>
      </w:r>
      <w:r>
        <w:rPr>
          <w:rFonts w:ascii="Calibri" w:eastAsia="Calibri" w:hAnsi="Calibri" w:cs="Consolas"/>
          <w:sz w:val="22"/>
          <w:szCs w:val="22"/>
        </w:rPr>
        <w:t>-</w:t>
      </w:r>
      <w:r w:rsidRPr="00AE4E98">
        <w:rPr>
          <w:rFonts w:ascii="Calibri" w:eastAsia="Calibri" w:hAnsi="Calibri" w:cs="Consolas"/>
          <w:sz w:val="22"/>
          <w:szCs w:val="22"/>
        </w:rPr>
        <w:t>ontwikkelaars</w:t>
      </w:r>
      <w:r>
        <w:rPr>
          <w:rFonts w:ascii="Calibri" w:eastAsia="Calibri" w:hAnsi="Calibri" w:cs="Consolas"/>
          <w:sz w:val="22"/>
          <w:szCs w:val="22"/>
        </w:rPr>
        <w:t>.</w:t>
      </w:r>
    </w:p>
    <w:p w14:paraId="316DF94C" w14:textId="77777777" w:rsidR="00F81D8E" w:rsidRPr="0035095C" w:rsidRDefault="00F81D8E" w:rsidP="00F81D8E">
      <w:pPr>
        <w:spacing w:line="240" w:lineRule="auto"/>
        <w:rPr>
          <w:rFonts w:ascii="Calibri" w:eastAsia="Calibri" w:hAnsi="Calibri" w:cs="Consolas"/>
        </w:rPr>
      </w:pPr>
    </w:p>
    <w:p w14:paraId="753963AC" w14:textId="77777777" w:rsidR="00977531" w:rsidRDefault="00F81D8E" w:rsidP="00F81D8E">
      <w:pPr>
        <w:pStyle w:val="Tekstzonderopmaak"/>
      </w:pPr>
      <w:r w:rsidRPr="00D85779">
        <w:t>Het voorliggende metamodel kan toegepast worden op twee niveaus</w:t>
      </w:r>
      <w:r w:rsidR="00EE2BCD">
        <w:t>, niveau 2 en niveau 3</w:t>
      </w:r>
      <w:r w:rsidRPr="00D85779">
        <w:t xml:space="preserve">: t.b.v. een zuiver conceptueel informatiemodel (2) en t.b.v. een logisch informatiemodel (3). Het moge duidelijk zijn dat het altijd het één of het ander is. Een combinatie van beide in één model leidt tot verwarring. Voor eenzelfde domein verschilt de structuur van het informatiemodel naar gelang het type en bevat het logisch informatiemodel meer, vooral formele, specificaties dan een conceptueel model. Het is voor de hand liggend maar niet persé noodzakelijk om voor een domein eerst een conceptueel en daarna een logisch informatiemodel op te stellen. Een organisatie kan er voor kiezen om alleen een logisch informatiemodel op te stellen. Een begrippenmodel is in dat geval dringend aanbevolen. Bijlage </w:t>
      </w:r>
      <w:r w:rsidR="00977531">
        <w:t>3</w:t>
      </w:r>
      <w:r w:rsidRPr="00D85779">
        <w:t xml:space="preserve"> verschaft een overzicht van de metadata-constructen en -elementen die per type model van toepassing zijn. </w:t>
      </w:r>
    </w:p>
    <w:p w14:paraId="6301AEA0" w14:textId="35B1B31F" w:rsidR="00F81D8E" w:rsidRPr="00D85779" w:rsidRDefault="00F81D8E" w:rsidP="00F81D8E">
      <w:pPr>
        <w:pStyle w:val="Tekstzonderopmaak"/>
      </w:pPr>
      <w:r w:rsidRPr="00D85779">
        <w:t xml:space="preserve">  </w:t>
      </w:r>
    </w:p>
    <w:p w14:paraId="70FAD937" w14:textId="5E6F9180" w:rsidR="00977531" w:rsidRDefault="00F81D8E" w:rsidP="00535BFA">
      <w:pPr>
        <w:pStyle w:val="Tekstzonderopmaak"/>
        <w:rPr>
          <w:rFonts w:eastAsia="Calibri"/>
          <w:b/>
          <w:bCs/>
          <w:color w:val="004A82" w:themeColor="text2" w:themeTint="E6"/>
          <w:szCs w:val="24"/>
        </w:rPr>
      </w:pPr>
      <w:r w:rsidRPr="00D85779">
        <w:t xml:space="preserve">Het is van belang om voorafgaand aan het opstellen van een informatiemodel expliciet te bepalen welk van beide typen beoogd is en de modellering conform het gekozen type te doen plaatsvinden. In de beschrijving van het informatiemodel moet vermeld worden om welk van beide typen het gaat. Aan te bevelen is om eerst een conceptueel model op te stellen en dit vervolgens uit te werken naar een logisch model.  </w:t>
      </w:r>
      <w:r w:rsidR="00614E09">
        <w:br/>
      </w:r>
    </w:p>
    <w:p w14:paraId="3DAE77BE" w14:textId="439E7A60" w:rsidR="00F81D8E" w:rsidRPr="0021585E" w:rsidRDefault="00F81D8E" w:rsidP="00F81D8E">
      <w:pPr>
        <w:pStyle w:val="Kop2"/>
      </w:pPr>
      <w:bookmarkStart w:id="23" w:name="_Toc485712841"/>
      <w:r>
        <w:t>1.</w:t>
      </w:r>
      <w:r w:rsidR="004A1CC1">
        <w:t>6</w:t>
      </w:r>
      <w:r>
        <w:t xml:space="preserve"> Wat is het m</w:t>
      </w:r>
      <w:r w:rsidRPr="00C97C20">
        <w:t>etamodel</w:t>
      </w:r>
      <w:r>
        <w:t xml:space="preserve"> voor informatiemodellen</w:t>
      </w:r>
      <w:bookmarkEnd w:id="21"/>
      <w:bookmarkEnd w:id="23"/>
    </w:p>
    <w:p w14:paraId="69349581" w14:textId="77777777" w:rsidR="00F81D8E" w:rsidRDefault="00F81D8E" w:rsidP="00F81D8E">
      <w:pPr>
        <w:ind w:left="-5" w:right="13"/>
      </w:pPr>
      <w:r>
        <w:t xml:space="preserve">Een metamodel is een model van een model. Het definieert een verzameling van modelleerconstructies in de vorm van bouwstenen oftewel modelelementen, met bijbehorende betekenis en bijbehorende afspraken omtrent hoe deze toe te passen. Een informatiemodel kan vervolgens hiermee gemaakt worden. Het metamodel is daarmee de modelleertaal waarin een informatiemodel is uitgedrukt. Deze metataal beschrijft als het ware de grammatica en de syntax van de modelleertaal. </w:t>
      </w:r>
    </w:p>
    <w:p w14:paraId="21585BC5" w14:textId="77777777" w:rsidR="00F81D8E" w:rsidRDefault="00F81D8E" w:rsidP="00F81D8E">
      <w:pPr>
        <w:spacing w:after="283"/>
        <w:ind w:left="19" w:right="5"/>
      </w:pPr>
    </w:p>
    <w:p w14:paraId="55C5493D" w14:textId="77777777" w:rsidR="00F81D8E" w:rsidRDefault="00F81D8E" w:rsidP="00F81D8E">
      <w:pPr>
        <w:ind w:left="-5" w:right="13"/>
      </w:pPr>
      <w:r>
        <w:lastRenderedPageBreak/>
        <w:t>Vaak zie je dat het metamodel niet expliciet beschreven is en dat het metamodel een onderdeel van de domeinkennis is geworden. Bij domeinoverstijgende harmonisatie wordt het dan moeilijk om modellen met elkaar te vergelijken en op basis daarvan gegevens uit te wisselen. Beschrijving van het metamodel is daarom een randvoorwaarde indien er sprake is van een stelsel van samenhangende informatiemodellen. Anders gezegd, met (alleen) de in het metamodel opgenomen set van modelleerconstructies worden informatiemodellen gemaakt. Door het schrijven van modelleertalen (zoals UML) in een metataal (zoals MOF) wordt gegarandeerd dat alle</w:t>
      </w:r>
      <w:r w:rsidRPr="00B060A7">
        <w:t xml:space="preserve"> </w:t>
      </w:r>
      <w:r>
        <w:t xml:space="preserve">toepassingen van die talen op een standaard manier zijn opgebouwd en daardoor alom te begrijpen zijn. De metataal beschrijft als het ware de grammatica van de modelleertaal. Het metamodel in dit document is gebaseerd op UML. </w:t>
      </w:r>
    </w:p>
    <w:p w14:paraId="0C979D9A" w14:textId="77777777" w:rsidR="00F81D8E" w:rsidRDefault="00F81D8E" w:rsidP="00F81D8E"/>
    <w:p w14:paraId="2F85DAC3" w14:textId="1CBF90CB" w:rsidR="00F81D8E" w:rsidRPr="00D14ADF" w:rsidRDefault="00F81D8E" w:rsidP="00F81D8E">
      <w:pPr>
        <w:pStyle w:val="Kop2"/>
      </w:pPr>
      <w:bookmarkStart w:id="24" w:name="_Toc474832725"/>
      <w:bookmarkStart w:id="25" w:name="_Toc485712842"/>
      <w:r>
        <w:t>1.</w:t>
      </w:r>
      <w:r w:rsidR="004A1CC1">
        <w:t>7</w:t>
      </w:r>
      <w:r>
        <w:t xml:space="preserve"> </w:t>
      </w:r>
      <w:r w:rsidRPr="00D14ADF">
        <w:t>UML</w:t>
      </w:r>
      <w:bookmarkEnd w:id="24"/>
      <w:bookmarkEnd w:id="25"/>
      <w:r w:rsidRPr="00D14ADF">
        <w:t xml:space="preserve"> </w:t>
      </w:r>
    </w:p>
    <w:p w14:paraId="3D263F0F" w14:textId="77777777" w:rsidR="00F81D8E" w:rsidRDefault="00F81D8E" w:rsidP="00F81D8E">
      <w:r>
        <w:t>Voor zowel het metamodel als informatiemodellen wordt uitgegaan van UML. Registraties en afnemers hiervan kunnen deze gebruiken voor de inrichting van hun situatiespecifieke gegevenshuishouding. Belangrijk is dat de lezer eerst begrijpt wat we onder een informatiemodel en een metamodel verstaan en verder is het van belang de modellen in de juiste context te plaatsen. Dit laatste doen we aan de hand van de vier lagen metamodel architectuur van de Object Management Group (OMG). In deze paragaaf gaan we op deze concepten in.</w:t>
      </w:r>
    </w:p>
    <w:p w14:paraId="7F4E0294" w14:textId="77777777" w:rsidR="00F81D8E" w:rsidRDefault="00F81D8E" w:rsidP="00F81D8E">
      <w:pPr>
        <w:rPr>
          <w:b/>
        </w:rPr>
      </w:pPr>
    </w:p>
    <w:p w14:paraId="6EC5E9B0" w14:textId="77777777" w:rsidR="00F81D8E" w:rsidRPr="0021585E" w:rsidRDefault="00F81D8E" w:rsidP="00F81D8E">
      <w:pPr>
        <w:contextualSpacing w:val="0"/>
      </w:pPr>
      <w:r w:rsidRPr="00C97C20">
        <w:rPr>
          <w:b/>
        </w:rPr>
        <w:t>Vier lagen metamodel architectuur</w:t>
      </w:r>
      <w:r>
        <w:rPr>
          <w:b/>
        </w:rPr>
        <w:t xml:space="preserve"> OMG  </w:t>
      </w:r>
    </w:p>
    <w:p w14:paraId="39A303F1" w14:textId="77777777" w:rsidR="00F81D8E" w:rsidRDefault="00F81D8E" w:rsidP="00F81D8E">
      <w:pPr>
        <w:spacing w:after="482"/>
        <w:ind w:left="19" w:right="5"/>
      </w:pPr>
      <w:r>
        <w:t>Voor de specificatie van het metamodel is gebruik gemaakt van dezelfde formele taal waarin de informatiemodellen zijn beschreven, namelijk UML. Het metamodel van deze informatiemodellen is een uitbreiding op het basale UML-metamodel.</w:t>
      </w:r>
    </w:p>
    <w:p w14:paraId="3DDB09E5" w14:textId="77777777" w:rsidR="00F81D8E" w:rsidRDefault="00F81D8E" w:rsidP="00F81D8E">
      <w:pPr>
        <w:spacing w:after="482"/>
        <w:ind w:left="19" w:right="5"/>
      </w:pPr>
    </w:p>
    <w:p w14:paraId="17176BC3" w14:textId="77777777" w:rsidR="00F81D8E" w:rsidRDefault="00F81D8E" w:rsidP="00F81D8E">
      <w:pPr>
        <w:spacing w:after="482"/>
        <w:ind w:left="19" w:right="5"/>
      </w:pPr>
      <w:r>
        <w:t>Het basale UML-metamodel is een metamodel dat onderdeel uitmaakt van de vier lagen metamodel architectuur van OMG namelijk M0, M1, M2 en M3. Daarbij is elke laag een instantie van de laag daarboven (met uitzondering van de 1</w:t>
      </w:r>
      <w:r w:rsidRPr="00B36782">
        <w:rPr>
          <w:vertAlign w:val="superscript"/>
        </w:rPr>
        <w:t>e</w:t>
      </w:r>
      <w:r>
        <w:t xml:space="preserve"> laag) en maakt de laag gebruik van een in de naast hoger gelegen laag gespecificeerde uitdrukkingsmogelijkheden teneinde een specificatie in een andere context te vormen. De toplaag is de metamodellaag oftewel M3 laag en definieert de basisconstructies, m.a.w. de taal waarin de onderliggende laag is uitgedrukt. Metamodel Meta Object Facility (MOF) is een voorbeeld van deze laag. MOF is de basislaag voor de UML laag. De metamodel laag (M2) is een instantie van de M3 laag. Op deze laag bevindt zich onder meer het metamodel UML. M.a.w. UML is een instantie van MOF. Deze laag is taaltechnisch rijker dan de M3 laag. De M2 laag definieert de semantiek en syntax van de modelconstructies in de M1 laag. De M1 laag is de laag waarop zich het informatiemodel bevindt om  een bedrijfscontext modelmatig te beschrijven. Deze M1 laag is een instantie van de M2 laag. Tenslotte is er nog de M0 laag waarop zich de objecten en data bevinden, de instanties van de M1 modelconstructies</w:t>
      </w:r>
      <w:r w:rsidRPr="00082701">
        <w:t xml:space="preserve"> </w:t>
      </w:r>
      <w:r>
        <w:t xml:space="preserve">die een representatie van de concrete werkelijkheid op een specifiek tijdsmoment vormen. </w:t>
      </w:r>
    </w:p>
    <w:p w14:paraId="788DDBF2" w14:textId="77777777" w:rsidR="00F81D8E" w:rsidRDefault="00F81D8E" w:rsidP="00F81D8E">
      <w:pPr>
        <w:spacing w:after="482"/>
        <w:ind w:left="19" w:right="5"/>
      </w:pPr>
    </w:p>
    <w:tbl>
      <w:tblPr>
        <w:tblStyle w:val="TableGrid"/>
        <w:tblW w:w="9223" w:type="dxa"/>
        <w:tblInd w:w="-70" w:type="dxa"/>
        <w:tblCellMar>
          <w:left w:w="70" w:type="dxa"/>
          <w:right w:w="31" w:type="dxa"/>
        </w:tblCellMar>
        <w:tblLook w:val="04A0" w:firstRow="1" w:lastRow="0" w:firstColumn="1" w:lastColumn="0" w:noHBand="0" w:noVBand="1"/>
      </w:tblPr>
      <w:tblGrid>
        <w:gridCol w:w="1330"/>
        <w:gridCol w:w="4679"/>
        <w:gridCol w:w="3214"/>
      </w:tblGrid>
      <w:tr w:rsidR="00F81D8E" w14:paraId="0302869E" w14:textId="77777777" w:rsidTr="00F81D8E">
        <w:trPr>
          <w:trHeight w:val="262"/>
        </w:trPr>
        <w:tc>
          <w:tcPr>
            <w:tcW w:w="1330" w:type="dxa"/>
            <w:tcBorders>
              <w:top w:val="single" w:sz="4" w:space="0" w:color="000000"/>
              <w:left w:val="single" w:sz="4" w:space="0" w:color="000000"/>
              <w:bottom w:val="single" w:sz="4" w:space="0" w:color="000000"/>
              <w:right w:val="single" w:sz="4" w:space="0" w:color="000000"/>
            </w:tcBorders>
          </w:tcPr>
          <w:p w14:paraId="753BD762" w14:textId="77777777" w:rsidR="00F81D8E" w:rsidRDefault="00F81D8E" w:rsidP="00F81D8E">
            <w:pPr>
              <w:spacing w:line="259" w:lineRule="auto"/>
            </w:pPr>
            <w:r>
              <w:rPr>
                <w:rFonts w:ascii="Times New Roman" w:hAnsi="Times New Roman"/>
                <w:b/>
              </w:rPr>
              <w:t xml:space="preserve">Metaniveau </w:t>
            </w:r>
          </w:p>
        </w:tc>
        <w:tc>
          <w:tcPr>
            <w:tcW w:w="4679" w:type="dxa"/>
            <w:tcBorders>
              <w:top w:val="single" w:sz="4" w:space="0" w:color="000000"/>
              <w:left w:val="single" w:sz="4" w:space="0" w:color="000000"/>
              <w:bottom w:val="single" w:sz="4" w:space="0" w:color="000000"/>
              <w:right w:val="single" w:sz="4" w:space="0" w:color="000000"/>
            </w:tcBorders>
          </w:tcPr>
          <w:p w14:paraId="13C2D034" w14:textId="77777777" w:rsidR="00F81D8E" w:rsidRDefault="00F81D8E" w:rsidP="00F81D8E">
            <w:pPr>
              <w:spacing w:line="259" w:lineRule="auto"/>
            </w:pPr>
            <w:r>
              <w:rPr>
                <w:rFonts w:ascii="Times New Roman" w:hAnsi="Times New Roman"/>
                <w:b/>
              </w:rPr>
              <w:t xml:space="preserve">Omschrijving </w:t>
            </w:r>
          </w:p>
        </w:tc>
        <w:tc>
          <w:tcPr>
            <w:tcW w:w="3214" w:type="dxa"/>
            <w:tcBorders>
              <w:top w:val="single" w:sz="4" w:space="0" w:color="000000"/>
              <w:left w:val="single" w:sz="4" w:space="0" w:color="000000"/>
              <w:bottom w:val="single" w:sz="4" w:space="0" w:color="000000"/>
              <w:right w:val="single" w:sz="4" w:space="0" w:color="000000"/>
            </w:tcBorders>
          </w:tcPr>
          <w:p w14:paraId="33BA0946" w14:textId="77777777" w:rsidR="00F81D8E" w:rsidRDefault="00F81D8E" w:rsidP="00F81D8E">
            <w:pPr>
              <w:spacing w:line="259" w:lineRule="auto"/>
            </w:pPr>
            <w:r>
              <w:rPr>
                <w:rFonts w:ascii="Times New Roman" w:hAnsi="Times New Roman"/>
                <w:b/>
              </w:rPr>
              <w:t xml:space="preserve">Elementen </w:t>
            </w:r>
          </w:p>
        </w:tc>
      </w:tr>
      <w:tr w:rsidR="00F81D8E" w:rsidRPr="00293CA6" w14:paraId="4D54FCB0" w14:textId="77777777" w:rsidTr="00F81D8E">
        <w:trPr>
          <w:trHeight w:val="516"/>
        </w:trPr>
        <w:tc>
          <w:tcPr>
            <w:tcW w:w="1330" w:type="dxa"/>
            <w:tcBorders>
              <w:top w:val="single" w:sz="4" w:space="0" w:color="000000"/>
              <w:left w:val="single" w:sz="4" w:space="0" w:color="000000"/>
              <w:bottom w:val="single" w:sz="4" w:space="0" w:color="000000"/>
              <w:right w:val="single" w:sz="4" w:space="0" w:color="000000"/>
            </w:tcBorders>
          </w:tcPr>
          <w:p w14:paraId="12F31A1E" w14:textId="77777777" w:rsidR="00F81D8E" w:rsidRDefault="00F81D8E" w:rsidP="00F81D8E">
            <w:pPr>
              <w:spacing w:line="259" w:lineRule="auto"/>
            </w:pPr>
            <w:r>
              <w:t xml:space="preserve">M3 </w:t>
            </w:r>
          </w:p>
        </w:tc>
        <w:tc>
          <w:tcPr>
            <w:tcW w:w="4679" w:type="dxa"/>
            <w:tcBorders>
              <w:top w:val="single" w:sz="4" w:space="0" w:color="000000"/>
              <w:left w:val="single" w:sz="4" w:space="0" w:color="000000"/>
              <w:bottom w:val="single" w:sz="4" w:space="0" w:color="000000"/>
              <w:right w:val="single" w:sz="4" w:space="0" w:color="000000"/>
            </w:tcBorders>
          </w:tcPr>
          <w:p w14:paraId="133DA5A7" w14:textId="77777777" w:rsidR="00F81D8E" w:rsidRDefault="00F81D8E" w:rsidP="00F81D8E">
            <w:pPr>
              <w:spacing w:line="259" w:lineRule="auto"/>
              <w:ind w:right="5"/>
            </w:pPr>
            <w:r>
              <w:t xml:space="preserve">MOF, verzameling van constructies voor definiëren van metamodellen </w:t>
            </w:r>
          </w:p>
        </w:tc>
        <w:tc>
          <w:tcPr>
            <w:tcW w:w="3214" w:type="dxa"/>
            <w:tcBorders>
              <w:top w:val="single" w:sz="4" w:space="0" w:color="000000"/>
              <w:left w:val="single" w:sz="4" w:space="0" w:color="000000"/>
              <w:bottom w:val="single" w:sz="4" w:space="0" w:color="000000"/>
              <w:right w:val="single" w:sz="4" w:space="0" w:color="000000"/>
            </w:tcBorders>
          </w:tcPr>
          <w:p w14:paraId="3F08BD5A" w14:textId="77777777" w:rsidR="00F81D8E" w:rsidRPr="00793DEA" w:rsidRDefault="00F81D8E" w:rsidP="00F81D8E">
            <w:pPr>
              <w:spacing w:line="259" w:lineRule="auto"/>
              <w:rPr>
                <w:lang w:val="en-US"/>
              </w:rPr>
            </w:pPr>
            <w:r w:rsidRPr="00793DEA">
              <w:rPr>
                <w:lang w:val="en-US"/>
              </w:rPr>
              <w:t xml:space="preserve">MOF klasse, MOF attribuut, MOF Associatie, MOF operatie, etc. </w:t>
            </w:r>
          </w:p>
        </w:tc>
      </w:tr>
      <w:tr w:rsidR="00F81D8E" w:rsidRPr="00293CA6" w14:paraId="07491487" w14:textId="77777777" w:rsidTr="00F81D8E">
        <w:trPr>
          <w:trHeight w:val="594"/>
        </w:trPr>
        <w:tc>
          <w:tcPr>
            <w:tcW w:w="1330" w:type="dxa"/>
            <w:tcBorders>
              <w:top w:val="single" w:sz="4" w:space="0" w:color="000000"/>
              <w:left w:val="single" w:sz="4" w:space="0" w:color="000000"/>
              <w:bottom w:val="single" w:sz="4" w:space="0" w:color="000000"/>
              <w:right w:val="single" w:sz="4" w:space="0" w:color="000000"/>
            </w:tcBorders>
          </w:tcPr>
          <w:p w14:paraId="506EC15B" w14:textId="77777777" w:rsidR="00F81D8E" w:rsidRDefault="00F81D8E" w:rsidP="00F81D8E">
            <w:pPr>
              <w:spacing w:line="259" w:lineRule="auto"/>
            </w:pPr>
            <w:r>
              <w:t xml:space="preserve">M2 </w:t>
            </w:r>
          </w:p>
        </w:tc>
        <w:tc>
          <w:tcPr>
            <w:tcW w:w="4679" w:type="dxa"/>
            <w:tcBorders>
              <w:top w:val="single" w:sz="4" w:space="0" w:color="000000"/>
              <w:left w:val="single" w:sz="4" w:space="0" w:color="000000"/>
              <w:bottom w:val="single" w:sz="4" w:space="0" w:color="000000"/>
              <w:right w:val="single" w:sz="4" w:space="0" w:color="000000"/>
            </w:tcBorders>
          </w:tcPr>
          <w:p w14:paraId="43FC9C98" w14:textId="77777777" w:rsidR="00F81D8E" w:rsidRDefault="00F81D8E" w:rsidP="00F81D8E">
            <w:pPr>
              <w:spacing w:line="259" w:lineRule="auto"/>
            </w:pPr>
            <w:r>
              <w:t xml:space="preserve">Metamodellen (UML, CWM, etc.), bestaande uit instanties van MOF constructies </w:t>
            </w:r>
          </w:p>
        </w:tc>
        <w:tc>
          <w:tcPr>
            <w:tcW w:w="3214" w:type="dxa"/>
            <w:tcBorders>
              <w:top w:val="single" w:sz="4" w:space="0" w:color="000000"/>
              <w:left w:val="single" w:sz="4" w:space="0" w:color="000000"/>
              <w:bottom w:val="single" w:sz="4" w:space="0" w:color="000000"/>
              <w:right w:val="single" w:sz="4" w:space="0" w:color="000000"/>
            </w:tcBorders>
          </w:tcPr>
          <w:p w14:paraId="4D105992" w14:textId="77777777" w:rsidR="00F81D8E" w:rsidRPr="00793DEA" w:rsidRDefault="00F81D8E" w:rsidP="00F81D8E">
            <w:pPr>
              <w:spacing w:line="239" w:lineRule="auto"/>
              <w:rPr>
                <w:lang w:val="en-US"/>
              </w:rPr>
            </w:pPr>
            <w:r w:rsidRPr="00793DEA">
              <w:rPr>
                <w:lang w:val="en-US"/>
              </w:rPr>
              <w:t xml:space="preserve">UML klasse, UML associatie, UML attribuut, etc. </w:t>
            </w:r>
          </w:p>
        </w:tc>
      </w:tr>
      <w:tr w:rsidR="00F81D8E" w14:paraId="17F1F56B" w14:textId="77777777" w:rsidTr="00F81D8E">
        <w:trPr>
          <w:trHeight w:val="560"/>
        </w:trPr>
        <w:tc>
          <w:tcPr>
            <w:tcW w:w="1330" w:type="dxa"/>
            <w:tcBorders>
              <w:top w:val="single" w:sz="4" w:space="0" w:color="000000"/>
              <w:left w:val="single" w:sz="4" w:space="0" w:color="000000"/>
              <w:bottom w:val="single" w:sz="4" w:space="0" w:color="000000"/>
              <w:right w:val="single" w:sz="4" w:space="0" w:color="000000"/>
            </w:tcBorders>
          </w:tcPr>
          <w:p w14:paraId="19A53465" w14:textId="77777777" w:rsidR="00F81D8E" w:rsidRDefault="00F81D8E" w:rsidP="00F81D8E">
            <w:pPr>
              <w:spacing w:line="259" w:lineRule="auto"/>
            </w:pPr>
            <w:r>
              <w:t xml:space="preserve">M1 </w:t>
            </w:r>
          </w:p>
        </w:tc>
        <w:tc>
          <w:tcPr>
            <w:tcW w:w="4679" w:type="dxa"/>
            <w:tcBorders>
              <w:top w:val="single" w:sz="4" w:space="0" w:color="000000"/>
              <w:left w:val="single" w:sz="4" w:space="0" w:color="000000"/>
              <w:bottom w:val="single" w:sz="4" w:space="0" w:color="000000"/>
              <w:right w:val="single" w:sz="4" w:space="0" w:color="000000"/>
            </w:tcBorders>
          </w:tcPr>
          <w:p w14:paraId="71D7C6C1" w14:textId="77777777" w:rsidR="00F81D8E" w:rsidRDefault="00F81D8E" w:rsidP="00F81D8E">
            <w:pPr>
              <w:spacing w:line="259" w:lineRule="auto"/>
            </w:pPr>
            <w:r>
              <w:t>Modellen, bestaande uit instanties van M2 metamodel constructies</w:t>
            </w:r>
          </w:p>
        </w:tc>
        <w:tc>
          <w:tcPr>
            <w:tcW w:w="3214" w:type="dxa"/>
            <w:tcBorders>
              <w:top w:val="single" w:sz="4" w:space="0" w:color="000000"/>
              <w:left w:val="single" w:sz="4" w:space="0" w:color="000000"/>
              <w:bottom w:val="single" w:sz="4" w:space="0" w:color="000000"/>
              <w:right w:val="single" w:sz="4" w:space="0" w:color="000000"/>
            </w:tcBorders>
          </w:tcPr>
          <w:p w14:paraId="7DF0BF90" w14:textId="77777777" w:rsidR="00F81D8E" w:rsidRDefault="00F81D8E" w:rsidP="00F81D8E">
            <w:pPr>
              <w:spacing w:line="236" w:lineRule="auto"/>
            </w:pPr>
            <w:r>
              <w:t>Klasse “Order”, klasse “Klant”, attribuut “naam” etc</w:t>
            </w:r>
          </w:p>
        </w:tc>
      </w:tr>
      <w:tr w:rsidR="00F81D8E" w14:paraId="63AA3F68" w14:textId="77777777" w:rsidTr="00F81D8E">
        <w:trPr>
          <w:trHeight w:val="518"/>
        </w:trPr>
        <w:tc>
          <w:tcPr>
            <w:tcW w:w="1330" w:type="dxa"/>
            <w:tcBorders>
              <w:top w:val="single" w:sz="4" w:space="0" w:color="000000"/>
              <w:left w:val="single" w:sz="4" w:space="0" w:color="000000"/>
              <w:bottom w:val="single" w:sz="4" w:space="0" w:color="000000"/>
              <w:right w:val="single" w:sz="4" w:space="0" w:color="000000"/>
            </w:tcBorders>
          </w:tcPr>
          <w:p w14:paraId="3860D852" w14:textId="77777777" w:rsidR="00F81D8E" w:rsidRDefault="00F81D8E" w:rsidP="00F81D8E">
            <w:pPr>
              <w:spacing w:line="259" w:lineRule="auto"/>
            </w:pPr>
            <w:r>
              <w:t xml:space="preserve">M0 </w:t>
            </w:r>
          </w:p>
        </w:tc>
        <w:tc>
          <w:tcPr>
            <w:tcW w:w="4679" w:type="dxa"/>
            <w:tcBorders>
              <w:top w:val="single" w:sz="4" w:space="0" w:color="000000"/>
              <w:left w:val="single" w:sz="4" w:space="0" w:color="000000"/>
              <w:bottom w:val="single" w:sz="4" w:space="0" w:color="000000"/>
              <w:right w:val="single" w:sz="4" w:space="0" w:color="000000"/>
            </w:tcBorders>
          </w:tcPr>
          <w:p w14:paraId="7657A272" w14:textId="77777777" w:rsidR="00F81D8E" w:rsidRDefault="00F81D8E" w:rsidP="00F81D8E">
            <w:pPr>
              <w:spacing w:line="259" w:lineRule="auto"/>
            </w:pPr>
            <w:r>
              <w:t xml:space="preserve">Objecten en data, de instanties van M1 model constructies </w:t>
            </w:r>
          </w:p>
        </w:tc>
        <w:tc>
          <w:tcPr>
            <w:tcW w:w="3214" w:type="dxa"/>
            <w:tcBorders>
              <w:top w:val="single" w:sz="4" w:space="0" w:color="000000"/>
              <w:left w:val="single" w:sz="4" w:space="0" w:color="000000"/>
              <w:bottom w:val="single" w:sz="4" w:space="0" w:color="000000"/>
              <w:right w:val="single" w:sz="4" w:space="0" w:color="000000"/>
            </w:tcBorders>
          </w:tcPr>
          <w:p w14:paraId="1AFFD565" w14:textId="77777777" w:rsidR="00F81D8E" w:rsidRDefault="00F81D8E" w:rsidP="00F81D8E">
            <w:pPr>
              <w:keepNext/>
              <w:spacing w:line="259" w:lineRule="auto"/>
            </w:pPr>
            <w:r>
              <w:t xml:space="preserve">Order 43123, Artikel 8RB31, etc. </w:t>
            </w:r>
          </w:p>
        </w:tc>
      </w:tr>
    </w:tbl>
    <w:p w14:paraId="154F7012" w14:textId="77777777" w:rsidR="00F81D8E" w:rsidRDefault="00F81D8E" w:rsidP="00F81D8E">
      <w:pPr>
        <w:pStyle w:val="Bijschrift"/>
      </w:pPr>
      <w:r>
        <w:t xml:space="preserve">Tabel </w:t>
      </w:r>
      <w:r w:rsidR="006A4686">
        <w:fldChar w:fldCharType="begin"/>
      </w:r>
      <w:r w:rsidR="006A4686">
        <w:instrText xml:space="preserve"> SEQ Tabel \* ARABIC </w:instrText>
      </w:r>
      <w:r w:rsidR="006A4686">
        <w:fldChar w:fldCharType="separate"/>
      </w:r>
      <w:r w:rsidR="00A90657">
        <w:rPr>
          <w:noProof/>
        </w:rPr>
        <w:t>1</w:t>
      </w:r>
      <w:r w:rsidR="006A4686">
        <w:rPr>
          <w:noProof/>
        </w:rPr>
        <w:fldChar w:fldCharType="end"/>
      </w:r>
      <w:r>
        <w:t xml:space="preserve"> Vier lagen metamodel OMG</w:t>
      </w:r>
    </w:p>
    <w:p w14:paraId="238B1C9C" w14:textId="77777777" w:rsidR="00F81D8E" w:rsidRDefault="00F81D8E" w:rsidP="00F81D8E">
      <w:r>
        <w:t xml:space="preserve">De informatiemodellen waarover we het hier in dit document hebben bevinden zich op de M1-laag. </w:t>
      </w:r>
    </w:p>
    <w:p w14:paraId="2AD55DBF" w14:textId="77777777" w:rsidR="00F81D8E" w:rsidRDefault="00F81D8E" w:rsidP="00F81D8E"/>
    <w:p w14:paraId="567A3064" w14:textId="77777777" w:rsidR="00F81D8E" w:rsidRPr="005D2166" w:rsidRDefault="00F81D8E" w:rsidP="00F81D8E">
      <w:r>
        <w:t xml:space="preserve">Dit metamodel is een uitbreiding op het UML metamodel (M2). Het UML metamodel is daarbij uitgebreid met speciale elementen, die geen onderdeel uitmaken van het basale UML-metamodel (M2). Deze nieuwe elementen zijn noodzakelijk voor het definiëren van de semantiek en syntax van de modelconstructies zoals we die in onze informatiemodellen hanteren. </w:t>
      </w:r>
    </w:p>
    <w:p w14:paraId="289F5B86" w14:textId="77777777" w:rsidR="00F81D8E" w:rsidRDefault="00F81D8E" w:rsidP="00F81D8E"/>
    <w:p w14:paraId="0486EC70" w14:textId="77777777" w:rsidR="00F81D8E" w:rsidRDefault="00F81D8E" w:rsidP="00F81D8E">
      <w:pPr>
        <w:spacing w:after="482"/>
        <w:ind w:left="19" w:right="5"/>
      </w:pPr>
      <w:r>
        <w:t xml:space="preserve">Het UML metamodel (M2) is een ‘read only’ model. Dat wil zeggen dat we geen bestaande metaclass mogen aanpassen en we dus geen nieuw basis metaclass voor een bestaande UML metaclass mogen specificeren. Maar via Profiles (van de InfrastructureLibrary) kunnen bestaande metaclasses uitgebreid worden zonder dat er nieuwe metaclasses gedefinieerd hoeven te worden en dus zonder aanpassing van het basale UML-metamodel (M2). De extensiemechanismen hiervoor zijn stereotypes, tagged values en constraints. </w:t>
      </w:r>
    </w:p>
    <w:p w14:paraId="47294679" w14:textId="77777777" w:rsidR="00F81D8E" w:rsidRDefault="00F81D8E" w:rsidP="00F81D8E">
      <w:pPr>
        <w:contextualSpacing w:val="0"/>
        <w:rPr>
          <w:b/>
        </w:rPr>
      </w:pPr>
    </w:p>
    <w:p w14:paraId="15817C3B" w14:textId="51312272" w:rsidR="00F81D8E" w:rsidRPr="00A93221" w:rsidRDefault="00F81D8E" w:rsidP="00F81D8E">
      <w:pPr>
        <w:pStyle w:val="Kop2"/>
        <w:rPr>
          <w:rStyle w:val="Kop3Char"/>
        </w:rPr>
      </w:pPr>
      <w:bookmarkStart w:id="26" w:name="_Toc474832726"/>
      <w:bookmarkStart w:id="27" w:name="_Toc485712843"/>
      <w:r>
        <w:t>1.</w:t>
      </w:r>
      <w:r w:rsidR="004A1CC1">
        <w:t>8</w:t>
      </w:r>
      <w:r>
        <w:t xml:space="preserve"> Een eigen extensie op </w:t>
      </w:r>
      <w:r w:rsidRPr="00A93221">
        <w:t>het metamodel</w:t>
      </w:r>
      <w:bookmarkEnd w:id="26"/>
      <w:bookmarkEnd w:id="27"/>
      <w:r w:rsidRPr="00A93221" w:rsidDel="007D29E8">
        <w:t xml:space="preserve"> </w:t>
      </w:r>
    </w:p>
    <w:p w14:paraId="2387A8F8" w14:textId="77777777" w:rsidR="00F81D8E" w:rsidRDefault="00F81D8E" w:rsidP="00F81D8E">
      <w:pPr>
        <w:pStyle w:val="Bijschrift"/>
        <w:rPr>
          <w:b w:val="0"/>
          <w:color w:val="auto"/>
          <w:sz w:val="18"/>
        </w:rPr>
      </w:pPr>
      <w:r>
        <w:rPr>
          <w:b w:val="0"/>
          <w:color w:val="auto"/>
          <w:sz w:val="18"/>
        </w:rPr>
        <w:t xml:space="preserve">Indien er extra metamodelconstructies nodig zijn voor een informatiemodel, dan kan dit metamodel uitgebreid worden met een aanvulling oftewel extensie (in de vorm van een extra bijlage) die door de betreffende organisatie toegevoegd wordt aan het onderhavige document. </w:t>
      </w:r>
    </w:p>
    <w:p w14:paraId="2669FB27" w14:textId="77777777" w:rsidR="00F81D8E" w:rsidRDefault="00F81D8E" w:rsidP="00F81D8E">
      <w:pPr>
        <w:pStyle w:val="Bijschrift"/>
        <w:rPr>
          <w:b w:val="0"/>
          <w:color w:val="auto"/>
          <w:sz w:val="18"/>
        </w:rPr>
      </w:pPr>
    </w:p>
    <w:p w14:paraId="4AD4BE77" w14:textId="77777777" w:rsidR="00F81D8E" w:rsidRDefault="00F81D8E" w:rsidP="00F81D8E">
      <w:pPr>
        <w:pStyle w:val="Bijschrift"/>
        <w:rPr>
          <w:b w:val="0"/>
          <w:color w:val="auto"/>
          <w:sz w:val="18"/>
        </w:rPr>
      </w:pPr>
      <w:r>
        <w:rPr>
          <w:b w:val="0"/>
          <w:color w:val="auto"/>
          <w:sz w:val="18"/>
        </w:rPr>
        <w:t xml:space="preserve">De spelregel bij een extensie is dat deze geen onderwerpen </w:t>
      </w:r>
      <w:r w:rsidRPr="00571A91">
        <w:rPr>
          <w:b w:val="0"/>
          <w:i/>
          <w:color w:val="auto"/>
          <w:sz w:val="18"/>
        </w:rPr>
        <w:t>vervangt</w:t>
      </w:r>
      <w:r>
        <w:rPr>
          <w:b w:val="0"/>
          <w:color w:val="auto"/>
          <w:sz w:val="18"/>
        </w:rPr>
        <w:t xml:space="preserve"> die in dit metamodel beschreven zijn, maar alleen echte uitbreidingen behelst. Indien meerdere organisaties hierin geïnteresseerd zijn, kan zo’n extensie ook toegevoegd worden aan dit metamodel. Neem dan contact op met de beheerders (zie voorwoord). </w:t>
      </w:r>
    </w:p>
    <w:p w14:paraId="5E9BB704" w14:textId="77777777" w:rsidR="00F81D8E" w:rsidRDefault="00F81D8E" w:rsidP="00F81D8E">
      <w:pPr>
        <w:pStyle w:val="Bijschrift"/>
        <w:rPr>
          <w:b w:val="0"/>
          <w:color w:val="auto"/>
          <w:sz w:val="18"/>
        </w:rPr>
      </w:pPr>
    </w:p>
    <w:p w14:paraId="16C901DA" w14:textId="77777777" w:rsidR="00F81D8E" w:rsidRDefault="00F81D8E" w:rsidP="00F81D8E">
      <w:pPr>
        <w:pStyle w:val="Bijschrift"/>
        <w:rPr>
          <w:b w:val="0"/>
          <w:color w:val="auto"/>
          <w:sz w:val="18"/>
        </w:rPr>
      </w:pPr>
      <w:r>
        <w:rPr>
          <w:b w:val="0"/>
          <w:color w:val="auto"/>
          <w:sz w:val="18"/>
        </w:rPr>
        <w:t xml:space="preserve">Het is ook mogelijk om in de extensie aan te geven welke elementen uit dit metamodel </w:t>
      </w:r>
      <w:r w:rsidRPr="00427AF8">
        <w:rPr>
          <w:b w:val="0"/>
          <w:i/>
          <w:color w:val="auto"/>
          <w:sz w:val="18"/>
        </w:rPr>
        <w:t>niet</w:t>
      </w:r>
      <w:r>
        <w:rPr>
          <w:b w:val="0"/>
          <w:color w:val="auto"/>
          <w:sz w:val="18"/>
        </w:rPr>
        <w:t xml:space="preserve"> ingezet (mogen) worden in uw informatiemodellen. Denk hierbij bijvoorbeeld aan een bepaald modelelement. Of aan bepaalde metadata aspecten die niet ingewonnen worden in uw informatiemodellen en daarom buiten scope worden geplaatst (ongeacht of deze optioneel of verplicht zijn). </w:t>
      </w:r>
    </w:p>
    <w:p w14:paraId="3858C32A" w14:textId="77777777" w:rsidR="00F81D8E" w:rsidRDefault="00F81D8E" w:rsidP="00F81D8E">
      <w:pPr>
        <w:pStyle w:val="Bijschrift"/>
        <w:rPr>
          <w:b w:val="0"/>
          <w:color w:val="auto"/>
          <w:sz w:val="18"/>
        </w:rPr>
      </w:pPr>
    </w:p>
    <w:p w14:paraId="4043FA39" w14:textId="77777777" w:rsidR="00F81D8E" w:rsidRDefault="00F81D8E" w:rsidP="00F81D8E">
      <w:pPr>
        <w:pStyle w:val="Bijschrift"/>
        <w:rPr>
          <w:b w:val="0"/>
          <w:color w:val="auto"/>
          <w:sz w:val="18"/>
        </w:rPr>
      </w:pPr>
      <w:r>
        <w:rPr>
          <w:b w:val="0"/>
          <w:color w:val="auto"/>
          <w:sz w:val="18"/>
        </w:rPr>
        <w:t xml:space="preserve">Voor meer informatie over een specifieke extensie kan contact opgenomen worden met de beheerder van deze extensie. </w:t>
      </w:r>
    </w:p>
    <w:p w14:paraId="0AE33FFE" w14:textId="77777777" w:rsidR="00F81D8E" w:rsidRDefault="00F81D8E" w:rsidP="00F81D8E">
      <w:pPr>
        <w:pStyle w:val="Bijschrift"/>
        <w:rPr>
          <w:b w:val="0"/>
          <w:color w:val="auto"/>
          <w:sz w:val="18"/>
        </w:rPr>
      </w:pPr>
    </w:p>
    <w:p w14:paraId="4B1A9A3C" w14:textId="1164DFF6" w:rsidR="00F81D8E" w:rsidRDefault="00F81D8E" w:rsidP="00F81D8E">
      <w:pPr>
        <w:pStyle w:val="Bijschrift"/>
        <w:rPr>
          <w:b w:val="0"/>
          <w:color w:val="auto"/>
          <w:sz w:val="18"/>
        </w:rPr>
      </w:pPr>
      <w:r>
        <w:rPr>
          <w:b w:val="0"/>
          <w:color w:val="auto"/>
          <w:sz w:val="18"/>
        </w:rPr>
        <w:t>Nota bene: een metamodel</w:t>
      </w:r>
      <w:r w:rsidR="006F1378">
        <w:rPr>
          <w:b w:val="0"/>
          <w:color w:val="auto"/>
          <w:sz w:val="18"/>
        </w:rPr>
        <w:t xml:space="preserve"> </w:t>
      </w:r>
      <w:r>
        <w:rPr>
          <w:b w:val="0"/>
          <w:color w:val="auto"/>
          <w:sz w:val="18"/>
        </w:rPr>
        <w:t xml:space="preserve">extensie is expliciet niet bedoeld voor aanvullende constructies die alleen spelen op het niveau van implementatie, of op het niveau van afgeleide modellen t.b.v. specifieke koppelvlakken en interfaces. Deze vallen buiten scope van dit metamodel en ook buiten scope van extensies hierop. Wel is het mogelijk en toegestaan om het metamodel, of delen ervan, hiervoor te gebruiken. </w:t>
      </w:r>
    </w:p>
    <w:p w14:paraId="569BDB05" w14:textId="4B8E03BB" w:rsidR="00F81D8E" w:rsidRDefault="00F81D8E" w:rsidP="00F81D8E">
      <w:pPr>
        <w:pStyle w:val="Kop2"/>
      </w:pPr>
      <w:bookmarkStart w:id="28" w:name="_Toc474832727"/>
      <w:bookmarkStart w:id="29" w:name="_Toc485712844"/>
      <w:r>
        <w:t>1.</w:t>
      </w:r>
      <w:r w:rsidR="004A1CC1">
        <w:t>9</w:t>
      </w:r>
      <w:r>
        <w:t xml:space="preserve"> Alternatieven</w:t>
      </w:r>
      <w:bookmarkEnd w:id="28"/>
      <w:bookmarkEnd w:id="29"/>
      <w:r>
        <w:t xml:space="preserve"> </w:t>
      </w:r>
    </w:p>
    <w:p w14:paraId="342E25E2" w14:textId="4F26F301" w:rsidR="00F81D8E" w:rsidRDefault="00F81D8E" w:rsidP="00F81D8E">
      <w:pPr>
        <w:pStyle w:val="Bijschrift"/>
        <w:rPr>
          <w:b w:val="0"/>
          <w:color w:val="auto"/>
          <w:sz w:val="18"/>
        </w:rPr>
      </w:pPr>
      <w:r>
        <w:rPr>
          <w:b w:val="0"/>
          <w:color w:val="auto"/>
          <w:sz w:val="18"/>
        </w:rPr>
        <w:t xml:space="preserve">In dit metamodel </w:t>
      </w:r>
      <w:r w:rsidR="004A1CC1">
        <w:rPr>
          <w:b w:val="0"/>
          <w:color w:val="auto"/>
          <w:sz w:val="18"/>
        </w:rPr>
        <w:t xml:space="preserve">is op één </w:t>
      </w:r>
      <w:r>
        <w:rPr>
          <w:b w:val="0"/>
          <w:color w:val="auto"/>
          <w:sz w:val="18"/>
        </w:rPr>
        <w:t>punt</w:t>
      </w:r>
      <w:r w:rsidR="004A1CC1">
        <w:rPr>
          <w:b w:val="0"/>
          <w:color w:val="auto"/>
          <w:sz w:val="18"/>
        </w:rPr>
        <w:t xml:space="preserve"> sprake van een keuze tussen twee</w:t>
      </w:r>
      <w:r>
        <w:rPr>
          <w:b w:val="0"/>
          <w:color w:val="auto"/>
          <w:sz w:val="18"/>
        </w:rPr>
        <w:t xml:space="preserve"> alternatieven</w:t>
      </w:r>
      <w:r w:rsidR="004A1CC1">
        <w:rPr>
          <w:b w:val="0"/>
          <w:color w:val="auto"/>
          <w:sz w:val="18"/>
        </w:rPr>
        <w:t xml:space="preserve">, </w:t>
      </w:r>
      <w:r>
        <w:rPr>
          <w:b w:val="0"/>
          <w:color w:val="auto"/>
          <w:sz w:val="18"/>
        </w:rPr>
        <w:t xml:space="preserve">waarvan de modelleur van een informatiemodel één van beide </w:t>
      </w:r>
      <w:r w:rsidR="002B35C4">
        <w:rPr>
          <w:b w:val="0"/>
          <w:color w:val="auto"/>
          <w:sz w:val="18"/>
        </w:rPr>
        <w:t xml:space="preserve">alternatieven </w:t>
      </w:r>
      <w:r>
        <w:rPr>
          <w:b w:val="0"/>
          <w:color w:val="auto"/>
          <w:sz w:val="18"/>
        </w:rPr>
        <w:t xml:space="preserve">kiest. Welke je kiest geef je aan bij je eigen informatiemodel, in je eigen extensie (zoals bedoeld in de vorige paragraaf). </w:t>
      </w:r>
    </w:p>
    <w:p w14:paraId="69702B7C" w14:textId="77777777" w:rsidR="00F81D8E" w:rsidRDefault="00F81D8E" w:rsidP="00F81D8E">
      <w:pPr>
        <w:pStyle w:val="Bijschrift"/>
        <w:rPr>
          <w:b w:val="0"/>
          <w:color w:val="auto"/>
          <w:sz w:val="18"/>
        </w:rPr>
      </w:pPr>
    </w:p>
    <w:p w14:paraId="5347AF61" w14:textId="42706A14" w:rsidR="00F81D8E" w:rsidRDefault="00F81D8E" w:rsidP="00C35580">
      <w:pPr>
        <w:pStyle w:val="Bijschrift"/>
        <w:rPr>
          <w:b w:val="0"/>
          <w:color w:val="auto"/>
          <w:sz w:val="18"/>
        </w:rPr>
      </w:pPr>
      <w:r>
        <w:rPr>
          <w:b w:val="0"/>
          <w:color w:val="auto"/>
          <w:sz w:val="18"/>
        </w:rPr>
        <w:t xml:space="preserve">Dit betreft: </w:t>
      </w:r>
      <w:r w:rsidRPr="004F7D81">
        <w:rPr>
          <w:b w:val="0"/>
          <w:color w:val="auto"/>
          <w:sz w:val="18"/>
        </w:rPr>
        <w:t xml:space="preserve">Relatiesoort </w:t>
      </w:r>
      <w:r>
        <w:rPr>
          <w:b w:val="0"/>
          <w:color w:val="auto"/>
          <w:sz w:val="18"/>
        </w:rPr>
        <w:t xml:space="preserve">en relatierol, beide te gebruiken, maar welke is verplicht/leidend (paragraaf </w:t>
      </w:r>
      <w:r w:rsidR="00DE1DF8">
        <w:rPr>
          <w:b w:val="0"/>
          <w:color w:val="auto"/>
          <w:sz w:val="18"/>
        </w:rPr>
        <w:t xml:space="preserve">2.3.2.1 en 2.3.2.2). </w:t>
      </w:r>
    </w:p>
    <w:p w14:paraId="655B4CFF" w14:textId="77777777" w:rsidR="00F81D8E" w:rsidRDefault="00F81D8E" w:rsidP="00F81D8E">
      <w:pPr>
        <w:pStyle w:val="Bijschrift"/>
        <w:rPr>
          <w:b w:val="0"/>
          <w:color w:val="auto"/>
          <w:sz w:val="18"/>
        </w:rPr>
      </w:pPr>
    </w:p>
    <w:p w14:paraId="7AA5BAEF" w14:textId="77777777" w:rsidR="00F81D8E" w:rsidRDefault="00F81D8E" w:rsidP="00F81D8E">
      <w:pPr>
        <w:spacing w:after="24" w:line="265" w:lineRule="auto"/>
        <w:ind w:left="19"/>
        <w:rPr>
          <w:b/>
        </w:rPr>
      </w:pPr>
      <w:r>
        <w:t>Indien gewenst kunt u hier vragen over stellen aan de beheerders van dit metamodel voordat u een keuze maakt.</w:t>
      </w:r>
      <w:r w:rsidRPr="00626DE0">
        <w:rPr>
          <w:b/>
        </w:rPr>
        <w:t xml:space="preserve"> </w:t>
      </w:r>
    </w:p>
    <w:p w14:paraId="43016B6B" w14:textId="77777777" w:rsidR="00F81D8E" w:rsidRDefault="00F81D8E" w:rsidP="00F81D8E">
      <w:pPr>
        <w:spacing w:after="24" w:line="265" w:lineRule="auto"/>
        <w:ind w:left="19"/>
        <w:rPr>
          <w:b/>
        </w:rPr>
      </w:pPr>
    </w:p>
    <w:p w14:paraId="2882C6CF" w14:textId="78F3C344" w:rsidR="00F81D8E" w:rsidRDefault="00F81D8E" w:rsidP="00F81D8E">
      <w:pPr>
        <w:pStyle w:val="Kop2"/>
      </w:pPr>
      <w:bookmarkStart w:id="30" w:name="_Toc485712845"/>
      <w:r>
        <w:lastRenderedPageBreak/>
        <w:t>1.</w:t>
      </w:r>
      <w:r w:rsidR="00E468D1">
        <w:t>10</w:t>
      </w:r>
      <w:r>
        <w:t xml:space="preserve"> Beheer</w:t>
      </w:r>
      <w:bookmarkEnd w:id="30"/>
    </w:p>
    <w:p w14:paraId="0D4A0D5B" w14:textId="77777777" w:rsidR="00964335" w:rsidRDefault="00964335" w:rsidP="00F81D8E"/>
    <w:p w14:paraId="3C11ABFF" w14:textId="77777777" w:rsidR="00F81D8E" w:rsidRDefault="00F81D8E" w:rsidP="00F81D8E">
      <w:r>
        <w:t xml:space="preserve">Het beheer van dit metamodel vindt plaats als samenwerking tussen KING, het Kadaster modellenbureau en Geonovum. Voor vragen, suggesties of opmerkingen kunt u contact opnemen met: </w:t>
      </w:r>
    </w:p>
    <w:p w14:paraId="064FFB18" w14:textId="77777777" w:rsidR="00945A6E" w:rsidRDefault="00945A6E" w:rsidP="00F81D8E"/>
    <w:p w14:paraId="0D002357" w14:textId="77777777" w:rsidR="00F81D8E" w:rsidRDefault="00F81D8E" w:rsidP="00F81D8E">
      <w:r>
        <w:t xml:space="preserve">Ellen Debats: </w:t>
      </w:r>
      <w:r>
        <w:tab/>
      </w:r>
      <w:r>
        <w:tab/>
      </w:r>
      <w:hyperlink r:id="rId12" w:history="1">
        <w:r w:rsidRPr="009C7843">
          <w:rPr>
            <w:rStyle w:val="Hyperlink"/>
          </w:rPr>
          <w:t>ellen.debats@kinggemeenten.nl</w:t>
        </w:r>
      </w:hyperlink>
      <w:r>
        <w:t xml:space="preserve"> en/of</w:t>
      </w:r>
    </w:p>
    <w:p w14:paraId="595881F1" w14:textId="77777777" w:rsidR="00F81D8E" w:rsidRDefault="00F81D8E" w:rsidP="00F81D8E">
      <w:r>
        <w:t xml:space="preserve">Lennart van Bergen: </w:t>
      </w:r>
      <w:r>
        <w:tab/>
      </w:r>
      <w:hyperlink r:id="rId13" w:history="1">
        <w:r w:rsidRPr="009C7843">
          <w:rPr>
            <w:rStyle w:val="Hyperlink"/>
          </w:rPr>
          <w:t>lennart.vanBergen@kadaster.nl</w:t>
        </w:r>
      </w:hyperlink>
      <w:r>
        <w:t xml:space="preserve"> en/of </w:t>
      </w:r>
    </w:p>
    <w:p w14:paraId="337DE360" w14:textId="77777777" w:rsidR="00F81D8E" w:rsidRDefault="00F81D8E" w:rsidP="00F81D8E">
      <w:r>
        <w:t xml:space="preserve">Paul Janssen: </w:t>
      </w:r>
      <w:r>
        <w:tab/>
      </w:r>
      <w:r>
        <w:tab/>
      </w:r>
      <w:hyperlink r:id="rId14" w:history="1">
        <w:r w:rsidRPr="00977750">
          <w:rPr>
            <w:rStyle w:val="Hyperlink"/>
          </w:rPr>
          <w:t>p.janssen@geonovum.nl</w:t>
        </w:r>
      </w:hyperlink>
      <w:r>
        <w:t xml:space="preserve">  </w:t>
      </w:r>
    </w:p>
    <w:p w14:paraId="7F88B822" w14:textId="77777777" w:rsidR="00F81D8E" w:rsidRDefault="00F81D8E" w:rsidP="00F81D8E"/>
    <w:p w14:paraId="3B0CDD86" w14:textId="4CE3BA60" w:rsidR="00F81D8E" w:rsidRDefault="00F81D8E" w:rsidP="00F81D8E">
      <w:pPr>
        <w:pStyle w:val="Kop2"/>
      </w:pPr>
      <w:bookmarkStart w:id="31" w:name="_Toc485712846"/>
      <w:r>
        <w:t>1.1</w:t>
      </w:r>
      <w:r w:rsidR="00E468D1">
        <w:t>1</w:t>
      </w:r>
      <w:r>
        <w:t xml:space="preserve"> </w:t>
      </w:r>
      <w:r w:rsidRPr="00A37E52">
        <w:t>Normreferenties</w:t>
      </w:r>
      <w:bookmarkEnd w:id="31"/>
      <w:r>
        <w:t xml:space="preserve"> </w:t>
      </w:r>
    </w:p>
    <w:p w14:paraId="779B2A2E" w14:textId="77777777" w:rsidR="00F81D8E" w:rsidRPr="00070C16" w:rsidRDefault="00F81D8E" w:rsidP="00F81D8E">
      <w:pPr>
        <w:rPr>
          <w:lang w:eastAsia="en-US"/>
        </w:rPr>
      </w:pPr>
    </w:p>
    <w:tbl>
      <w:tblPr>
        <w:tblStyle w:val="TableGrid"/>
        <w:tblW w:w="8770" w:type="dxa"/>
        <w:tblInd w:w="22" w:type="dxa"/>
        <w:tblLayout w:type="fixed"/>
        <w:tblCellMar>
          <w:top w:w="102" w:type="dxa"/>
          <w:right w:w="55" w:type="dxa"/>
        </w:tblCellMar>
        <w:tblLook w:val="04A0" w:firstRow="1" w:lastRow="0" w:firstColumn="1" w:lastColumn="0" w:noHBand="0" w:noVBand="1"/>
      </w:tblPr>
      <w:tblGrid>
        <w:gridCol w:w="401"/>
        <w:gridCol w:w="2409"/>
        <w:gridCol w:w="5960"/>
      </w:tblGrid>
      <w:tr w:rsidR="00F81D8E" w14:paraId="48AD6599" w14:textId="77777777" w:rsidTr="00F81D8E">
        <w:trPr>
          <w:trHeight w:val="341"/>
        </w:trPr>
        <w:tc>
          <w:tcPr>
            <w:tcW w:w="401" w:type="dxa"/>
            <w:tcBorders>
              <w:top w:val="single" w:sz="2" w:space="0" w:color="000000"/>
              <w:left w:val="single" w:sz="2" w:space="0" w:color="000000"/>
              <w:bottom w:val="single" w:sz="2" w:space="0" w:color="000000"/>
              <w:right w:val="single" w:sz="2" w:space="0" w:color="000000"/>
            </w:tcBorders>
            <w:shd w:val="clear" w:color="auto" w:fill="C2E0F7" w:themeFill="accent5" w:themeFillTint="99"/>
          </w:tcPr>
          <w:p w14:paraId="16AE1203" w14:textId="77777777" w:rsidR="00F81D8E" w:rsidRPr="00A71695" w:rsidRDefault="00F81D8E" w:rsidP="00F81D8E">
            <w:r w:rsidRPr="00A71695">
              <w:t>#</w:t>
            </w:r>
          </w:p>
        </w:tc>
        <w:tc>
          <w:tcPr>
            <w:tcW w:w="2409" w:type="dxa"/>
            <w:tcBorders>
              <w:top w:val="single" w:sz="2" w:space="0" w:color="000000"/>
              <w:left w:val="single" w:sz="2" w:space="0" w:color="000000"/>
              <w:bottom w:val="single" w:sz="2" w:space="0" w:color="000000"/>
              <w:right w:val="single" w:sz="2" w:space="0" w:color="000000"/>
            </w:tcBorders>
            <w:shd w:val="clear" w:color="auto" w:fill="C2E0F7" w:themeFill="accent5" w:themeFillTint="99"/>
          </w:tcPr>
          <w:p w14:paraId="2EF5B4C3" w14:textId="77777777" w:rsidR="00F81D8E" w:rsidRPr="00A71695" w:rsidRDefault="00F81D8E" w:rsidP="00F81D8E">
            <w:r w:rsidRPr="00A71695">
              <w:t>Naam</w:t>
            </w:r>
          </w:p>
        </w:tc>
        <w:tc>
          <w:tcPr>
            <w:tcW w:w="5960" w:type="dxa"/>
            <w:tcBorders>
              <w:top w:val="single" w:sz="2" w:space="0" w:color="000000"/>
              <w:left w:val="single" w:sz="2" w:space="0" w:color="000000"/>
              <w:bottom w:val="single" w:sz="2" w:space="0" w:color="000000"/>
              <w:right w:val="single" w:sz="2" w:space="0" w:color="000000"/>
            </w:tcBorders>
            <w:shd w:val="clear" w:color="auto" w:fill="C2E0F7" w:themeFill="accent5" w:themeFillTint="99"/>
          </w:tcPr>
          <w:p w14:paraId="2324751C" w14:textId="77777777" w:rsidR="00F81D8E" w:rsidRPr="000E1125" w:rsidRDefault="00F81D8E" w:rsidP="00F81D8E">
            <w:pPr>
              <w:pStyle w:val="tabeltekst"/>
              <w:rPr>
                <w:b/>
                <w:sz w:val="20"/>
                <w:szCs w:val="20"/>
              </w:rPr>
            </w:pPr>
            <w:r w:rsidRPr="000E1125">
              <w:rPr>
                <w:b/>
                <w:sz w:val="20"/>
                <w:szCs w:val="20"/>
              </w:rPr>
              <w:t>Referentie</w:t>
            </w:r>
          </w:p>
        </w:tc>
      </w:tr>
      <w:tr w:rsidR="00F81D8E" w14:paraId="72823C11" w14:textId="77777777" w:rsidTr="00F81D8E">
        <w:trPr>
          <w:trHeight w:val="341"/>
        </w:trPr>
        <w:tc>
          <w:tcPr>
            <w:tcW w:w="401" w:type="dxa"/>
            <w:tcBorders>
              <w:top w:val="single" w:sz="2" w:space="0" w:color="000000"/>
              <w:left w:val="single" w:sz="2" w:space="0" w:color="000000"/>
              <w:bottom w:val="single" w:sz="2" w:space="0" w:color="000000"/>
              <w:right w:val="single" w:sz="2" w:space="0" w:color="000000"/>
            </w:tcBorders>
          </w:tcPr>
          <w:p w14:paraId="3F1F81CA" w14:textId="77777777" w:rsidR="00F81D8E" w:rsidRPr="00A71695" w:rsidRDefault="00F81D8E" w:rsidP="00F81D8E">
            <w:r w:rsidRPr="00A71695">
              <w:t>1.</w:t>
            </w:r>
          </w:p>
        </w:tc>
        <w:tc>
          <w:tcPr>
            <w:tcW w:w="2409" w:type="dxa"/>
            <w:tcBorders>
              <w:top w:val="single" w:sz="2" w:space="0" w:color="000000"/>
              <w:left w:val="single" w:sz="2" w:space="0" w:color="000000"/>
              <w:bottom w:val="single" w:sz="2" w:space="0" w:color="000000"/>
              <w:right w:val="single" w:sz="2" w:space="0" w:color="000000"/>
            </w:tcBorders>
          </w:tcPr>
          <w:p w14:paraId="36C2E8BE" w14:textId="77777777" w:rsidR="00F81D8E" w:rsidRPr="00A71695" w:rsidRDefault="00F81D8E" w:rsidP="00F81D8E">
            <w:r w:rsidRPr="00A71695">
              <w:t xml:space="preserve"> Unified Modeling  </w:t>
            </w:r>
          </w:p>
          <w:p w14:paraId="6E678A00" w14:textId="77777777" w:rsidR="00F81D8E" w:rsidRPr="00A71695" w:rsidRDefault="00F81D8E" w:rsidP="00F81D8E">
            <w:r w:rsidRPr="00A71695">
              <w:t xml:space="preserve"> Language  (UML)</w:t>
            </w:r>
          </w:p>
        </w:tc>
        <w:tc>
          <w:tcPr>
            <w:tcW w:w="5960" w:type="dxa"/>
            <w:tcBorders>
              <w:top w:val="single" w:sz="2" w:space="0" w:color="000000"/>
              <w:left w:val="single" w:sz="2" w:space="0" w:color="000000"/>
              <w:bottom w:val="single" w:sz="2" w:space="0" w:color="000000"/>
              <w:right w:val="single" w:sz="2" w:space="0" w:color="000000"/>
            </w:tcBorders>
          </w:tcPr>
          <w:p w14:paraId="15261F0F" w14:textId="77777777" w:rsidR="00F81D8E" w:rsidRPr="00872C02" w:rsidRDefault="006A4686" w:rsidP="00F81D8E">
            <w:pPr>
              <w:pStyle w:val="tabeltekst"/>
              <w:rPr>
                <w:sz w:val="20"/>
                <w:szCs w:val="20"/>
              </w:rPr>
            </w:pPr>
            <w:hyperlink r:id="rId15" w:history="1">
              <w:r w:rsidR="00F81D8E" w:rsidRPr="00872C02">
                <w:rPr>
                  <w:rStyle w:val="Hyperlink"/>
                  <w:sz w:val="20"/>
                  <w:szCs w:val="20"/>
                </w:rPr>
                <w:t>http://uml.org</w:t>
              </w:r>
            </w:hyperlink>
            <w:r w:rsidR="00F81D8E" w:rsidRPr="00872C02">
              <w:rPr>
                <w:color w:val="652F69"/>
                <w:sz w:val="20"/>
                <w:szCs w:val="20"/>
                <w:u w:val="single" w:color="652F69"/>
              </w:rPr>
              <w:t xml:space="preserve"> </w:t>
            </w:r>
          </w:p>
        </w:tc>
      </w:tr>
      <w:tr w:rsidR="00F81D8E" w:rsidRPr="00293CA6" w14:paraId="04595BBF" w14:textId="77777777" w:rsidTr="00F81D8E">
        <w:trPr>
          <w:trHeight w:val="616"/>
        </w:trPr>
        <w:tc>
          <w:tcPr>
            <w:tcW w:w="401" w:type="dxa"/>
            <w:tcBorders>
              <w:top w:val="single" w:sz="2" w:space="0" w:color="000000"/>
              <w:left w:val="single" w:sz="2" w:space="0" w:color="000000"/>
              <w:bottom w:val="single" w:sz="2" w:space="0" w:color="000000"/>
              <w:right w:val="single" w:sz="2" w:space="0" w:color="000000"/>
            </w:tcBorders>
          </w:tcPr>
          <w:p w14:paraId="09474C2B" w14:textId="77777777" w:rsidR="00F81D8E" w:rsidRPr="00A71695" w:rsidRDefault="00F81D8E" w:rsidP="00F81D8E">
            <w:r w:rsidRPr="00A71695">
              <w:t>2.</w:t>
            </w:r>
          </w:p>
        </w:tc>
        <w:tc>
          <w:tcPr>
            <w:tcW w:w="2409" w:type="dxa"/>
            <w:tcBorders>
              <w:top w:val="single" w:sz="2" w:space="0" w:color="000000"/>
              <w:left w:val="single" w:sz="2" w:space="0" w:color="000000"/>
              <w:bottom w:val="single" w:sz="2" w:space="0" w:color="000000"/>
              <w:right w:val="single" w:sz="2" w:space="0" w:color="000000"/>
            </w:tcBorders>
          </w:tcPr>
          <w:p w14:paraId="0F41C7FE" w14:textId="77777777" w:rsidR="00F81D8E" w:rsidRPr="00626DE0" w:rsidRDefault="00F81D8E" w:rsidP="00F81D8E">
            <w:pPr>
              <w:rPr>
                <w:lang w:val="en-GB"/>
              </w:rPr>
            </w:pPr>
            <w:r w:rsidRPr="00626DE0">
              <w:rPr>
                <w:lang w:val="en-GB"/>
              </w:rPr>
              <w:t xml:space="preserve"> OMG Unified Modeling  </w:t>
            </w:r>
          </w:p>
          <w:p w14:paraId="69A221DB" w14:textId="77777777" w:rsidR="00F81D8E" w:rsidRPr="00626DE0" w:rsidRDefault="00F81D8E" w:rsidP="00F81D8E">
            <w:pPr>
              <w:rPr>
                <w:lang w:val="en-GB"/>
              </w:rPr>
            </w:pPr>
            <w:r w:rsidRPr="00626DE0">
              <w:rPr>
                <w:lang w:val="en-GB"/>
              </w:rPr>
              <w:t xml:space="preserve"> Language TM versie 2.5</w:t>
            </w:r>
          </w:p>
        </w:tc>
        <w:tc>
          <w:tcPr>
            <w:tcW w:w="5960" w:type="dxa"/>
            <w:tcBorders>
              <w:top w:val="single" w:sz="2" w:space="0" w:color="000000"/>
              <w:left w:val="single" w:sz="2" w:space="0" w:color="000000"/>
              <w:bottom w:val="single" w:sz="2" w:space="0" w:color="000000"/>
              <w:right w:val="single" w:sz="2" w:space="0" w:color="000000"/>
            </w:tcBorders>
          </w:tcPr>
          <w:p w14:paraId="0BF9AC72" w14:textId="77777777" w:rsidR="00F81D8E" w:rsidRPr="00D544F4" w:rsidRDefault="006A4686" w:rsidP="00F81D8E">
            <w:pPr>
              <w:widowControl w:val="0"/>
              <w:autoSpaceDE w:val="0"/>
              <w:autoSpaceDN w:val="0"/>
              <w:adjustRightInd w:val="0"/>
              <w:spacing w:after="240" w:line="340" w:lineRule="atLeast"/>
              <w:contextualSpacing w:val="0"/>
              <w:rPr>
                <w:strike/>
                <w:sz w:val="20"/>
                <w:szCs w:val="20"/>
                <w:lang w:val="en-US"/>
              </w:rPr>
            </w:pPr>
            <w:hyperlink r:id="rId16" w:history="1">
              <w:r w:rsidR="00F81D8E" w:rsidRPr="00D544F4">
                <w:rPr>
                  <w:rStyle w:val="Hyperlink"/>
                  <w:rFonts w:eastAsia="Calibri" w:cs="Arial"/>
                  <w:sz w:val="20"/>
                  <w:szCs w:val="20"/>
                  <w:lang w:val="en-US"/>
                </w:rPr>
                <w:t>http://www.omg.org/spec/UML/2.5</w:t>
              </w:r>
            </w:hyperlink>
            <w:r w:rsidR="00F81D8E" w:rsidRPr="00D544F4">
              <w:rPr>
                <w:rFonts w:eastAsia="Calibri" w:cs="Arial"/>
                <w:color w:val="000000"/>
                <w:sz w:val="20"/>
                <w:szCs w:val="20"/>
                <w:lang w:val="en-US"/>
              </w:rPr>
              <w:t xml:space="preserve"> </w:t>
            </w:r>
          </w:p>
        </w:tc>
      </w:tr>
      <w:tr w:rsidR="00F81D8E" w:rsidRPr="00E05CB5" w14:paraId="6C13A01F" w14:textId="77777777" w:rsidTr="00F81D8E">
        <w:trPr>
          <w:trHeight w:val="319"/>
        </w:trPr>
        <w:tc>
          <w:tcPr>
            <w:tcW w:w="401" w:type="dxa"/>
            <w:tcBorders>
              <w:top w:val="single" w:sz="2" w:space="0" w:color="000000"/>
              <w:left w:val="single" w:sz="2" w:space="0" w:color="000000"/>
              <w:bottom w:val="single" w:sz="2" w:space="0" w:color="000000"/>
              <w:right w:val="single" w:sz="2" w:space="0" w:color="000000"/>
            </w:tcBorders>
          </w:tcPr>
          <w:p w14:paraId="7321690E" w14:textId="77777777" w:rsidR="00F81D8E" w:rsidRPr="00A71695" w:rsidRDefault="00F81D8E" w:rsidP="00F81D8E">
            <w:r w:rsidRPr="00A71695">
              <w:t>3.</w:t>
            </w:r>
          </w:p>
        </w:tc>
        <w:tc>
          <w:tcPr>
            <w:tcW w:w="2409" w:type="dxa"/>
            <w:tcBorders>
              <w:top w:val="single" w:sz="2" w:space="0" w:color="000000"/>
              <w:left w:val="single" w:sz="2" w:space="0" w:color="000000"/>
              <w:bottom w:val="single" w:sz="2" w:space="0" w:color="000000"/>
              <w:right w:val="single" w:sz="2" w:space="0" w:color="000000"/>
            </w:tcBorders>
          </w:tcPr>
          <w:p w14:paraId="63C8208A" w14:textId="77777777" w:rsidR="00F81D8E" w:rsidRPr="00A71695" w:rsidRDefault="00F81D8E" w:rsidP="00F81D8E">
            <w:r w:rsidRPr="00A71695">
              <w:t xml:space="preserve"> Stelselcatalogus</w:t>
            </w:r>
          </w:p>
        </w:tc>
        <w:tc>
          <w:tcPr>
            <w:tcW w:w="5960" w:type="dxa"/>
            <w:tcBorders>
              <w:top w:val="single" w:sz="2" w:space="0" w:color="000000"/>
              <w:left w:val="single" w:sz="2" w:space="0" w:color="000000"/>
              <w:bottom w:val="single" w:sz="2" w:space="0" w:color="000000"/>
              <w:right w:val="single" w:sz="2" w:space="0" w:color="000000"/>
            </w:tcBorders>
          </w:tcPr>
          <w:p w14:paraId="0F95420D" w14:textId="77777777" w:rsidR="00F81D8E" w:rsidRPr="00DE1D71" w:rsidRDefault="006A4686" w:rsidP="00F81D8E">
            <w:pPr>
              <w:pStyle w:val="tabeltekst"/>
              <w:rPr>
                <w:sz w:val="20"/>
                <w:szCs w:val="20"/>
              </w:rPr>
            </w:pPr>
            <w:hyperlink r:id="rId17" w:history="1">
              <w:r w:rsidR="00F81D8E" w:rsidRPr="00DE1D71">
                <w:rPr>
                  <w:rStyle w:val="Hyperlink"/>
                  <w:sz w:val="20"/>
                  <w:szCs w:val="20"/>
                </w:rPr>
                <w:t>http://www.stelselcatalogus.nl/over-de-stelselcatalogus/metadata/</w:t>
              </w:r>
            </w:hyperlink>
          </w:p>
        </w:tc>
      </w:tr>
      <w:tr w:rsidR="00F81D8E" w:rsidRPr="00E05CB5" w14:paraId="65BCC584" w14:textId="77777777" w:rsidTr="00F81D8E">
        <w:trPr>
          <w:trHeight w:val="617"/>
        </w:trPr>
        <w:tc>
          <w:tcPr>
            <w:tcW w:w="401" w:type="dxa"/>
            <w:tcBorders>
              <w:top w:val="single" w:sz="2" w:space="0" w:color="000000"/>
              <w:left w:val="single" w:sz="2" w:space="0" w:color="000000"/>
              <w:bottom w:val="single" w:sz="2" w:space="0" w:color="000000"/>
              <w:right w:val="single" w:sz="2" w:space="0" w:color="000000"/>
            </w:tcBorders>
          </w:tcPr>
          <w:p w14:paraId="47F2B654" w14:textId="77777777" w:rsidR="00F81D8E" w:rsidRPr="00A71695" w:rsidRDefault="00F81D8E" w:rsidP="00F81D8E">
            <w:r w:rsidRPr="00A71695">
              <w:t>4.</w:t>
            </w:r>
          </w:p>
        </w:tc>
        <w:tc>
          <w:tcPr>
            <w:tcW w:w="2409" w:type="dxa"/>
            <w:tcBorders>
              <w:top w:val="single" w:sz="2" w:space="0" w:color="000000"/>
              <w:left w:val="single" w:sz="2" w:space="0" w:color="000000"/>
              <w:bottom w:val="single" w:sz="2" w:space="0" w:color="000000"/>
              <w:right w:val="single" w:sz="2" w:space="0" w:color="000000"/>
            </w:tcBorders>
          </w:tcPr>
          <w:p w14:paraId="4549921A" w14:textId="77777777" w:rsidR="00F81D8E" w:rsidRPr="00A71695" w:rsidRDefault="00F81D8E" w:rsidP="00F81D8E">
            <w:r w:rsidRPr="00A71695">
              <w:t xml:space="preserve"> GAB</w:t>
            </w:r>
          </w:p>
        </w:tc>
        <w:tc>
          <w:tcPr>
            <w:tcW w:w="5960" w:type="dxa"/>
            <w:tcBorders>
              <w:top w:val="single" w:sz="2" w:space="0" w:color="000000"/>
              <w:left w:val="single" w:sz="2" w:space="0" w:color="000000"/>
              <w:bottom w:val="single" w:sz="2" w:space="0" w:color="000000"/>
              <w:right w:val="single" w:sz="2" w:space="0" w:color="000000"/>
            </w:tcBorders>
          </w:tcPr>
          <w:p w14:paraId="3276C444" w14:textId="77777777" w:rsidR="00F81D8E" w:rsidRDefault="006A4686" w:rsidP="00F81D8E">
            <w:pPr>
              <w:pStyle w:val="tabeltekst"/>
              <w:rPr>
                <w:rStyle w:val="Hyperlink"/>
                <w:sz w:val="20"/>
                <w:szCs w:val="20"/>
              </w:rPr>
            </w:pPr>
            <w:hyperlink r:id="rId18" w:history="1">
              <w:r w:rsidR="00F81D8E" w:rsidRPr="00872C02">
                <w:rPr>
                  <w:rStyle w:val="Hyperlink"/>
                  <w:sz w:val="20"/>
                  <w:szCs w:val="20"/>
                </w:rPr>
                <w:t>http://www.noraonline.nl/images/noraonline/c/c3/GAB_mogelijk_onvolledige_datum_1.0.pdf</w:t>
              </w:r>
            </w:hyperlink>
          </w:p>
          <w:p w14:paraId="11542FDC" w14:textId="77777777" w:rsidR="00F81D8E" w:rsidRPr="00DE1D71" w:rsidRDefault="00F81D8E" w:rsidP="00F81D8E">
            <w:pPr>
              <w:pStyle w:val="tabeltekst"/>
              <w:rPr>
                <w:sz w:val="20"/>
                <w:szCs w:val="20"/>
              </w:rPr>
            </w:pPr>
          </w:p>
        </w:tc>
      </w:tr>
      <w:tr w:rsidR="00F81D8E" w:rsidRPr="00676515" w14:paraId="55A5CEE1" w14:textId="77777777" w:rsidTr="00F81D8E">
        <w:trPr>
          <w:trHeight w:val="454"/>
        </w:trPr>
        <w:tc>
          <w:tcPr>
            <w:tcW w:w="401" w:type="dxa"/>
            <w:tcBorders>
              <w:top w:val="single" w:sz="2" w:space="0" w:color="000000"/>
              <w:left w:val="single" w:sz="2" w:space="0" w:color="000000"/>
              <w:bottom w:val="single" w:sz="2" w:space="0" w:color="000000"/>
              <w:right w:val="single" w:sz="2" w:space="0" w:color="000000"/>
            </w:tcBorders>
          </w:tcPr>
          <w:p w14:paraId="15F23472" w14:textId="77777777" w:rsidR="00F81D8E" w:rsidRPr="00A71695" w:rsidRDefault="00F81D8E" w:rsidP="00F81D8E">
            <w:r w:rsidRPr="00A71695">
              <w:t>5.</w:t>
            </w:r>
          </w:p>
        </w:tc>
        <w:tc>
          <w:tcPr>
            <w:tcW w:w="2409" w:type="dxa"/>
            <w:tcBorders>
              <w:top w:val="single" w:sz="2" w:space="0" w:color="000000"/>
              <w:left w:val="single" w:sz="2" w:space="0" w:color="000000"/>
              <w:bottom w:val="single" w:sz="2" w:space="0" w:color="000000"/>
              <w:right w:val="single" w:sz="2" w:space="0" w:color="000000"/>
            </w:tcBorders>
          </w:tcPr>
          <w:p w14:paraId="07D2A494" w14:textId="77777777" w:rsidR="00F81D8E" w:rsidRPr="00A71695" w:rsidRDefault="00F81D8E" w:rsidP="00F81D8E">
            <w:r w:rsidRPr="00A71695">
              <w:t xml:space="preserve"> Handreiking  </w:t>
            </w:r>
          </w:p>
          <w:p w14:paraId="370066DB" w14:textId="77777777" w:rsidR="00F81D8E" w:rsidRPr="00A71695" w:rsidRDefault="00F81D8E" w:rsidP="00F81D8E">
            <w:r w:rsidRPr="00A71695">
              <w:t xml:space="preserve"> gegevensbeschrijving </w:t>
            </w:r>
          </w:p>
          <w:p w14:paraId="2576B607" w14:textId="77777777" w:rsidR="00F81D8E" w:rsidRPr="00A71695" w:rsidRDefault="00F81D8E" w:rsidP="00F81D8E">
            <w:r w:rsidRPr="00A71695">
              <w:t xml:space="preserve"> (NORA)</w:t>
            </w:r>
          </w:p>
        </w:tc>
        <w:tc>
          <w:tcPr>
            <w:tcW w:w="5960" w:type="dxa"/>
            <w:tcBorders>
              <w:top w:val="single" w:sz="2" w:space="0" w:color="000000"/>
              <w:left w:val="single" w:sz="2" w:space="0" w:color="000000"/>
              <w:bottom w:val="single" w:sz="2" w:space="0" w:color="000000"/>
              <w:right w:val="single" w:sz="2" w:space="0" w:color="000000"/>
            </w:tcBorders>
          </w:tcPr>
          <w:p w14:paraId="5631F58C" w14:textId="77777777" w:rsidR="00F81D8E" w:rsidRPr="00DE1D71" w:rsidRDefault="006A4686" w:rsidP="00F81D8E">
            <w:pPr>
              <w:pStyle w:val="tabeltekst"/>
              <w:rPr>
                <w:sz w:val="20"/>
                <w:szCs w:val="20"/>
              </w:rPr>
            </w:pPr>
            <w:hyperlink r:id="rId19" w:history="1">
              <w:r w:rsidR="00F81D8E" w:rsidRPr="00B118CF">
                <w:rPr>
                  <w:rStyle w:val="Hyperlink"/>
                  <w:sz w:val="20"/>
                  <w:szCs w:val="20"/>
                </w:rPr>
                <w:t>http://noraonline.nl/wiki/Gegevensbeschrijvingen/Handreiking</w:t>
              </w:r>
            </w:hyperlink>
            <w:r w:rsidR="00F81D8E">
              <w:rPr>
                <w:sz w:val="20"/>
                <w:szCs w:val="20"/>
              </w:rPr>
              <w:t xml:space="preserve"> </w:t>
            </w:r>
          </w:p>
        </w:tc>
      </w:tr>
      <w:tr w:rsidR="00F81D8E" w:rsidRPr="00293CA6" w14:paraId="6722773B" w14:textId="77777777" w:rsidTr="00F81D8E">
        <w:trPr>
          <w:trHeight w:val="617"/>
        </w:trPr>
        <w:tc>
          <w:tcPr>
            <w:tcW w:w="401" w:type="dxa"/>
            <w:tcBorders>
              <w:top w:val="single" w:sz="2" w:space="0" w:color="000000"/>
              <w:left w:val="single" w:sz="2" w:space="0" w:color="000000"/>
              <w:bottom w:val="single" w:sz="2" w:space="0" w:color="000000"/>
              <w:right w:val="single" w:sz="2" w:space="0" w:color="000000"/>
            </w:tcBorders>
          </w:tcPr>
          <w:p w14:paraId="54FE7178" w14:textId="77777777" w:rsidR="00F81D8E" w:rsidRPr="00A71695" w:rsidRDefault="00F81D8E" w:rsidP="00F81D8E">
            <w:r w:rsidRPr="00A71695">
              <w:t>6.</w:t>
            </w:r>
          </w:p>
        </w:tc>
        <w:tc>
          <w:tcPr>
            <w:tcW w:w="2409" w:type="dxa"/>
            <w:tcBorders>
              <w:top w:val="single" w:sz="2" w:space="0" w:color="000000"/>
              <w:left w:val="single" w:sz="2" w:space="0" w:color="000000"/>
              <w:bottom w:val="single" w:sz="2" w:space="0" w:color="000000"/>
              <w:right w:val="single" w:sz="2" w:space="0" w:color="000000"/>
            </w:tcBorders>
          </w:tcPr>
          <w:p w14:paraId="4053D95E" w14:textId="77777777" w:rsidR="00F81D8E" w:rsidRPr="00A71695" w:rsidRDefault="00F81D8E" w:rsidP="00F81D8E">
            <w:r w:rsidRPr="00A71695">
              <w:t xml:space="preserve"> ISO 11404</w:t>
            </w:r>
          </w:p>
          <w:p w14:paraId="6BC6BDA4" w14:textId="77777777" w:rsidR="00F81D8E" w:rsidRPr="00A71695" w:rsidRDefault="00F81D8E" w:rsidP="00F81D8E"/>
        </w:tc>
        <w:tc>
          <w:tcPr>
            <w:tcW w:w="5960" w:type="dxa"/>
            <w:tcBorders>
              <w:top w:val="single" w:sz="2" w:space="0" w:color="000000"/>
              <w:left w:val="single" w:sz="2" w:space="0" w:color="000000"/>
              <w:bottom w:val="single" w:sz="2" w:space="0" w:color="000000"/>
              <w:right w:val="single" w:sz="2" w:space="0" w:color="000000"/>
            </w:tcBorders>
          </w:tcPr>
          <w:p w14:paraId="42663C42" w14:textId="77777777" w:rsidR="00F81D8E" w:rsidRPr="00DE1D71" w:rsidRDefault="00F81D8E" w:rsidP="00F81D8E">
            <w:pPr>
              <w:rPr>
                <w:sz w:val="20"/>
                <w:szCs w:val="20"/>
                <w:lang w:val="en-GB"/>
              </w:rPr>
            </w:pPr>
            <w:r w:rsidRPr="00626DE0">
              <w:rPr>
                <w:lang w:val="en-GB"/>
              </w:rPr>
              <w:t>NEN-ISO/IEC 11404:2008 Information technology – General Purpose Datatypes (GPD)</w:t>
            </w:r>
          </w:p>
        </w:tc>
      </w:tr>
      <w:tr w:rsidR="00F81D8E" w:rsidRPr="00E05CB5" w14:paraId="07C945D2" w14:textId="77777777" w:rsidTr="00F81D8E">
        <w:trPr>
          <w:trHeight w:val="617"/>
        </w:trPr>
        <w:tc>
          <w:tcPr>
            <w:tcW w:w="401" w:type="dxa"/>
            <w:tcBorders>
              <w:top w:val="single" w:sz="2" w:space="0" w:color="000000"/>
              <w:left w:val="single" w:sz="2" w:space="0" w:color="000000"/>
              <w:bottom w:val="single" w:sz="2" w:space="0" w:color="000000"/>
              <w:right w:val="single" w:sz="2" w:space="0" w:color="000000"/>
            </w:tcBorders>
          </w:tcPr>
          <w:p w14:paraId="304508AC" w14:textId="77777777" w:rsidR="00F81D8E" w:rsidRPr="00A71695" w:rsidRDefault="00F81D8E" w:rsidP="00F81D8E">
            <w:r w:rsidRPr="00A71695">
              <w:t>7.</w:t>
            </w:r>
          </w:p>
        </w:tc>
        <w:tc>
          <w:tcPr>
            <w:tcW w:w="2409" w:type="dxa"/>
            <w:tcBorders>
              <w:top w:val="single" w:sz="2" w:space="0" w:color="000000"/>
              <w:left w:val="single" w:sz="2" w:space="0" w:color="000000"/>
              <w:bottom w:val="single" w:sz="2" w:space="0" w:color="000000"/>
              <w:right w:val="single" w:sz="2" w:space="0" w:color="000000"/>
            </w:tcBorders>
          </w:tcPr>
          <w:p w14:paraId="636A7A16" w14:textId="77777777" w:rsidR="00F81D8E" w:rsidRPr="00A71695" w:rsidRDefault="00F81D8E" w:rsidP="00F81D8E">
            <w:r w:rsidRPr="00A71695">
              <w:t xml:space="preserve"> ISO 8601</w:t>
            </w:r>
          </w:p>
        </w:tc>
        <w:tc>
          <w:tcPr>
            <w:tcW w:w="5960" w:type="dxa"/>
            <w:tcBorders>
              <w:top w:val="single" w:sz="2" w:space="0" w:color="000000"/>
              <w:left w:val="single" w:sz="2" w:space="0" w:color="000000"/>
              <w:bottom w:val="single" w:sz="2" w:space="0" w:color="000000"/>
              <w:right w:val="single" w:sz="2" w:space="0" w:color="000000"/>
            </w:tcBorders>
          </w:tcPr>
          <w:p w14:paraId="06DA8266" w14:textId="77777777" w:rsidR="00F81D8E" w:rsidRPr="00872C02" w:rsidRDefault="006A4686" w:rsidP="00F81D8E">
            <w:pPr>
              <w:pStyle w:val="tabeltekst"/>
              <w:rPr>
                <w:sz w:val="20"/>
                <w:szCs w:val="20"/>
              </w:rPr>
            </w:pPr>
            <w:hyperlink r:id="rId20" w:history="1">
              <w:r w:rsidR="00F81D8E" w:rsidRPr="00872C02">
                <w:rPr>
                  <w:rStyle w:val="Hyperlink"/>
                  <w:sz w:val="20"/>
                  <w:szCs w:val="20"/>
                </w:rPr>
                <w:t>https://en.wikipedia.org/wiki/ISO_8601</w:t>
              </w:r>
            </w:hyperlink>
          </w:p>
        </w:tc>
      </w:tr>
      <w:tr w:rsidR="00F81D8E" w:rsidRPr="00E05CB5" w14:paraId="0DB62B02" w14:textId="77777777" w:rsidTr="00F81D8E">
        <w:trPr>
          <w:trHeight w:val="617"/>
        </w:trPr>
        <w:tc>
          <w:tcPr>
            <w:tcW w:w="401" w:type="dxa"/>
            <w:tcBorders>
              <w:top w:val="single" w:sz="2" w:space="0" w:color="000000"/>
              <w:left w:val="single" w:sz="2" w:space="0" w:color="000000"/>
              <w:bottom w:val="single" w:sz="2" w:space="0" w:color="000000"/>
              <w:right w:val="single" w:sz="2" w:space="0" w:color="000000"/>
            </w:tcBorders>
          </w:tcPr>
          <w:p w14:paraId="4F8836B2" w14:textId="77777777" w:rsidR="00F81D8E" w:rsidRPr="00A71695" w:rsidRDefault="00F81D8E" w:rsidP="00F81D8E">
            <w:r w:rsidRPr="00A71695">
              <w:t>8.</w:t>
            </w:r>
          </w:p>
        </w:tc>
        <w:tc>
          <w:tcPr>
            <w:tcW w:w="2409" w:type="dxa"/>
            <w:tcBorders>
              <w:top w:val="single" w:sz="2" w:space="0" w:color="000000"/>
              <w:left w:val="single" w:sz="2" w:space="0" w:color="000000"/>
              <w:bottom w:val="single" w:sz="2" w:space="0" w:color="000000"/>
              <w:right w:val="single" w:sz="2" w:space="0" w:color="000000"/>
            </w:tcBorders>
          </w:tcPr>
          <w:p w14:paraId="37A7275A" w14:textId="77777777" w:rsidR="00F81D8E" w:rsidRPr="00A71695" w:rsidRDefault="00F81D8E" w:rsidP="00F81D8E">
            <w:r w:rsidRPr="00A71695">
              <w:t xml:space="preserve">  Formeel patroon </w:t>
            </w:r>
            <w:r w:rsidRPr="00A71695">
              <w:br/>
              <w:t xml:space="preserve"> (Reguliere Expressies)</w:t>
            </w:r>
          </w:p>
        </w:tc>
        <w:tc>
          <w:tcPr>
            <w:tcW w:w="5960" w:type="dxa"/>
            <w:tcBorders>
              <w:top w:val="single" w:sz="2" w:space="0" w:color="000000"/>
              <w:left w:val="single" w:sz="2" w:space="0" w:color="000000"/>
              <w:bottom w:val="single" w:sz="2" w:space="0" w:color="000000"/>
              <w:right w:val="single" w:sz="2" w:space="0" w:color="000000"/>
            </w:tcBorders>
          </w:tcPr>
          <w:p w14:paraId="229D759F" w14:textId="77777777" w:rsidR="00F81D8E" w:rsidRPr="0025461A" w:rsidRDefault="00F81D8E" w:rsidP="00F81D8E">
            <w:pPr>
              <w:pStyle w:val="xmsonormal"/>
              <w:rPr>
                <w:rFonts w:asciiTheme="minorHAnsi" w:hAnsiTheme="minorHAnsi"/>
                <w:color w:val="0000FF"/>
                <w:sz w:val="20"/>
                <w:szCs w:val="20"/>
                <w:u w:val="single"/>
              </w:rPr>
            </w:pPr>
            <w:r>
              <w:rPr>
                <w:rFonts w:ascii="Arial" w:hAnsi="Arial" w:cs="Arial"/>
                <w:color w:val="404040"/>
                <w:sz w:val="18"/>
                <w:szCs w:val="18"/>
              </w:rPr>
              <w:t xml:space="preserve"> Zoals beschreven in Perl 5: </w:t>
            </w:r>
            <w:hyperlink r:id="rId21" w:history="1">
              <w:r>
                <w:rPr>
                  <w:rStyle w:val="Hyperlink"/>
                  <w:rFonts w:ascii="Arial" w:hAnsi="Arial" w:cs="Arial"/>
                  <w:sz w:val="18"/>
                  <w:szCs w:val="18"/>
                </w:rPr>
                <w:t>http://perldoc.perl.org/perlre.html</w:t>
              </w:r>
            </w:hyperlink>
          </w:p>
        </w:tc>
      </w:tr>
      <w:tr w:rsidR="00F81D8E" w:rsidRPr="00E05CB5" w14:paraId="70E7EEB6" w14:textId="77777777" w:rsidTr="00F81D8E">
        <w:trPr>
          <w:trHeight w:val="428"/>
        </w:trPr>
        <w:tc>
          <w:tcPr>
            <w:tcW w:w="401" w:type="dxa"/>
            <w:tcBorders>
              <w:top w:val="single" w:sz="2" w:space="0" w:color="000000"/>
              <w:left w:val="single" w:sz="2" w:space="0" w:color="000000"/>
              <w:bottom w:val="single" w:sz="2" w:space="0" w:color="000000"/>
              <w:right w:val="single" w:sz="2" w:space="0" w:color="000000"/>
            </w:tcBorders>
          </w:tcPr>
          <w:p w14:paraId="209CA1D4" w14:textId="77777777" w:rsidR="00F81D8E" w:rsidRPr="00A71695" w:rsidRDefault="00F81D8E" w:rsidP="00F81D8E">
            <w:r w:rsidRPr="00A71695">
              <w:t>9.</w:t>
            </w:r>
          </w:p>
        </w:tc>
        <w:tc>
          <w:tcPr>
            <w:tcW w:w="2409" w:type="dxa"/>
            <w:tcBorders>
              <w:top w:val="single" w:sz="2" w:space="0" w:color="000000"/>
              <w:left w:val="single" w:sz="2" w:space="0" w:color="000000"/>
              <w:bottom w:val="single" w:sz="2" w:space="0" w:color="000000"/>
              <w:right w:val="single" w:sz="2" w:space="0" w:color="000000"/>
            </w:tcBorders>
          </w:tcPr>
          <w:p w14:paraId="33F8FB0A" w14:textId="77777777" w:rsidR="00F81D8E" w:rsidRPr="00A71695" w:rsidRDefault="00F81D8E" w:rsidP="00F81D8E">
            <w:r w:rsidRPr="00A71695">
              <w:t xml:space="preserve"> OCL </w:t>
            </w:r>
          </w:p>
        </w:tc>
        <w:tc>
          <w:tcPr>
            <w:tcW w:w="5960" w:type="dxa"/>
            <w:tcBorders>
              <w:top w:val="single" w:sz="2" w:space="0" w:color="000000"/>
              <w:left w:val="single" w:sz="2" w:space="0" w:color="000000"/>
              <w:bottom w:val="single" w:sz="2" w:space="0" w:color="000000"/>
              <w:right w:val="single" w:sz="2" w:space="0" w:color="000000"/>
            </w:tcBorders>
          </w:tcPr>
          <w:p w14:paraId="71C36ADF" w14:textId="77777777" w:rsidR="00F81D8E" w:rsidRPr="00872C02" w:rsidRDefault="006A4686" w:rsidP="00F81D8E">
            <w:pPr>
              <w:pStyle w:val="xmsonormal"/>
              <w:rPr>
                <w:rFonts w:asciiTheme="minorHAnsi" w:hAnsiTheme="minorHAnsi"/>
                <w:sz w:val="20"/>
                <w:szCs w:val="20"/>
              </w:rPr>
            </w:pPr>
            <w:hyperlink r:id="rId22" w:history="1">
              <w:r w:rsidR="00F81D8E" w:rsidRPr="00872C02">
                <w:rPr>
                  <w:rStyle w:val="Hyperlink"/>
                  <w:rFonts w:asciiTheme="minorHAnsi" w:hAnsiTheme="minorHAnsi"/>
                  <w:sz w:val="20"/>
                  <w:szCs w:val="20"/>
                </w:rPr>
                <w:t>http://www.omg.org/spec/OCL/2.4/</w:t>
              </w:r>
            </w:hyperlink>
            <w:r w:rsidR="00F81D8E" w:rsidRPr="00872C02">
              <w:rPr>
                <w:rFonts w:asciiTheme="minorHAnsi" w:hAnsiTheme="minorHAnsi"/>
                <w:sz w:val="20"/>
                <w:szCs w:val="20"/>
              </w:rPr>
              <w:t xml:space="preserve"> </w:t>
            </w:r>
          </w:p>
        </w:tc>
      </w:tr>
      <w:tr w:rsidR="00F81D8E" w:rsidRPr="00E05CB5" w14:paraId="3A5F2171" w14:textId="77777777" w:rsidTr="00F81D8E">
        <w:trPr>
          <w:trHeight w:val="428"/>
        </w:trPr>
        <w:tc>
          <w:tcPr>
            <w:tcW w:w="401" w:type="dxa"/>
            <w:tcBorders>
              <w:top w:val="single" w:sz="2" w:space="0" w:color="000000"/>
              <w:left w:val="single" w:sz="2" w:space="0" w:color="000000"/>
              <w:bottom w:val="single" w:sz="2" w:space="0" w:color="000000"/>
              <w:right w:val="single" w:sz="2" w:space="0" w:color="000000"/>
            </w:tcBorders>
          </w:tcPr>
          <w:p w14:paraId="0CBDA625" w14:textId="77777777" w:rsidR="00F81D8E" w:rsidRPr="00A71695" w:rsidRDefault="00F81D8E" w:rsidP="00F81D8E">
            <w:r>
              <w:t>10.</w:t>
            </w:r>
          </w:p>
        </w:tc>
        <w:tc>
          <w:tcPr>
            <w:tcW w:w="2409" w:type="dxa"/>
            <w:tcBorders>
              <w:top w:val="single" w:sz="2" w:space="0" w:color="000000"/>
              <w:left w:val="single" w:sz="2" w:space="0" w:color="000000"/>
              <w:bottom w:val="single" w:sz="2" w:space="0" w:color="000000"/>
              <w:right w:val="single" w:sz="2" w:space="0" w:color="000000"/>
            </w:tcBorders>
          </w:tcPr>
          <w:p w14:paraId="629B8DD1" w14:textId="77777777" w:rsidR="00F81D8E" w:rsidRDefault="00F81D8E" w:rsidP="00F81D8E">
            <w:pPr>
              <w:contextualSpacing w:val="0"/>
            </w:pPr>
            <w:r>
              <w:t xml:space="preserve"> NEN 3610/A1:2016</w:t>
            </w:r>
          </w:p>
          <w:p w14:paraId="049C637F" w14:textId="77777777" w:rsidR="00F81D8E" w:rsidRDefault="00F81D8E" w:rsidP="00F81D8E">
            <w:pPr>
              <w:contextualSpacing w:val="0"/>
            </w:pPr>
            <w:r>
              <w:t xml:space="preserve"> Basismodel Geo-</w:t>
            </w:r>
          </w:p>
          <w:p w14:paraId="7EA1A712" w14:textId="77777777" w:rsidR="00F81D8E" w:rsidRPr="008119F2" w:rsidRDefault="00F81D8E" w:rsidP="00F81D8E">
            <w:pPr>
              <w:contextualSpacing w:val="0"/>
            </w:pPr>
            <w:r>
              <w:t xml:space="preserve"> </w:t>
            </w:r>
            <w:r w:rsidRPr="008119F2">
              <w:t>informatie.</w:t>
            </w:r>
          </w:p>
          <w:p w14:paraId="1A9356A0" w14:textId="77777777" w:rsidR="00F81D8E" w:rsidRPr="00A71695" w:rsidRDefault="00F81D8E" w:rsidP="00F81D8E"/>
        </w:tc>
        <w:tc>
          <w:tcPr>
            <w:tcW w:w="5960" w:type="dxa"/>
            <w:tcBorders>
              <w:top w:val="single" w:sz="2" w:space="0" w:color="000000"/>
              <w:left w:val="single" w:sz="2" w:space="0" w:color="000000"/>
              <w:bottom w:val="single" w:sz="2" w:space="0" w:color="000000"/>
              <w:right w:val="single" w:sz="2" w:space="0" w:color="000000"/>
            </w:tcBorders>
          </w:tcPr>
          <w:p w14:paraId="216EFFFC" w14:textId="77777777" w:rsidR="00F81D8E" w:rsidRDefault="00F81D8E" w:rsidP="00F81D8E">
            <w:pPr>
              <w:pStyle w:val="xmsonormal"/>
            </w:pPr>
            <w:r>
              <w:t xml:space="preserve"> </w:t>
            </w:r>
            <w:r w:rsidRPr="006922C2">
              <w:rPr>
                <w:rFonts w:ascii="Verdana" w:hAnsi="Verdana"/>
                <w:sz w:val="18"/>
                <w:szCs w:val="18"/>
              </w:rPr>
              <w:t>NEN 3610:2011/A1:2016 nl</w:t>
            </w:r>
            <w:r>
              <w:rPr>
                <w:rFonts w:ascii="Verdana" w:hAnsi="Verdana"/>
                <w:sz w:val="18"/>
                <w:szCs w:val="18"/>
              </w:rPr>
              <w:t xml:space="preserve">. </w:t>
            </w:r>
            <w:r w:rsidRPr="006922C2">
              <w:rPr>
                <w:rFonts w:ascii="Verdana" w:hAnsi="Verdana"/>
                <w:sz w:val="18"/>
                <w:szCs w:val="18"/>
              </w:rPr>
              <w:t>Basismodel geo-informatie - Termen, definities, relaties en algemene regels voor de uitwisseling van informatie over aan de aarde gerelateerde ruimtelijke objecten</w:t>
            </w:r>
          </w:p>
        </w:tc>
      </w:tr>
    </w:tbl>
    <w:p w14:paraId="6E92BD0C" w14:textId="77777777" w:rsidR="00F81D8E" w:rsidRDefault="00F81D8E" w:rsidP="00F81D8E"/>
    <w:p w14:paraId="0E6B5CC4" w14:textId="77777777" w:rsidR="00F81D8E" w:rsidRDefault="00F81D8E" w:rsidP="00F81D8E">
      <w:r>
        <w:t>De Stelselcatalogus, het GAB en de Handreiking gegevensbeschrijving raken elkaar op een aantal vlakken maar er kunnen op deze raakvlaken verschillen zijn in de gemaakte afspraken. Voor het metamodel hanteren we daarom de volgende spelregel: de  Stelselcatalogus is zoveel als mogelijk leidend, vervolgens het GAB en als laatste de handreiking.</w:t>
      </w:r>
    </w:p>
    <w:p w14:paraId="68D80056" w14:textId="31C9D2AD" w:rsidR="00AF14E7" w:rsidRDefault="00AF14E7" w:rsidP="00A259DA">
      <w:pPr>
        <w:pStyle w:val="Kop1"/>
      </w:pPr>
      <w:bookmarkStart w:id="32" w:name="_Toc485712847"/>
      <w:r w:rsidRPr="00A259DA">
        <w:lastRenderedPageBreak/>
        <w:t>Metamodel</w:t>
      </w:r>
      <w:bookmarkEnd w:id="12"/>
      <w:bookmarkEnd w:id="13"/>
      <w:bookmarkEnd w:id="32"/>
      <w:r w:rsidR="0050169F">
        <w:t xml:space="preserve"> </w:t>
      </w:r>
    </w:p>
    <w:p w14:paraId="101670D1" w14:textId="1F7DB288" w:rsidR="00ED7405" w:rsidRDefault="00ED7405" w:rsidP="00ED7405">
      <w:r>
        <w:t>Dit hoofdstuk beschrijft het metamodel in diagramvorm en in tekst. De eerste paragraaf bevat diagrammen, in UML</w:t>
      </w:r>
      <w:r w:rsidR="00FD7E08">
        <w:t>;</w:t>
      </w:r>
      <w:r>
        <w:t xml:space="preserve"> elk biedt een eigen view op een gedeelte van het model. </w:t>
      </w:r>
      <w:r w:rsidR="00400110">
        <w:t xml:space="preserve">Het geheel </w:t>
      </w:r>
      <w:r w:rsidR="00070C16">
        <w:t xml:space="preserve">van diagrammen, in samenhang, </w:t>
      </w:r>
      <w:r w:rsidR="00400110">
        <w:t>is opgenomen in bijlage</w:t>
      </w:r>
      <w:r w:rsidR="007F2BB1">
        <w:t xml:space="preserve"> 3</w:t>
      </w:r>
      <w:r w:rsidR="00400110">
        <w:t xml:space="preserve">. </w:t>
      </w:r>
    </w:p>
    <w:p w14:paraId="0A961CCF" w14:textId="77777777" w:rsidR="00ED7405" w:rsidRDefault="00ED7405" w:rsidP="00AF14E7">
      <w:pPr>
        <w:spacing w:after="482"/>
        <w:ind w:left="19" w:right="5"/>
      </w:pPr>
    </w:p>
    <w:p w14:paraId="484B0CB0" w14:textId="3436D43D" w:rsidR="0083555E" w:rsidRPr="008B7409" w:rsidRDefault="00F055ED" w:rsidP="00312A74">
      <w:r w:rsidRPr="008B7409">
        <w:t>Uitgangspunt</w:t>
      </w:r>
      <w:r w:rsidR="00F97310" w:rsidRPr="008B7409">
        <w:t>en</w:t>
      </w:r>
      <w:r w:rsidRPr="008B7409">
        <w:t xml:space="preserve"> voor </w:t>
      </w:r>
      <w:r w:rsidR="00F97310" w:rsidRPr="008B7409">
        <w:t>het metamodel zijn</w:t>
      </w:r>
      <w:r w:rsidR="009F298E" w:rsidRPr="008B7409">
        <w:t>:</w:t>
      </w:r>
    </w:p>
    <w:p w14:paraId="45075B46" w14:textId="77777777" w:rsidR="001A52AF" w:rsidRPr="008B7409" w:rsidRDefault="001A52AF" w:rsidP="001A52AF">
      <w:pPr>
        <w:pStyle w:val="Lijstalinea"/>
        <w:numPr>
          <w:ilvl w:val="0"/>
          <w:numId w:val="20"/>
        </w:numPr>
      </w:pPr>
      <w:r w:rsidRPr="008B7409">
        <w:t xml:space="preserve">UML 2.5 vormt de basis voor de conceptuele beschrijving. </w:t>
      </w:r>
    </w:p>
    <w:p w14:paraId="48494775" w14:textId="4693A9E0" w:rsidR="009F298E" w:rsidRPr="008B7409" w:rsidRDefault="00165CE6" w:rsidP="00CF0FBF">
      <w:pPr>
        <w:pStyle w:val="Lijstopsomteken"/>
        <w:numPr>
          <w:ilvl w:val="0"/>
          <w:numId w:val="20"/>
        </w:numPr>
      </w:pPr>
      <w:r w:rsidRPr="008B7409">
        <w:t>G</w:t>
      </w:r>
      <w:r w:rsidR="00F055ED" w:rsidRPr="008B7409">
        <w:t>ebruik te maken van de bestaande UML- modelelementen</w:t>
      </w:r>
      <w:r w:rsidR="009F298E" w:rsidRPr="008B7409">
        <w:t xml:space="preserve"> </w:t>
      </w:r>
      <w:r w:rsidR="009A7404" w:rsidRPr="008B7409">
        <w:t>conform</w:t>
      </w:r>
      <w:r w:rsidR="00F055ED" w:rsidRPr="008B7409">
        <w:t xml:space="preserve"> </w:t>
      </w:r>
      <w:r w:rsidR="00201FEC" w:rsidRPr="008B7409">
        <w:t xml:space="preserve">UML van </w:t>
      </w:r>
      <w:r w:rsidR="00F055ED" w:rsidRPr="008B7409">
        <w:t>OMG</w:t>
      </w:r>
      <w:r w:rsidR="001A52AF">
        <w:t xml:space="preserve">. OMG noemt dit een UML metaclass. Een voorbeeld hiervan is UML-Class. </w:t>
      </w:r>
      <w:r w:rsidR="00F055ED" w:rsidRPr="008B7409">
        <w:t xml:space="preserve"> </w:t>
      </w:r>
    </w:p>
    <w:p w14:paraId="57B12217" w14:textId="3678F0EB" w:rsidR="009F298E" w:rsidRPr="008B7409" w:rsidRDefault="00165CE6" w:rsidP="00CF0FBF">
      <w:pPr>
        <w:pStyle w:val="Lijstopsomteken"/>
        <w:numPr>
          <w:ilvl w:val="0"/>
          <w:numId w:val="20"/>
        </w:numPr>
      </w:pPr>
      <w:r w:rsidRPr="008B7409">
        <w:t>D</w:t>
      </w:r>
      <w:r w:rsidR="00F055ED" w:rsidRPr="008B7409">
        <w:t>aar waar (semantisch) nodig extensiemechanismen toe te passen met behoud van de betekenis van de UML-metaclasses</w:t>
      </w:r>
      <w:r w:rsidR="00C601DD" w:rsidRPr="008B7409">
        <w:t>.</w:t>
      </w:r>
      <w:r w:rsidR="00401809" w:rsidRPr="008B7409">
        <w:t xml:space="preserve"> </w:t>
      </w:r>
      <w:r w:rsidR="001A52AF">
        <w:t xml:space="preserve">Er ontstaat dan een KKG metaclass. </w:t>
      </w:r>
      <w:r w:rsidR="00401809" w:rsidRPr="008B7409">
        <w:t xml:space="preserve">Hoe deze zich verhouden tot UML is weergegeven in de bijlage. </w:t>
      </w:r>
    </w:p>
    <w:p w14:paraId="3F738AD0" w14:textId="3736DF78" w:rsidR="00F055ED" w:rsidRPr="008B7409" w:rsidRDefault="00165CE6" w:rsidP="00CF0FBF">
      <w:pPr>
        <w:pStyle w:val="Lijstopsomteken"/>
        <w:numPr>
          <w:ilvl w:val="0"/>
          <w:numId w:val="20"/>
        </w:numPr>
      </w:pPr>
      <w:r w:rsidRPr="008B7409">
        <w:t>M</w:t>
      </w:r>
      <w:r w:rsidR="00F055ED" w:rsidRPr="008B7409">
        <w:t>odelelementen</w:t>
      </w:r>
      <w:r w:rsidR="009F298E" w:rsidRPr="008B7409">
        <w:t xml:space="preserve"> hebben </w:t>
      </w:r>
      <w:r w:rsidR="00F055ED" w:rsidRPr="008B7409">
        <w:t>één stereotype</w:t>
      </w:r>
      <w:r w:rsidR="00126CBE" w:rsidRPr="008B7409">
        <w:t xml:space="preserve">. Daarnaast hebben </w:t>
      </w:r>
      <w:r w:rsidR="00BB35D7" w:rsidRPr="008B7409">
        <w:t xml:space="preserve">twee </w:t>
      </w:r>
      <w:r w:rsidR="006477E2" w:rsidRPr="008B7409">
        <w:t xml:space="preserve">verschillende </w:t>
      </w:r>
      <w:r w:rsidR="00BB35D7" w:rsidRPr="008B7409">
        <w:t xml:space="preserve">stereotypen nooit dezelfde betekenis. </w:t>
      </w:r>
      <w:r w:rsidR="00B6646F" w:rsidRPr="008B7409">
        <w:t xml:space="preserve">Stereotypes </w:t>
      </w:r>
      <w:r w:rsidR="00DD3F1C" w:rsidRPr="008B7409">
        <w:t>worden toegepast als er</w:t>
      </w:r>
      <w:r w:rsidR="00B6646F" w:rsidRPr="008B7409">
        <w:t xml:space="preserve"> een verbijzondering van een UML constructie</w:t>
      </w:r>
      <w:r w:rsidR="00DD3F1C" w:rsidRPr="008B7409">
        <w:t xml:space="preserve"> nodig is</w:t>
      </w:r>
      <w:r w:rsidR="001A7D15" w:rsidRPr="008B7409">
        <w:t xml:space="preserve"> met behoud van de betekenis van de UML-metaclass</w:t>
      </w:r>
      <w:r w:rsidR="00B6646F" w:rsidRPr="008B7409">
        <w:t xml:space="preserve">. </w:t>
      </w:r>
    </w:p>
    <w:p w14:paraId="58462142" w14:textId="389ACFCE" w:rsidR="00667FC8" w:rsidRPr="008B7409" w:rsidRDefault="00F97310" w:rsidP="00667FC8">
      <w:pPr>
        <w:pStyle w:val="Lijstopsomteken"/>
        <w:numPr>
          <w:ilvl w:val="0"/>
          <w:numId w:val="20"/>
        </w:numPr>
      </w:pPr>
      <w:r w:rsidRPr="008B7409">
        <w:t xml:space="preserve">Uniforme toepassing </w:t>
      </w:r>
      <w:r w:rsidR="00CA4685">
        <w:t>van het metamodel in</w:t>
      </w:r>
      <w:r w:rsidR="00CA4685" w:rsidRPr="008B7409">
        <w:t xml:space="preserve"> </w:t>
      </w:r>
      <w:r w:rsidRPr="008B7409">
        <w:t>informatiemodellen. Anders gezegd, uitbreiden mag, afwijken niet, maak voor hetzelfde doel geen alternatieve constructies.</w:t>
      </w:r>
    </w:p>
    <w:p w14:paraId="24605D5E" w14:textId="09C73857" w:rsidR="009903EA" w:rsidRPr="008B7409" w:rsidRDefault="009903EA" w:rsidP="00667FC8">
      <w:pPr>
        <w:pStyle w:val="Lijstopsomteken"/>
        <w:numPr>
          <w:ilvl w:val="0"/>
          <w:numId w:val="20"/>
        </w:numPr>
      </w:pPr>
      <w:r w:rsidRPr="008B7409">
        <w:t xml:space="preserve">Datatypen </w:t>
      </w:r>
      <w:r w:rsidR="00CF0FBF" w:rsidRPr="008B7409">
        <w:t>zijn onderdeel van het m</w:t>
      </w:r>
      <w:r w:rsidR="00C3145A" w:rsidRPr="008B7409">
        <w:t xml:space="preserve">etamodel en </w:t>
      </w:r>
      <w:r w:rsidR="00667FC8" w:rsidRPr="008B7409">
        <w:t>beschrijven de structuur van de data</w:t>
      </w:r>
      <w:r w:rsidR="00C3145A" w:rsidRPr="008B7409">
        <w:t>, maar niet de semantiek/betekenis</w:t>
      </w:r>
      <w:r w:rsidR="00667FC8" w:rsidRPr="008B7409">
        <w:t xml:space="preserve">. De aanbeveling is dan ook om eerst een informatiemodel te maken zonder datatypen. De regel is dat als alle datatypen uit het model worden weggelaten, er </w:t>
      </w:r>
      <w:r w:rsidR="006B05BD" w:rsidRPr="008B7409">
        <w:t>geen semantische betekenis verloren mag gaan</w:t>
      </w:r>
      <w:r w:rsidR="00667FC8" w:rsidRPr="008B7409">
        <w:t>.</w:t>
      </w:r>
      <w:r w:rsidR="006B05BD" w:rsidRPr="008B7409">
        <w:t xml:space="preserve"> </w:t>
      </w:r>
    </w:p>
    <w:p w14:paraId="29CC047D" w14:textId="3AC91708" w:rsidR="00741CE1" w:rsidRDefault="008B7409" w:rsidP="00B5298E">
      <w:pPr>
        <w:pStyle w:val="Lijstalinea"/>
        <w:numPr>
          <w:ilvl w:val="0"/>
          <w:numId w:val="20"/>
        </w:numPr>
      </w:pPr>
      <w:r w:rsidRPr="008B7409">
        <w:t xml:space="preserve">Toolonafhankelijke beschrijving van het metamodel. </w:t>
      </w:r>
      <w:r w:rsidR="009D2149" w:rsidRPr="009D2149">
        <w:t>Omdat KING, Kadaster en Geonovum en veel andere organi</w:t>
      </w:r>
      <w:r w:rsidR="009D2149">
        <w:t xml:space="preserve">saties Sparx EA gebruiken is er aanvullend aangegeven </w:t>
      </w:r>
      <w:r w:rsidR="009D2149" w:rsidRPr="008B7409">
        <w:t xml:space="preserve">hoe het metamodel in Enterprise Architect toegepast wordt. </w:t>
      </w:r>
      <w:r w:rsidR="009D2149" w:rsidRPr="009D2149">
        <w:t>Hierdoor borgen we de</w:t>
      </w:r>
      <w:r w:rsidR="009D2149">
        <w:t>ze</w:t>
      </w:r>
      <w:r w:rsidR="009D2149" w:rsidRPr="009D2149">
        <w:t xml:space="preserve"> </w:t>
      </w:r>
      <w:r w:rsidR="009D2149">
        <w:t xml:space="preserve">relatie. </w:t>
      </w:r>
    </w:p>
    <w:p w14:paraId="4EC57ED8" w14:textId="77777777" w:rsidR="001A52AF" w:rsidRDefault="001A52AF" w:rsidP="00815BB5">
      <w:pPr>
        <w:pStyle w:val="Lijstopsomteken"/>
      </w:pPr>
    </w:p>
    <w:p w14:paraId="7502E25A" w14:textId="7AF53323" w:rsidR="00AF14E7" w:rsidRDefault="00AF14E7" w:rsidP="00AF14E7">
      <w:pPr>
        <w:pStyle w:val="Kop2"/>
        <w:ind w:left="19"/>
      </w:pPr>
      <w:bookmarkStart w:id="33" w:name="_Toc6257"/>
      <w:bookmarkStart w:id="34" w:name="_Toc403039426"/>
      <w:bookmarkStart w:id="35" w:name="_Toc403039727"/>
      <w:bookmarkStart w:id="36" w:name="_Toc485712848"/>
      <w:r>
        <w:t>2.</w:t>
      </w:r>
      <w:r w:rsidR="00D573CB">
        <w:t xml:space="preserve">1 </w:t>
      </w:r>
      <w:r>
        <w:t xml:space="preserve">Structuur </w:t>
      </w:r>
      <w:bookmarkEnd w:id="33"/>
      <w:bookmarkEnd w:id="34"/>
      <w:bookmarkEnd w:id="35"/>
      <w:r w:rsidR="00F522CC">
        <w:t>metamodel</w:t>
      </w:r>
      <w:bookmarkEnd w:id="36"/>
      <w:r w:rsidR="00F522CC">
        <w:t xml:space="preserve"> </w:t>
      </w:r>
    </w:p>
    <w:p w14:paraId="3295F5DD" w14:textId="141057E8" w:rsidR="001A52AF" w:rsidRDefault="00B67F05" w:rsidP="001A52AF">
      <w:bookmarkStart w:id="37" w:name="_Toc6256"/>
      <w:bookmarkStart w:id="38" w:name="_Toc403039425"/>
      <w:bookmarkStart w:id="39" w:name="_Toc403039726"/>
      <w:r>
        <w:t xml:space="preserve">Deze paragraaf bevat een </w:t>
      </w:r>
      <w:r w:rsidR="00CA4685">
        <w:t xml:space="preserve">overzicht </w:t>
      </w:r>
      <w:r>
        <w:t xml:space="preserve">van het metamodel </w:t>
      </w:r>
      <w:r w:rsidR="00C3145A">
        <w:t>en geeft alle modelelementen weer</w:t>
      </w:r>
      <w:r w:rsidR="000428D5">
        <w:t xml:space="preserve"> in diagram vorm. De beschrijving van de modelelementen in tekst vorm staan in de volgende paragraaf. </w:t>
      </w:r>
    </w:p>
    <w:p w14:paraId="06A04D63" w14:textId="77777777" w:rsidR="001A52AF" w:rsidRDefault="001A52AF" w:rsidP="001A52AF"/>
    <w:p w14:paraId="35FC0099" w14:textId="409A543A" w:rsidR="00C3145A" w:rsidRDefault="000428D5" w:rsidP="001A52AF">
      <w:r>
        <w:t>De modelelementen zijn verdeeld over een diagrammen</w:t>
      </w:r>
      <w:r w:rsidR="00B912DE">
        <w:t xml:space="preserve">, die elk een eigen view op een deel van het metamodel tonen. Elk view toont </w:t>
      </w:r>
      <w:r>
        <w:t xml:space="preserve">een aantal van de modelelementen, inclusief hun onderlinge samenhang. </w:t>
      </w:r>
      <w:r w:rsidR="001A52AF">
        <w:t>Alle views samen vormen het metamodel als geheel</w:t>
      </w:r>
      <w:r w:rsidR="008B7409">
        <w:t xml:space="preserve">: </w:t>
      </w:r>
    </w:p>
    <w:p w14:paraId="7788E1B2" w14:textId="2076CC3A" w:rsidR="00C3145A" w:rsidRDefault="00C3145A" w:rsidP="00C3145A">
      <w:pPr>
        <w:pStyle w:val="Lijstalinea"/>
        <w:numPr>
          <w:ilvl w:val="0"/>
          <w:numId w:val="35"/>
        </w:numPr>
      </w:pPr>
      <w:r w:rsidRPr="00C3145A">
        <w:t>KERN</w:t>
      </w:r>
      <w:r>
        <w:t>,</w:t>
      </w:r>
      <w:r w:rsidRPr="00C3145A">
        <w:t xml:space="preserve"> </w:t>
      </w:r>
      <w:r w:rsidR="00CA4685">
        <w:t xml:space="preserve">met </w:t>
      </w:r>
      <w:r w:rsidRPr="00C3145A">
        <w:t>de belangrijkste modelelementen in onderlinge samenhang</w:t>
      </w:r>
      <w:r w:rsidR="00CA4685">
        <w:t>.</w:t>
      </w:r>
      <w:r w:rsidRPr="00C3145A">
        <w:t xml:space="preserve"> </w:t>
      </w:r>
    </w:p>
    <w:p w14:paraId="21709F77" w14:textId="290A0679" w:rsidR="00C3145A" w:rsidRDefault="00C3145A" w:rsidP="00C3145A">
      <w:pPr>
        <w:pStyle w:val="Lijstalinea"/>
        <w:numPr>
          <w:ilvl w:val="0"/>
          <w:numId w:val="35"/>
        </w:numPr>
      </w:pPr>
      <w:r w:rsidRPr="00C3145A">
        <w:t>DATATYPEN</w:t>
      </w:r>
      <w:r>
        <w:t>,</w:t>
      </w:r>
      <w:r w:rsidRPr="00C3145A">
        <w:t xml:space="preserve"> met de in het model te onderkennen soorten datatypen</w:t>
      </w:r>
      <w:r w:rsidR="00CA4685">
        <w:t>.</w:t>
      </w:r>
    </w:p>
    <w:p w14:paraId="33F1E23A" w14:textId="720122CF" w:rsidR="00C3145A" w:rsidRDefault="000428D5" w:rsidP="00C3145A">
      <w:pPr>
        <w:pStyle w:val="Lijstalinea"/>
        <w:numPr>
          <w:ilvl w:val="0"/>
          <w:numId w:val="35"/>
        </w:numPr>
      </w:pPr>
      <w:r>
        <w:t xml:space="preserve">OVERIGE </w:t>
      </w:r>
      <w:r w:rsidR="00A22C01">
        <w:t>modelelementen</w:t>
      </w:r>
      <w:r w:rsidR="00CB520B">
        <w:t>, die niet altijd aan de orde zijn</w:t>
      </w:r>
      <w:r w:rsidR="00A22C01">
        <w:t>.</w:t>
      </w:r>
    </w:p>
    <w:p w14:paraId="11F05E94" w14:textId="77777777" w:rsidR="008B7409" w:rsidRDefault="008B7409" w:rsidP="008B7409"/>
    <w:p w14:paraId="5D78F5F9" w14:textId="1E3337CF" w:rsidR="000428D5" w:rsidRPr="008B7409" w:rsidRDefault="00E2292F" w:rsidP="008B7409">
      <w:r>
        <w:t>Elk</w:t>
      </w:r>
      <w:r w:rsidR="000428D5">
        <w:t xml:space="preserve"> modelelement</w:t>
      </w:r>
      <w:r>
        <w:t xml:space="preserve"> heeft </w:t>
      </w:r>
      <w:r w:rsidR="000428D5">
        <w:t xml:space="preserve">een KKG metaclass. Deze wordt in UML in een informatiemodel gemodelleerd als een Metaclass van UML 2.5 en een bijbehorende stereotype. Bijvoorbeeld: de KKG metaclass Objecttype wordt gemodelleerd als een UML-Class met stereotype </w:t>
      </w:r>
      <w:r w:rsidR="000428D5" w:rsidRPr="00F40649">
        <w:t>«</w:t>
      </w:r>
      <w:r w:rsidR="000428D5" w:rsidRPr="00CA78F0">
        <w:t>O</w:t>
      </w:r>
      <w:r w:rsidR="000428D5">
        <w:t>b</w:t>
      </w:r>
      <w:r w:rsidR="000428D5" w:rsidRPr="00CA78F0">
        <w:t>jecttype</w:t>
      </w:r>
      <w:r w:rsidR="000428D5" w:rsidRPr="00F40649">
        <w:t>»</w:t>
      </w:r>
      <w:r w:rsidR="000428D5">
        <w:t xml:space="preserve">. In Sparx EA wordt dit gemodelleerd met een Class. Niet alle </w:t>
      </w:r>
      <w:r w:rsidR="000428D5" w:rsidRPr="008B7409">
        <w:t xml:space="preserve">KKG metaclasses </w:t>
      </w:r>
      <w:r w:rsidR="000428D5">
        <w:t>hebben een stereotype (nodig). In de kolom staat dan ‘-‘.</w:t>
      </w:r>
      <w:r w:rsidR="00D06705">
        <w:t xml:space="preserve"> </w:t>
      </w:r>
      <w:r w:rsidR="000428D5">
        <w:br/>
      </w:r>
    </w:p>
    <w:tbl>
      <w:tblPr>
        <w:tblStyle w:val="Tabelraster"/>
        <w:tblW w:w="9442" w:type="dxa"/>
        <w:tblInd w:w="19" w:type="dxa"/>
        <w:tblLayout w:type="fixed"/>
        <w:tblLook w:val="04A0" w:firstRow="1" w:lastRow="0" w:firstColumn="1" w:lastColumn="0" w:noHBand="0" w:noVBand="1"/>
      </w:tblPr>
      <w:tblGrid>
        <w:gridCol w:w="2704"/>
        <w:gridCol w:w="2347"/>
        <w:gridCol w:w="2140"/>
        <w:gridCol w:w="2251"/>
      </w:tblGrid>
      <w:tr w:rsidR="00FC3318" w:rsidRPr="006D1727" w14:paraId="615F4035" w14:textId="77777777" w:rsidTr="00F81D8E">
        <w:trPr>
          <w:trHeight w:val="333"/>
        </w:trPr>
        <w:tc>
          <w:tcPr>
            <w:tcW w:w="2704" w:type="dxa"/>
            <w:shd w:val="clear" w:color="auto" w:fill="F7FACA"/>
          </w:tcPr>
          <w:p w14:paraId="2F5D9625" w14:textId="77777777" w:rsidR="00FC3318" w:rsidRPr="006D1727" w:rsidRDefault="00FC3318" w:rsidP="00F81D8E">
            <w:pPr>
              <w:ind w:right="5"/>
              <w:rPr>
                <w:color w:val="000000" w:themeColor="text1"/>
              </w:rPr>
            </w:pPr>
            <w:r w:rsidRPr="006D1727">
              <w:rPr>
                <w:b/>
                <w:color w:val="000000" w:themeColor="text1"/>
              </w:rPr>
              <w:t>KKG metaclass</w:t>
            </w:r>
          </w:p>
        </w:tc>
        <w:tc>
          <w:tcPr>
            <w:tcW w:w="2347" w:type="dxa"/>
            <w:shd w:val="clear" w:color="auto" w:fill="C4EEFF" w:themeFill="accent2" w:themeFillTint="33"/>
          </w:tcPr>
          <w:p w14:paraId="3455D319" w14:textId="77777777" w:rsidR="00FC3318" w:rsidRPr="006D1727" w:rsidRDefault="00FC3318" w:rsidP="00F81D8E">
            <w:pPr>
              <w:ind w:right="5"/>
              <w:rPr>
                <w:color w:val="000000" w:themeColor="text1"/>
              </w:rPr>
            </w:pPr>
            <w:r w:rsidRPr="006D1727">
              <w:rPr>
                <w:b/>
                <w:color w:val="000000" w:themeColor="text1"/>
              </w:rPr>
              <w:t>Stereotype</w:t>
            </w:r>
          </w:p>
        </w:tc>
        <w:tc>
          <w:tcPr>
            <w:tcW w:w="2140" w:type="dxa"/>
            <w:shd w:val="clear" w:color="auto" w:fill="C4EEFF" w:themeFill="accent2" w:themeFillTint="33"/>
          </w:tcPr>
          <w:p w14:paraId="5B902EC3" w14:textId="77777777" w:rsidR="00FC3318" w:rsidRPr="006D1727" w:rsidRDefault="00FC3318" w:rsidP="00F81D8E">
            <w:pPr>
              <w:ind w:right="5"/>
              <w:rPr>
                <w:color w:val="000000" w:themeColor="text1"/>
              </w:rPr>
            </w:pPr>
            <w:r w:rsidRPr="006D1727">
              <w:rPr>
                <w:b/>
                <w:color w:val="000000" w:themeColor="text1"/>
              </w:rPr>
              <w:t>Metaclass UML 2.5</w:t>
            </w:r>
          </w:p>
        </w:tc>
        <w:tc>
          <w:tcPr>
            <w:tcW w:w="2251" w:type="dxa"/>
            <w:shd w:val="clear" w:color="auto" w:fill="FFFFFF" w:themeFill="background1"/>
          </w:tcPr>
          <w:p w14:paraId="455ED006" w14:textId="77777777" w:rsidR="00FC3318" w:rsidRPr="006D1727" w:rsidRDefault="00FC3318" w:rsidP="00F81D8E">
            <w:pPr>
              <w:ind w:right="5"/>
              <w:rPr>
                <w:color w:val="000000" w:themeColor="text1"/>
              </w:rPr>
            </w:pPr>
            <w:r w:rsidRPr="006D1727">
              <w:rPr>
                <w:b/>
                <w:color w:val="000000" w:themeColor="text1"/>
              </w:rPr>
              <w:t>In Sparx EA</w:t>
            </w:r>
          </w:p>
        </w:tc>
      </w:tr>
      <w:tr w:rsidR="009C110C" w:rsidRPr="006D1727" w14:paraId="00A6BE2E" w14:textId="77777777" w:rsidTr="005D1812">
        <w:trPr>
          <w:trHeight w:val="333"/>
        </w:trPr>
        <w:tc>
          <w:tcPr>
            <w:tcW w:w="2704" w:type="dxa"/>
            <w:shd w:val="clear" w:color="auto" w:fill="auto"/>
          </w:tcPr>
          <w:p w14:paraId="4A0BA715" w14:textId="4C270BB4" w:rsidR="009C110C" w:rsidRPr="006D1727" w:rsidRDefault="009C110C" w:rsidP="009C110C">
            <w:pPr>
              <w:ind w:right="5"/>
              <w:rPr>
                <w:b/>
                <w:color w:val="000000" w:themeColor="text1"/>
              </w:rPr>
            </w:pPr>
            <w:r w:rsidRPr="006D1727">
              <w:rPr>
                <w:color w:val="000000" w:themeColor="text1"/>
              </w:rPr>
              <w:t>Objecttype</w:t>
            </w:r>
          </w:p>
        </w:tc>
        <w:tc>
          <w:tcPr>
            <w:tcW w:w="2347" w:type="dxa"/>
            <w:shd w:val="clear" w:color="auto" w:fill="auto"/>
          </w:tcPr>
          <w:p w14:paraId="3C15BB8D" w14:textId="1BEB68E5" w:rsidR="009C110C" w:rsidRPr="006D1727" w:rsidRDefault="00473C81" w:rsidP="009C110C">
            <w:pPr>
              <w:ind w:right="5"/>
              <w:rPr>
                <w:b/>
                <w:color w:val="000000" w:themeColor="text1"/>
              </w:rPr>
            </w:pPr>
            <w:r w:rsidRPr="00F40649">
              <w:t>«</w:t>
            </w:r>
            <w:r w:rsidR="009C110C" w:rsidRPr="006D1727">
              <w:rPr>
                <w:color w:val="000000" w:themeColor="text1"/>
              </w:rPr>
              <w:t>Objecttype</w:t>
            </w:r>
            <w:r w:rsidRPr="00F40649">
              <w:t>»</w:t>
            </w:r>
          </w:p>
        </w:tc>
        <w:tc>
          <w:tcPr>
            <w:tcW w:w="2140" w:type="dxa"/>
            <w:shd w:val="clear" w:color="auto" w:fill="auto"/>
          </w:tcPr>
          <w:p w14:paraId="28C8F1C8" w14:textId="32FF661E" w:rsidR="009C110C" w:rsidRPr="006D1727" w:rsidRDefault="009C110C" w:rsidP="009C110C">
            <w:pPr>
              <w:ind w:right="5"/>
              <w:rPr>
                <w:b/>
                <w:color w:val="000000" w:themeColor="text1"/>
              </w:rPr>
            </w:pPr>
            <w:r w:rsidRPr="006D1727">
              <w:rPr>
                <w:color w:val="000000" w:themeColor="text1"/>
              </w:rPr>
              <w:t>(UML) Class</w:t>
            </w:r>
          </w:p>
        </w:tc>
        <w:tc>
          <w:tcPr>
            <w:tcW w:w="2251" w:type="dxa"/>
            <w:shd w:val="clear" w:color="auto" w:fill="auto"/>
          </w:tcPr>
          <w:p w14:paraId="3FF04C2A" w14:textId="0AFD5E46" w:rsidR="009C110C" w:rsidRPr="006D1727" w:rsidRDefault="009C110C" w:rsidP="009C110C">
            <w:pPr>
              <w:ind w:right="5"/>
              <w:rPr>
                <w:b/>
                <w:color w:val="000000" w:themeColor="text1"/>
              </w:rPr>
            </w:pPr>
            <w:r w:rsidRPr="006D1727">
              <w:rPr>
                <w:color w:val="000000" w:themeColor="text1"/>
              </w:rPr>
              <w:t>Class</w:t>
            </w:r>
          </w:p>
        </w:tc>
      </w:tr>
    </w:tbl>
    <w:p w14:paraId="50BD113D" w14:textId="77777777" w:rsidR="00150603" w:rsidRDefault="00150603">
      <w:pPr>
        <w:contextualSpacing w:val="0"/>
      </w:pPr>
    </w:p>
    <w:p w14:paraId="5EE8E045" w14:textId="307C6891" w:rsidR="00E2292F" w:rsidRDefault="00E2292F" w:rsidP="008B7409">
      <w:r w:rsidRPr="008B7409">
        <w:t xml:space="preserve">In de </w:t>
      </w:r>
      <w:r>
        <w:t xml:space="preserve">diagrammen </w:t>
      </w:r>
      <w:r w:rsidRPr="008B7409">
        <w:t>zijn de UML metaclasses conform UML 2.5 aangeduid als UML metaclass</w:t>
      </w:r>
      <w:r>
        <w:t xml:space="preserve">. Deze in opgenomen in het diagram als </w:t>
      </w:r>
      <w:r w:rsidRPr="008B7409">
        <w:t>‘</w:t>
      </w:r>
      <w:r>
        <w:t xml:space="preserve">blauw </w:t>
      </w:r>
      <w:r w:rsidRPr="008B7409">
        <w:t>gekleurde’ metaclasses</w:t>
      </w:r>
      <w:r>
        <w:t xml:space="preserve">. </w:t>
      </w:r>
      <w:r w:rsidRPr="008B7409">
        <w:t xml:space="preserve"> </w:t>
      </w:r>
    </w:p>
    <w:p w14:paraId="3A5BD71D" w14:textId="2DF0BDF1" w:rsidR="00933836" w:rsidRDefault="00933836">
      <w:pPr>
        <w:contextualSpacing w:val="0"/>
      </w:pPr>
    </w:p>
    <w:p w14:paraId="66C0E2AF" w14:textId="1C19740F" w:rsidR="009B3AA4" w:rsidRDefault="009B3AA4" w:rsidP="007A2B13">
      <w:pPr>
        <w:pStyle w:val="Kop3"/>
        <w:numPr>
          <w:ilvl w:val="2"/>
          <w:numId w:val="32"/>
        </w:numPr>
        <w:ind w:left="720"/>
      </w:pPr>
      <w:bookmarkStart w:id="40" w:name="_Ref479236165"/>
      <w:bookmarkStart w:id="41" w:name="_Toc485712849"/>
      <w:r>
        <w:lastRenderedPageBreak/>
        <w:t>Kern</w:t>
      </w:r>
      <w:bookmarkEnd w:id="40"/>
      <w:bookmarkEnd w:id="41"/>
      <w:r>
        <w:t xml:space="preserve"> </w:t>
      </w:r>
    </w:p>
    <w:p w14:paraId="7C09CAAF" w14:textId="2201ED9B" w:rsidR="0077644A" w:rsidRDefault="0077644A" w:rsidP="00B67F05"/>
    <w:p w14:paraId="184CACD5" w14:textId="07B393CE" w:rsidR="0077644A" w:rsidRDefault="00304825" w:rsidP="00B67F05">
      <w:r w:rsidRPr="00304825">
        <w:t xml:space="preserve"> </w:t>
      </w:r>
      <w:r>
        <w:rPr>
          <w:noProof/>
        </w:rPr>
        <w:drawing>
          <wp:inline distT="0" distB="0" distL="0" distR="0" wp14:anchorId="67244BFF" wp14:editId="5B4D5010">
            <wp:extent cx="6188710" cy="4015195"/>
            <wp:effectExtent l="0" t="0" r="0" b="0"/>
            <wp:docPr id="3" name="Afbeelding 3" descr="C:\Users\bergelx\AppData\Local\Microsoft\Windows\Temporary Internet Files\Content.Word\Kern zonder metagegeven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gelx\AppData\Local\Microsoft\Windows\Temporary Internet Files\Content.Word\Kern zonder metagegevens.w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4015195"/>
                    </a:xfrm>
                    <a:prstGeom prst="rect">
                      <a:avLst/>
                    </a:prstGeom>
                    <a:noFill/>
                    <a:ln>
                      <a:noFill/>
                    </a:ln>
                  </pic:spPr>
                </pic:pic>
              </a:graphicData>
            </a:graphic>
          </wp:inline>
        </w:drawing>
      </w:r>
    </w:p>
    <w:p w14:paraId="4F736B5B" w14:textId="24BEBED1" w:rsidR="0061389C" w:rsidRDefault="0061389C" w:rsidP="00B67F05"/>
    <w:p w14:paraId="5FC25A01" w14:textId="067B3904" w:rsidR="00872D7D" w:rsidRDefault="00B67F05" w:rsidP="00B67F05">
      <w:r>
        <w:rPr>
          <w:noProof/>
        </w:rPr>
        <mc:AlternateContent>
          <mc:Choice Requires="wps">
            <w:drawing>
              <wp:inline distT="0" distB="0" distL="0" distR="0" wp14:anchorId="40F516B9" wp14:editId="4C9A043E">
                <wp:extent cx="4510405" cy="214686"/>
                <wp:effectExtent l="0" t="0" r="4445" b="0"/>
                <wp:docPr id="13"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0405" cy="214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A8EAD" w14:textId="756DB979" w:rsidR="00CA37FA" w:rsidRDefault="00CA37FA" w:rsidP="00B67F05">
                            <w:pPr>
                              <w:pStyle w:val="Bijschrift"/>
                            </w:pPr>
                            <w:r>
                              <w:t>View 1: Kern metamodel</w:t>
                            </w:r>
                          </w:p>
                          <w:p w14:paraId="15604982" w14:textId="77777777" w:rsidR="00CA37FA" w:rsidRPr="00E72010" w:rsidRDefault="00CA37FA" w:rsidP="00B67F05">
                            <w:pPr>
                              <w:pStyle w:val="Bijschrift"/>
                              <w:rPr>
                                <w:noProof/>
                                <w:sz w:val="18"/>
                              </w:rPr>
                            </w:pPr>
                          </w:p>
                        </w:txbxContent>
                      </wps:txbx>
                      <wps:bodyPr rot="0" vert="horz" wrap="square" lIns="0" tIns="0" rIns="0" bIns="0" anchor="t" anchorCtr="0" upright="1">
                        <a:noAutofit/>
                      </wps:bodyPr>
                    </wps:wsp>
                  </a:graphicData>
                </a:graphic>
              </wp:inline>
            </w:drawing>
          </mc:Choice>
          <mc:Fallback>
            <w:pict>
              <v:shapetype w14:anchorId="40F516B9" id="_x0000_t202" coordsize="21600,21600" o:spt="202" path="m,l,21600r21600,l21600,xe">
                <v:stroke joinstyle="miter"/>
                <v:path gradientshapeok="t" o:connecttype="rect"/>
              </v:shapetype>
              <v:shape id="Tekstvak 6" o:spid="_x0000_s1026" type="#_x0000_t202" style="width:355.15pt;height:1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" stroked="f">
                <v:textbox inset="0,0,0,0">
                  <w:txbxContent>
                    <w:p w14:paraId="059A8EAD" w14:textId="756DB979" w:rsidR="00CA37FA" w:rsidRDefault="00CA37FA" w:rsidP="00B67F05">
                      <w:pPr>
                        <w:pStyle w:val="Bijschrift"/>
                      </w:pPr>
                      <w:r>
                        <w:t>View 1: Kern metamodel</w:t>
                      </w:r>
                    </w:p>
                    <w:p w14:paraId="15604982" w14:textId="77777777" w:rsidR="00CA37FA" w:rsidRPr="00E72010" w:rsidRDefault="00CA37FA" w:rsidP="00B67F05">
                      <w:pPr>
                        <w:pStyle w:val="Bijschrift"/>
                        <w:rPr>
                          <w:noProof/>
                          <w:sz w:val="18"/>
                        </w:rPr>
                      </w:pPr>
                    </w:p>
                  </w:txbxContent>
                </v:textbox>
                <w10:anchorlock/>
              </v:shape>
            </w:pict>
          </mc:Fallback>
        </mc:AlternateContent>
      </w:r>
    </w:p>
    <w:p w14:paraId="38C1FD5E" w14:textId="77777777" w:rsidR="009D2149" w:rsidRDefault="009D2149" w:rsidP="00B67F05"/>
    <w:tbl>
      <w:tblPr>
        <w:tblStyle w:val="Tabelraster"/>
        <w:tblW w:w="9442" w:type="dxa"/>
        <w:tblInd w:w="19" w:type="dxa"/>
        <w:tblLayout w:type="fixed"/>
        <w:tblLook w:val="04A0" w:firstRow="1" w:lastRow="0" w:firstColumn="1" w:lastColumn="0" w:noHBand="0" w:noVBand="1"/>
      </w:tblPr>
      <w:tblGrid>
        <w:gridCol w:w="2704"/>
        <w:gridCol w:w="2347"/>
        <w:gridCol w:w="2140"/>
        <w:gridCol w:w="2251"/>
      </w:tblGrid>
      <w:tr w:rsidR="00BA7D93" w:rsidRPr="006D1727" w14:paraId="5F506036" w14:textId="77777777" w:rsidTr="005D1812">
        <w:trPr>
          <w:trHeight w:val="333"/>
        </w:trPr>
        <w:tc>
          <w:tcPr>
            <w:tcW w:w="2704" w:type="dxa"/>
            <w:shd w:val="clear" w:color="auto" w:fill="F7FACA"/>
          </w:tcPr>
          <w:p w14:paraId="35177439" w14:textId="77777777" w:rsidR="00BA7D93" w:rsidRPr="006D1727" w:rsidRDefault="00BA7D93" w:rsidP="00B5298E">
            <w:pPr>
              <w:ind w:right="5"/>
              <w:rPr>
                <w:color w:val="000000" w:themeColor="text1"/>
              </w:rPr>
            </w:pPr>
            <w:r w:rsidRPr="006D1727">
              <w:rPr>
                <w:b/>
                <w:color w:val="000000" w:themeColor="text1"/>
              </w:rPr>
              <w:t>KKG metaclass</w:t>
            </w:r>
          </w:p>
        </w:tc>
        <w:tc>
          <w:tcPr>
            <w:tcW w:w="2347" w:type="dxa"/>
            <w:shd w:val="clear" w:color="auto" w:fill="C4EEFF" w:themeFill="accent2" w:themeFillTint="33"/>
          </w:tcPr>
          <w:p w14:paraId="5FD27A75" w14:textId="77777777" w:rsidR="00BA7D93" w:rsidRPr="006D1727" w:rsidRDefault="00BA7D93" w:rsidP="00B5298E">
            <w:pPr>
              <w:ind w:right="5"/>
              <w:rPr>
                <w:color w:val="000000" w:themeColor="text1"/>
              </w:rPr>
            </w:pPr>
            <w:r w:rsidRPr="006D1727">
              <w:rPr>
                <w:b/>
                <w:color w:val="000000" w:themeColor="text1"/>
              </w:rPr>
              <w:t>Stereotype</w:t>
            </w:r>
          </w:p>
        </w:tc>
        <w:tc>
          <w:tcPr>
            <w:tcW w:w="2140" w:type="dxa"/>
            <w:shd w:val="clear" w:color="auto" w:fill="C4EEFF" w:themeFill="accent2" w:themeFillTint="33"/>
          </w:tcPr>
          <w:p w14:paraId="28B0CCD9" w14:textId="77777777" w:rsidR="00BA7D93" w:rsidRPr="006D1727" w:rsidRDefault="00BA7D93" w:rsidP="00B5298E">
            <w:pPr>
              <w:ind w:right="5"/>
              <w:rPr>
                <w:color w:val="000000" w:themeColor="text1"/>
              </w:rPr>
            </w:pPr>
            <w:r w:rsidRPr="006D1727">
              <w:rPr>
                <w:b/>
                <w:color w:val="000000" w:themeColor="text1"/>
              </w:rPr>
              <w:t>Metaclass UML 2.5</w:t>
            </w:r>
          </w:p>
        </w:tc>
        <w:tc>
          <w:tcPr>
            <w:tcW w:w="2251" w:type="dxa"/>
            <w:shd w:val="clear" w:color="auto" w:fill="FFFFFF" w:themeFill="background1"/>
          </w:tcPr>
          <w:p w14:paraId="21AF5B5A" w14:textId="77777777" w:rsidR="00BA7D93" w:rsidRPr="006D1727" w:rsidRDefault="00BA7D93" w:rsidP="00B5298E">
            <w:pPr>
              <w:ind w:right="5"/>
              <w:rPr>
                <w:color w:val="000000" w:themeColor="text1"/>
              </w:rPr>
            </w:pPr>
            <w:r w:rsidRPr="006D1727">
              <w:rPr>
                <w:b/>
                <w:color w:val="000000" w:themeColor="text1"/>
              </w:rPr>
              <w:t>In Sparx EA</w:t>
            </w:r>
          </w:p>
        </w:tc>
      </w:tr>
      <w:tr w:rsidR="006D1727" w:rsidRPr="009A453C" w14:paraId="19E38DC4" w14:textId="77777777" w:rsidTr="005D1812">
        <w:tc>
          <w:tcPr>
            <w:tcW w:w="2704" w:type="dxa"/>
          </w:tcPr>
          <w:p w14:paraId="2F9F7AC2" w14:textId="77777777" w:rsidR="006D1727" w:rsidRPr="006D1727" w:rsidRDefault="006D1727" w:rsidP="006D1727">
            <w:pPr>
              <w:ind w:right="5"/>
              <w:rPr>
                <w:color w:val="000000" w:themeColor="text1"/>
              </w:rPr>
            </w:pPr>
            <w:r w:rsidRPr="006D1727">
              <w:rPr>
                <w:color w:val="000000" w:themeColor="text1"/>
              </w:rPr>
              <w:t>Objecttype</w:t>
            </w:r>
          </w:p>
        </w:tc>
        <w:tc>
          <w:tcPr>
            <w:tcW w:w="2347" w:type="dxa"/>
          </w:tcPr>
          <w:p w14:paraId="14352D89" w14:textId="3123D2BD" w:rsidR="006D1727" w:rsidRPr="006D1727" w:rsidRDefault="00473C81" w:rsidP="006D1727">
            <w:pPr>
              <w:ind w:right="5"/>
              <w:rPr>
                <w:color w:val="000000" w:themeColor="text1"/>
              </w:rPr>
            </w:pPr>
            <w:r w:rsidRPr="00F40649">
              <w:t>«</w:t>
            </w:r>
            <w:r w:rsidR="006D1727" w:rsidRPr="006D1727">
              <w:rPr>
                <w:color w:val="000000" w:themeColor="text1"/>
              </w:rPr>
              <w:t>Objecttype</w:t>
            </w:r>
            <w:r w:rsidRPr="00F40649">
              <w:t>»</w:t>
            </w:r>
          </w:p>
        </w:tc>
        <w:tc>
          <w:tcPr>
            <w:tcW w:w="2140" w:type="dxa"/>
          </w:tcPr>
          <w:p w14:paraId="57209811" w14:textId="77777777" w:rsidR="006D1727" w:rsidRPr="006D1727" w:rsidRDefault="006D1727" w:rsidP="006D1727">
            <w:pPr>
              <w:ind w:right="5"/>
              <w:rPr>
                <w:color w:val="000000" w:themeColor="text1"/>
              </w:rPr>
            </w:pPr>
            <w:r w:rsidRPr="006D1727">
              <w:rPr>
                <w:color w:val="000000" w:themeColor="text1"/>
              </w:rPr>
              <w:t>(UML) Class</w:t>
            </w:r>
          </w:p>
        </w:tc>
        <w:tc>
          <w:tcPr>
            <w:tcW w:w="2251" w:type="dxa"/>
          </w:tcPr>
          <w:p w14:paraId="18769FF7" w14:textId="77777777" w:rsidR="006D1727" w:rsidRPr="006D1727" w:rsidRDefault="006D1727" w:rsidP="006D1727">
            <w:pPr>
              <w:ind w:right="5"/>
              <w:rPr>
                <w:color w:val="000000" w:themeColor="text1"/>
              </w:rPr>
            </w:pPr>
            <w:r w:rsidRPr="006D1727">
              <w:rPr>
                <w:color w:val="000000" w:themeColor="text1"/>
              </w:rPr>
              <w:t>Class</w:t>
            </w:r>
          </w:p>
        </w:tc>
      </w:tr>
      <w:tr w:rsidR="006D1727" w:rsidRPr="009A453C" w14:paraId="15546091" w14:textId="77777777" w:rsidTr="005D1812">
        <w:tc>
          <w:tcPr>
            <w:tcW w:w="2704" w:type="dxa"/>
          </w:tcPr>
          <w:p w14:paraId="2C8943D2" w14:textId="77777777" w:rsidR="006D1727" w:rsidRPr="006D1727" w:rsidRDefault="006D1727" w:rsidP="006D1727">
            <w:pPr>
              <w:ind w:right="5"/>
              <w:rPr>
                <w:color w:val="000000" w:themeColor="text1"/>
              </w:rPr>
            </w:pPr>
            <w:r w:rsidRPr="006D1727">
              <w:rPr>
                <w:color w:val="000000" w:themeColor="text1"/>
              </w:rPr>
              <w:t>Attribuutsoort</w:t>
            </w:r>
          </w:p>
        </w:tc>
        <w:tc>
          <w:tcPr>
            <w:tcW w:w="2347" w:type="dxa"/>
          </w:tcPr>
          <w:p w14:paraId="28FB913A" w14:textId="46586ED2" w:rsidR="006D1727" w:rsidRPr="006D1727" w:rsidRDefault="00473C81" w:rsidP="006D1727">
            <w:pPr>
              <w:ind w:right="5"/>
              <w:rPr>
                <w:color w:val="000000" w:themeColor="text1"/>
              </w:rPr>
            </w:pPr>
            <w:r w:rsidRPr="00F40649">
              <w:t>«</w:t>
            </w:r>
            <w:r w:rsidR="006D1727" w:rsidRPr="006D1727">
              <w:rPr>
                <w:color w:val="000000" w:themeColor="text1"/>
              </w:rPr>
              <w:t>Attribuutsoort</w:t>
            </w:r>
            <w:r w:rsidRPr="00F40649">
              <w:t>»</w:t>
            </w:r>
          </w:p>
        </w:tc>
        <w:tc>
          <w:tcPr>
            <w:tcW w:w="2140" w:type="dxa"/>
          </w:tcPr>
          <w:p w14:paraId="55FF31EA" w14:textId="77777777" w:rsidR="006D1727" w:rsidRPr="006D1727" w:rsidRDefault="006D1727" w:rsidP="006D1727">
            <w:pPr>
              <w:ind w:right="5"/>
              <w:rPr>
                <w:color w:val="000000" w:themeColor="text1"/>
              </w:rPr>
            </w:pPr>
            <w:r w:rsidRPr="006D1727">
              <w:rPr>
                <w:color w:val="000000" w:themeColor="text1"/>
              </w:rPr>
              <w:t xml:space="preserve">(UML) Property </w:t>
            </w:r>
          </w:p>
        </w:tc>
        <w:tc>
          <w:tcPr>
            <w:tcW w:w="2251" w:type="dxa"/>
          </w:tcPr>
          <w:p w14:paraId="3A2AC1AA" w14:textId="77777777" w:rsidR="006D1727" w:rsidRPr="006D1727" w:rsidRDefault="006D1727" w:rsidP="006D1727">
            <w:pPr>
              <w:ind w:right="5"/>
              <w:rPr>
                <w:color w:val="000000" w:themeColor="text1"/>
              </w:rPr>
            </w:pPr>
            <w:r w:rsidRPr="006D1727">
              <w:rPr>
                <w:color w:val="000000" w:themeColor="text1"/>
              </w:rPr>
              <w:t>Attribute</w:t>
            </w:r>
          </w:p>
        </w:tc>
      </w:tr>
      <w:tr w:rsidR="00544D5F" w:rsidRPr="009A453C" w14:paraId="25487D4E" w14:textId="77777777" w:rsidTr="005D1812">
        <w:tc>
          <w:tcPr>
            <w:tcW w:w="2704" w:type="dxa"/>
          </w:tcPr>
          <w:p w14:paraId="711AEB32" w14:textId="44AB239A" w:rsidR="00544D5F" w:rsidRPr="006D1727" w:rsidRDefault="00544D5F" w:rsidP="00544D5F">
            <w:pPr>
              <w:ind w:right="5"/>
              <w:rPr>
                <w:color w:val="000000" w:themeColor="text1"/>
              </w:rPr>
            </w:pPr>
            <w:r w:rsidRPr="006D1727">
              <w:rPr>
                <w:color w:val="000000" w:themeColor="text1"/>
              </w:rPr>
              <w:t>Gegevensgroep</w:t>
            </w:r>
          </w:p>
        </w:tc>
        <w:tc>
          <w:tcPr>
            <w:tcW w:w="2347" w:type="dxa"/>
          </w:tcPr>
          <w:p w14:paraId="30BDC1A5" w14:textId="7481B651" w:rsidR="00544D5F" w:rsidRPr="006D1727" w:rsidRDefault="00473C81" w:rsidP="00544D5F">
            <w:pPr>
              <w:ind w:right="5"/>
              <w:rPr>
                <w:color w:val="000000" w:themeColor="text1"/>
              </w:rPr>
            </w:pPr>
            <w:r w:rsidRPr="00F40649">
              <w:t>«</w:t>
            </w:r>
            <w:r w:rsidR="00544D5F" w:rsidRPr="006D1727">
              <w:rPr>
                <w:color w:val="000000" w:themeColor="text1"/>
              </w:rPr>
              <w:t>Gegevensgroep</w:t>
            </w:r>
            <w:r w:rsidRPr="00F40649">
              <w:t>»</w:t>
            </w:r>
          </w:p>
        </w:tc>
        <w:tc>
          <w:tcPr>
            <w:tcW w:w="2140" w:type="dxa"/>
          </w:tcPr>
          <w:p w14:paraId="7ABAA0BE" w14:textId="2F3C266E" w:rsidR="00544D5F" w:rsidRPr="006D1727" w:rsidRDefault="00544D5F" w:rsidP="00544D5F">
            <w:pPr>
              <w:ind w:right="5"/>
              <w:rPr>
                <w:color w:val="000000" w:themeColor="text1"/>
              </w:rPr>
            </w:pPr>
            <w:r w:rsidRPr="006D1727">
              <w:rPr>
                <w:color w:val="000000" w:themeColor="text1"/>
              </w:rPr>
              <w:t>(UML) Association</w:t>
            </w:r>
          </w:p>
        </w:tc>
        <w:tc>
          <w:tcPr>
            <w:tcW w:w="2251" w:type="dxa"/>
          </w:tcPr>
          <w:p w14:paraId="64B59600" w14:textId="319B1E1B" w:rsidR="00544D5F" w:rsidRPr="006D1727" w:rsidRDefault="00544D5F" w:rsidP="00544D5F">
            <w:pPr>
              <w:ind w:right="5"/>
              <w:rPr>
                <w:color w:val="000000" w:themeColor="text1"/>
              </w:rPr>
            </w:pPr>
            <w:r w:rsidRPr="006D1727">
              <w:rPr>
                <w:color w:val="000000" w:themeColor="text1"/>
              </w:rPr>
              <w:t>Association</w:t>
            </w:r>
          </w:p>
        </w:tc>
      </w:tr>
      <w:tr w:rsidR="00544D5F" w:rsidRPr="009A453C" w14:paraId="3F82B212" w14:textId="77777777" w:rsidTr="005D1812">
        <w:tc>
          <w:tcPr>
            <w:tcW w:w="2704" w:type="dxa"/>
          </w:tcPr>
          <w:p w14:paraId="7C06026F" w14:textId="6DEB633F" w:rsidR="00544D5F" w:rsidRPr="006D1727" w:rsidRDefault="00544D5F" w:rsidP="00544D5F">
            <w:pPr>
              <w:ind w:right="5"/>
              <w:rPr>
                <w:color w:val="000000" w:themeColor="text1"/>
              </w:rPr>
            </w:pPr>
            <w:r w:rsidRPr="006D1727">
              <w:rPr>
                <w:color w:val="000000" w:themeColor="text1"/>
              </w:rPr>
              <w:t>Gegevensgroeptype</w:t>
            </w:r>
          </w:p>
        </w:tc>
        <w:tc>
          <w:tcPr>
            <w:tcW w:w="2347" w:type="dxa"/>
          </w:tcPr>
          <w:p w14:paraId="0D98684B" w14:textId="2314B18C" w:rsidR="00544D5F" w:rsidRPr="006D1727" w:rsidRDefault="00473C81" w:rsidP="00544D5F">
            <w:pPr>
              <w:ind w:right="5"/>
              <w:rPr>
                <w:color w:val="000000" w:themeColor="text1"/>
              </w:rPr>
            </w:pPr>
            <w:r w:rsidRPr="00F40649">
              <w:t>«</w:t>
            </w:r>
            <w:r w:rsidR="00544D5F" w:rsidRPr="006D1727">
              <w:rPr>
                <w:color w:val="000000" w:themeColor="text1"/>
              </w:rPr>
              <w:t>Gegevensgroeptype</w:t>
            </w:r>
            <w:r w:rsidRPr="00F40649">
              <w:t>»</w:t>
            </w:r>
          </w:p>
        </w:tc>
        <w:tc>
          <w:tcPr>
            <w:tcW w:w="2140" w:type="dxa"/>
          </w:tcPr>
          <w:p w14:paraId="2AE5C46A" w14:textId="3778280A" w:rsidR="00544D5F" w:rsidRPr="006D1727" w:rsidRDefault="00544D5F" w:rsidP="00544D5F">
            <w:pPr>
              <w:ind w:right="5"/>
              <w:rPr>
                <w:color w:val="000000" w:themeColor="text1"/>
              </w:rPr>
            </w:pPr>
            <w:r w:rsidRPr="006D1727">
              <w:rPr>
                <w:color w:val="000000" w:themeColor="text1"/>
              </w:rPr>
              <w:t>(UML) Class</w:t>
            </w:r>
          </w:p>
        </w:tc>
        <w:tc>
          <w:tcPr>
            <w:tcW w:w="2251" w:type="dxa"/>
          </w:tcPr>
          <w:p w14:paraId="4BACCEB4" w14:textId="17A4C97F" w:rsidR="00544D5F" w:rsidRPr="006D1727" w:rsidRDefault="00544D5F" w:rsidP="00544D5F">
            <w:pPr>
              <w:ind w:right="5"/>
              <w:rPr>
                <w:color w:val="000000" w:themeColor="text1"/>
              </w:rPr>
            </w:pPr>
            <w:r w:rsidRPr="006D1727">
              <w:rPr>
                <w:color w:val="000000" w:themeColor="text1"/>
              </w:rPr>
              <w:t>Class</w:t>
            </w:r>
          </w:p>
        </w:tc>
      </w:tr>
      <w:tr w:rsidR="00544D5F" w:rsidRPr="009A453C" w14:paraId="34B3D845" w14:textId="77777777" w:rsidTr="005D1812">
        <w:tc>
          <w:tcPr>
            <w:tcW w:w="2704" w:type="dxa"/>
          </w:tcPr>
          <w:p w14:paraId="68FBE41D" w14:textId="77777777" w:rsidR="00544D5F" w:rsidRPr="006D1727" w:rsidRDefault="00544D5F" w:rsidP="00544D5F">
            <w:pPr>
              <w:ind w:right="5"/>
              <w:rPr>
                <w:color w:val="000000" w:themeColor="text1"/>
              </w:rPr>
            </w:pPr>
            <w:r w:rsidRPr="006D1727">
              <w:rPr>
                <w:color w:val="000000" w:themeColor="text1"/>
              </w:rPr>
              <w:t>Generalisatie</w:t>
            </w:r>
          </w:p>
        </w:tc>
        <w:tc>
          <w:tcPr>
            <w:tcW w:w="2347" w:type="dxa"/>
          </w:tcPr>
          <w:p w14:paraId="226B1104" w14:textId="6BEBFF61" w:rsidR="00544D5F" w:rsidRPr="006D1727" w:rsidRDefault="00473C81" w:rsidP="00544D5F">
            <w:pPr>
              <w:ind w:right="5"/>
              <w:rPr>
                <w:color w:val="000000" w:themeColor="text1"/>
              </w:rPr>
            </w:pPr>
            <w:r w:rsidRPr="00F40649">
              <w:t>«</w:t>
            </w:r>
            <w:r w:rsidR="00544D5F" w:rsidRPr="006D1727">
              <w:rPr>
                <w:color w:val="000000" w:themeColor="text1"/>
              </w:rPr>
              <w:t>Generalisatie</w:t>
            </w:r>
            <w:r w:rsidRPr="00F40649">
              <w:t>»</w:t>
            </w:r>
          </w:p>
        </w:tc>
        <w:tc>
          <w:tcPr>
            <w:tcW w:w="2140" w:type="dxa"/>
          </w:tcPr>
          <w:p w14:paraId="00789030" w14:textId="78A8B103" w:rsidR="00544D5F" w:rsidRPr="006D1727" w:rsidRDefault="00544D5F" w:rsidP="00544D5F">
            <w:pPr>
              <w:ind w:right="5"/>
              <w:rPr>
                <w:color w:val="000000" w:themeColor="text1"/>
              </w:rPr>
            </w:pPr>
            <w:r w:rsidRPr="006D1727">
              <w:rPr>
                <w:color w:val="000000" w:themeColor="text1"/>
              </w:rPr>
              <w:t>(UML) Gen</w:t>
            </w:r>
            <w:r>
              <w:rPr>
                <w:color w:val="000000" w:themeColor="text1"/>
              </w:rPr>
              <w:t>e</w:t>
            </w:r>
            <w:r w:rsidRPr="006D1727">
              <w:rPr>
                <w:color w:val="000000" w:themeColor="text1"/>
              </w:rPr>
              <w:t>ralization</w:t>
            </w:r>
          </w:p>
        </w:tc>
        <w:tc>
          <w:tcPr>
            <w:tcW w:w="2251" w:type="dxa"/>
          </w:tcPr>
          <w:p w14:paraId="2C402AB9" w14:textId="77777777" w:rsidR="00544D5F" w:rsidRPr="006D1727" w:rsidRDefault="00544D5F" w:rsidP="00544D5F">
            <w:pPr>
              <w:ind w:right="5"/>
              <w:rPr>
                <w:color w:val="000000" w:themeColor="text1"/>
              </w:rPr>
            </w:pPr>
            <w:r w:rsidRPr="006D1727">
              <w:rPr>
                <w:color w:val="000000" w:themeColor="text1"/>
              </w:rPr>
              <w:t>Generalization</w:t>
            </w:r>
          </w:p>
        </w:tc>
      </w:tr>
      <w:tr w:rsidR="00544D5F" w:rsidRPr="009A453C" w14:paraId="7C7B8D5F" w14:textId="77777777" w:rsidTr="005D1812">
        <w:tc>
          <w:tcPr>
            <w:tcW w:w="2704" w:type="dxa"/>
          </w:tcPr>
          <w:p w14:paraId="37D315F7" w14:textId="3B2E3AD9" w:rsidR="00544D5F" w:rsidRPr="006D1727" w:rsidRDefault="00544D5F" w:rsidP="00544D5F">
            <w:pPr>
              <w:ind w:right="5"/>
              <w:rPr>
                <w:color w:val="000000" w:themeColor="text1"/>
              </w:rPr>
            </w:pPr>
            <w:r w:rsidRPr="006D1727">
              <w:rPr>
                <w:color w:val="000000" w:themeColor="text1"/>
              </w:rPr>
              <w:t>Relatiesoort</w:t>
            </w:r>
          </w:p>
        </w:tc>
        <w:tc>
          <w:tcPr>
            <w:tcW w:w="2347" w:type="dxa"/>
          </w:tcPr>
          <w:p w14:paraId="37FE81DE" w14:textId="57B11CEE" w:rsidR="00544D5F" w:rsidRPr="006D1727" w:rsidRDefault="00473C81" w:rsidP="00544D5F">
            <w:pPr>
              <w:ind w:right="5"/>
              <w:rPr>
                <w:color w:val="000000" w:themeColor="text1"/>
              </w:rPr>
            </w:pPr>
            <w:r w:rsidRPr="00F40649">
              <w:t>«</w:t>
            </w:r>
            <w:r w:rsidR="00544D5F" w:rsidRPr="006D1727">
              <w:rPr>
                <w:color w:val="000000" w:themeColor="text1"/>
              </w:rPr>
              <w:t>Relatiesoort</w:t>
            </w:r>
            <w:r w:rsidRPr="00F40649">
              <w:t>»</w:t>
            </w:r>
          </w:p>
        </w:tc>
        <w:tc>
          <w:tcPr>
            <w:tcW w:w="2140" w:type="dxa"/>
          </w:tcPr>
          <w:p w14:paraId="39C8F305" w14:textId="15686003" w:rsidR="00544D5F" w:rsidRPr="006D1727" w:rsidRDefault="00544D5F" w:rsidP="00544D5F">
            <w:pPr>
              <w:ind w:right="5"/>
              <w:rPr>
                <w:color w:val="000000" w:themeColor="text1"/>
              </w:rPr>
            </w:pPr>
            <w:r w:rsidRPr="006D1727">
              <w:rPr>
                <w:color w:val="000000" w:themeColor="text1"/>
              </w:rPr>
              <w:t>(UML) Association</w:t>
            </w:r>
          </w:p>
        </w:tc>
        <w:tc>
          <w:tcPr>
            <w:tcW w:w="2251" w:type="dxa"/>
          </w:tcPr>
          <w:p w14:paraId="6D1FEAB2" w14:textId="60380F1B" w:rsidR="00544D5F" w:rsidRPr="006D1727" w:rsidRDefault="00544D5F" w:rsidP="00544D5F">
            <w:pPr>
              <w:ind w:right="5"/>
              <w:rPr>
                <w:color w:val="000000" w:themeColor="text1"/>
              </w:rPr>
            </w:pPr>
            <w:r w:rsidRPr="006D1727">
              <w:rPr>
                <w:color w:val="000000" w:themeColor="text1"/>
              </w:rPr>
              <w:t>Association</w:t>
            </w:r>
          </w:p>
        </w:tc>
      </w:tr>
      <w:tr w:rsidR="00544D5F" w:rsidRPr="009A453C" w14:paraId="6C36962D" w14:textId="77777777" w:rsidTr="005D1812">
        <w:tc>
          <w:tcPr>
            <w:tcW w:w="2704" w:type="dxa"/>
          </w:tcPr>
          <w:p w14:paraId="727CA4F8" w14:textId="77777777" w:rsidR="00544D5F" w:rsidRPr="006D1727" w:rsidRDefault="00544D5F" w:rsidP="00544D5F">
            <w:pPr>
              <w:ind w:right="5"/>
              <w:rPr>
                <w:color w:val="000000" w:themeColor="text1"/>
              </w:rPr>
            </w:pPr>
            <w:r w:rsidRPr="006D1727">
              <w:rPr>
                <w:color w:val="000000" w:themeColor="text1"/>
              </w:rPr>
              <w:t>Relatieklasse</w:t>
            </w:r>
          </w:p>
        </w:tc>
        <w:tc>
          <w:tcPr>
            <w:tcW w:w="2347" w:type="dxa"/>
          </w:tcPr>
          <w:p w14:paraId="32D1B4BE" w14:textId="40AFB77E" w:rsidR="00544D5F" w:rsidRPr="006D1727" w:rsidRDefault="00473C81" w:rsidP="00544D5F">
            <w:pPr>
              <w:ind w:right="5"/>
              <w:rPr>
                <w:color w:val="000000" w:themeColor="text1"/>
              </w:rPr>
            </w:pPr>
            <w:r w:rsidRPr="00F40649">
              <w:t>«</w:t>
            </w:r>
            <w:r w:rsidR="00544D5F" w:rsidRPr="006D1727">
              <w:rPr>
                <w:color w:val="000000" w:themeColor="text1"/>
              </w:rPr>
              <w:t>Relatieklasse</w:t>
            </w:r>
            <w:r w:rsidRPr="00F40649">
              <w:t>»</w:t>
            </w:r>
          </w:p>
        </w:tc>
        <w:tc>
          <w:tcPr>
            <w:tcW w:w="2140" w:type="dxa"/>
          </w:tcPr>
          <w:p w14:paraId="320FBBCF" w14:textId="4C1D9224" w:rsidR="00544D5F" w:rsidRPr="00293CA6" w:rsidRDefault="00544D5F" w:rsidP="00B20BA1">
            <w:pPr>
              <w:ind w:right="5"/>
              <w:rPr>
                <w:color w:val="000000" w:themeColor="text1"/>
                <w:lang w:val="en-US"/>
              </w:rPr>
            </w:pPr>
            <w:r w:rsidRPr="00293CA6">
              <w:rPr>
                <w:color w:val="000000" w:themeColor="text1"/>
                <w:lang w:val="en-US"/>
              </w:rPr>
              <w:t xml:space="preserve">(UML) Association </w:t>
            </w:r>
            <w:r w:rsidR="0045248D" w:rsidRPr="00293CA6">
              <w:rPr>
                <w:color w:val="000000" w:themeColor="text1"/>
                <w:lang w:val="en-US"/>
              </w:rPr>
              <w:t>é</w:t>
            </w:r>
            <w:r w:rsidRPr="00293CA6">
              <w:rPr>
                <w:color w:val="000000" w:themeColor="text1"/>
                <w:lang w:val="en-US"/>
              </w:rPr>
              <w:t xml:space="preserve">n (UML) Class </w:t>
            </w:r>
          </w:p>
        </w:tc>
        <w:tc>
          <w:tcPr>
            <w:tcW w:w="2251" w:type="dxa"/>
          </w:tcPr>
          <w:p w14:paraId="20A4C56C" w14:textId="7A9BAB4F" w:rsidR="00544D5F" w:rsidRPr="006D1727" w:rsidRDefault="00544D5F" w:rsidP="00544D5F">
            <w:pPr>
              <w:ind w:right="5"/>
              <w:rPr>
                <w:color w:val="000000" w:themeColor="text1"/>
              </w:rPr>
            </w:pPr>
            <w:r w:rsidRPr="006D1727">
              <w:rPr>
                <w:color w:val="000000" w:themeColor="text1"/>
              </w:rPr>
              <w:t>Associationclass</w:t>
            </w:r>
          </w:p>
        </w:tc>
      </w:tr>
    </w:tbl>
    <w:p w14:paraId="25C8B40E" w14:textId="77777777" w:rsidR="00E367D1" w:rsidRDefault="00E367D1">
      <w:pPr>
        <w:contextualSpacing w:val="0"/>
      </w:pPr>
    </w:p>
    <w:p w14:paraId="4CA27276" w14:textId="77777777" w:rsidR="00E367D1" w:rsidRDefault="00E367D1" w:rsidP="00B67F05">
      <w:pPr>
        <w:contextualSpacing w:val="0"/>
      </w:pPr>
    </w:p>
    <w:p w14:paraId="29C0769E" w14:textId="676ED3A4" w:rsidR="009B3AA4" w:rsidRDefault="009B3AA4">
      <w:pPr>
        <w:contextualSpacing w:val="0"/>
      </w:pPr>
    </w:p>
    <w:p w14:paraId="710D4EDE" w14:textId="77777777" w:rsidR="00E367D1" w:rsidRDefault="00E367D1">
      <w:pPr>
        <w:contextualSpacing w:val="0"/>
        <w:rPr>
          <w:rFonts w:eastAsia="Calibri"/>
          <w:b/>
          <w:bCs/>
          <w:color w:val="003359"/>
          <w:szCs w:val="24"/>
          <w:lang w:eastAsia="en-US"/>
        </w:rPr>
      </w:pPr>
      <w:r>
        <w:br w:type="page"/>
      </w:r>
    </w:p>
    <w:p w14:paraId="5D4BA855" w14:textId="2E5E41C1" w:rsidR="009B3AA4" w:rsidRDefault="009B3AA4" w:rsidP="007A2B13">
      <w:pPr>
        <w:pStyle w:val="Kop3"/>
        <w:numPr>
          <w:ilvl w:val="2"/>
          <w:numId w:val="32"/>
        </w:numPr>
        <w:ind w:left="720"/>
      </w:pPr>
      <w:bookmarkStart w:id="42" w:name="_Toc485712850"/>
      <w:r>
        <w:lastRenderedPageBreak/>
        <w:t>Datatypen</w:t>
      </w:r>
      <w:bookmarkEnd w:id="42"/>
    </w:p>
    <w:p w14:paraId="7BF3C79D" w14:textId="77777777" w:rsidR="00B07AB1" w:rsidRPr="00B07AB1" w:rsidRDefault="00B07AB1" w:rsidP="00B07AB1">
      <w:pPr>
        <w:rPr>
          <w:lang w:eastAsia="en-US"/>
        </w:rPr>
      </w:pPr>
    </w:p>
    <w:p w14:paraId="1E1968E3" w14:textId="2B7C2D75" w:rsidR="0077644A" w:rsidRDefault="00B07AB1" w:rsidP="00B67F05">
      <w:pPr>
        <w:contextualSpacing w:val="0"/>
      </w:pPr>
      <w:r>
        <w:rPr>
          <w:noProof/>
        </w:rPr>
        <w:drawing>
          <wp:inline distT="0" distB="0" distL="0" distR="0" wp14:anchorId="79D5C67B" wp14:editId="7017A015">
            <wp:extent cx="6188277" cy="5408762"/>
            <wp:effectExtent l="0" t="0" r="0" b="0"/>
            <wp:docPr id="2" name="Afbeelding 2" descr="C:\Users\bergelx\AppData\Local\Microsoft\Windows\Temporary Internet Files\Content.Word\Datatypen zonder metagegeven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lx\AppData\Local\Microsoft\Windows\Temporary Internet Files\Content.Word\Datatypen zonder metagegevens.wmf"/>
                    <pic:cNvPicPr>
                      <a:picLocks noChangeAspect="1" noChangeArrowheads="1"/>
                    </pic:cNvPicPr>
                  </pic:nvPicPr>
                  <pic:blipFill rotWithShape="1">
                    <a:blip r:embed="rId24">
                      <a:extLst>
                        <a:ext uri="{28A0092B-C50C-407E-A947-70E740481C1C}">
                          <a14:useLocalDpi xmlns:a14="http://schemas.microsoft.com/office/drawing/2010/main" val="0"/>
                        </a:ext>
                      </a:extLst>
                    </a:blip>
                    <a:srcRect b="30291"/>
                    <a:stretch/>
                  </pic:blipFill>
                  <pic:spPr bwMode="auto">
                    <a:xfrm>
                      <a:off x="0" y="0"/>
                      <a:ext cx="6188710" cy="5409141"/>
                    </a:xfrm>
                    <a:prstGeom prst="rect">
                      <a:avLst/>
                    </a:prstGeom>
                    <a:noFill/>
                    <a:ln>
                      <a:noFill/>
                    </a:ln>
                    <a:extLst>
                      <a:ext uri="{53640926-AAD7-44D8-BBD7-CCE9431645EC}">
                        <a14:shadowObscured xmlns:a14="http://schemas.microsoft.com/office/drawing/2010/main"/>
                      </a:ext>
                    </a:extLst>
                  </pic:spPr>
                </pic:pic>
              </a:graphicData>
            </a:graphic>
          </wp:inline>
        </w:drawing>
      </w:r>
    </w:p>
    <w:p w14:paraId="304CBF29" w14:textId="26D7356E" w:rsidR="003F2723" w:rsidRDefault="003F2723" w:rsidP="00B67F05">
      <w:pPr>
        <w:contextualSpacing w:val="0"/>
      </w:pPr>
    </w:p>
    <w:p w14:paraId="78E62F74" w14:textId="21BA2474" w:rsidR="00B67F05" w:rsidRDefault="001A52AF" w:rsidP="00B67F05">
      <w:pPr>
        <w:pStyle w:val="Bijschrift"/>
      </w:pPr>
      <w:r>
        <w:t>View</w:t>
      </w:r>
      <w:r w:rsidR="00B67F05">
        <w:t xml:space="preserve"> </w:t>
      </w:r>
      <w:r w:rsidR="00EF77E9">
        <w:t>2</w:t>
      </w:r>
      <w:r>
        <w:t>:</w:t>
      </w:r>
      <w:r w:rsidR="00B67F05">
        <w:t xml:space="preserve"> Datatypen</w:t>
      </w:r>
      <w:r w:rsidR="006E7877">
        <w:t xml:space="preserve"> </w:t>
      </w:r>
    </w:p>
    <w:tbl>
      <w:tblPr>
        <w:tblStyle w:val="Tabelraster"/>
        <w:tblW w:w="9161" w:type="dxa"/>
        <w:tblInd w:w="19" w:type="dxa"/>
        <w:tblLayout w:type="fixed"/>
        <w:tblLook w:val="04A0" w:firstRow="1" w:lastRow="0" w:firstColumn="1" w:lastColumn="0" w:noHBand="0" w:noVBand="1"/>
      </w:tblPr>
      <w:tblGrid>
        <w:gridCol w:w="2318"/>
        <w:gridCol w:w="2307"/>
        <w:gridCol w:w="2552"/>
        <w:gridCol w:w="1984"/>
      </w:tblGrid>
      <w:tr w:rsidR="006D1727" w:rsidRPr="009A453C" w14:paraId="26BCDA3B" w14:textId="77777777" w:rsidTr="005D1812">
        <w:trPr>
          <w:trHeight w:val="333"/>
        </w:trPr>
        <w:tc>
          <w:tcPr>
            <w:tcW w:w="2318" w:type="dxa"/>
            <w:shd w:val="clear" w:color="auto" w:fill="F7FACA"/>
          </w:tcPr>
          <w:p w14:paraId="01CD3DE4" w14:textId="0E77A9F1" w:rsidR="006D1727" w:rsidRPr="006D1727" w:rsidRDefault="006D1727" w:rsidP="006D1727">
            <w:pPr>
              <w:ind w:right="5"/>
              <w:rPr>
                <w:color w:val="000000" w:themeColor="text1"/>
              </w:rPr>
            </w:pPr>
            <w:r w:rsidRPr="006D1727">
              <w:rPr>
                <w:b/>
                <w:color w:val="000000" w:themeColor="text1"/>
              </w:rPr>
              <w:t>KKG metaclass</w:t>
            </w:r>
          </w:p>
        </w:tc>
        <w:tc>
          <w:tcPr>
            <w:tcW w:w="2307" w:type="dxa"/>
            <w:shd w:val="clear" w:color="auto" w:fill="C4EEFF" w:themeFill="accent2" w:themeFillTint="33"/>
          </w:tcPr>
          <w:p w14:paraId="39CC020F" w14:textId="2E3BFBEB" w:rsidR="006D1727" w:rsidRPr="006D1727" w:rsidRDefault="006D1727" w:rsidP="006D1727">
            <w:pPr>
              <w:ind w:right="5"/>
              <w:rPr>
                <w:color w:val="000000" w:themeColor="text1"/>
              </w:rPr>
            </w:pPr>
            <w:r w:rsidRPr="006D1727">
              <w:rPr>
                <w:b/>
                <w:color w:val="000000" w:themeColor="text1"/>
              </w:rPr>
              <w:t>Stereotype</w:t>
            </w:r>
          </w:p>
        </w:tc>
        <w:tc>
          <w:tcPr>
            <w:tcW w:w="2552" w:type="dxa"/>
            <w:shd w:val="clear" w:color="auto" w:fill="C4EEFF" w:themeFill="accent2" w:themeFillTint="33"/>
          </w:tcPr>
          <w:p w14:paraId="6277D610" w14:textId="08799A56" w:rsidR="006D1727" w:rsidRPr="006D1727" w:rsidRDefault="006D1727" w:rsidP="006D1727">
            <w:pPr>
              <w:ind w:right="5"/>
              <w:rPr>
                <w:color w:val="000000" w:themeColor="text1"/>
              </w:rPr>
            </w:pPr>
            <w:r w:rsidRPr="006D1727">
              <w:rPr>
                <w:b/>
                <w:color w:val="000000" w:themeColor="text1"/>
              </w:rPr>
              <w:t>Metaclass UML 2.5</w:t>
            </w:r>
          </w:p>
        </w:tc>
        <w:tc>
          <w:tcPr>
            <w:tcW w:w="1984" w:type="dxa"/>
            <w:shd w:val="clear" w:color="auto" w:fill="FFFFFF" w:themeFill="background1"/>
          </w:tcPr>
          <w:p w14:paraId="2A5C01C6" w14:textId="3C2282B9" w:rsidR="006D1727" w:rsidRPr="006D1727" w:rsidRDefault="006D1727" w:rsidP="006D1727">
            <w:pPr>
              <w:ind w:right="5"/>
              <w:rPr>
                <w:color w:val="000000" w:themeColor="text1"/>
              </w:rPr>
            </w:pPr>
            <w:r w:rsidRPr="006D1727">
              <w:rPr>
                <w:b/>
                <w:color w:val="000000" w:themeColor="text1"/>
              </w:rPr>
              <w:t>In Sparx EA</w:t>
            </w:r>
          </w:p>
        </w:tc>
      </w:tr>
      <w:tr w:rsidR="006D1727" w:rsidRPr="009A453C" w14:paraId="5F4CA96E" w14:textId="77777777" w:rsidTr="005D1812">
        <w:tc>
          <w:tcPr>
            <w:tcW w:w="2318" w:type="dxa"/>
          </w:tcPr>
          <w:p w14:paraId="052E1C0A" w14:textId="77777777" w:rsidR="006D1727" w:rsidRPr="006D1727" w:rsidRDefault="006D1727" w:rsidP="006D1727">
            <w:pPr>
              <w:ind w:right="5"/>
              <w:rPr>
                <w:color w:val="000000" w:themeColor="text1"/>
              </w:rPr>
            </w:pPr>
            <w:r w:rsidRPr="006D1727">
              <w:rPr>
                <w:color w:val="000000" w:themeColor="text1"/>
              </w:rPr>
              <w:t>Primitief datatype</w:t>
            </w:r>
          </w:p>
        </w:tc>
        <w:tc>
          <w:tcPr>
            <w:tcW w:w="2307" w:type="dxa"/>
          </w:tcPr>
          <w:p w14:paraId="54F671B1" w14:textId="62C9C8ED" w:rsidR="006D1727" w:rsidRPr="006D1727" w:rsidRDefault="00682921" w:rsidP="00682921">
            <w:pPr>
              <w:ind w:right="5"/>
              <w:rPr>
                <w:color w:val="000000" w:themeColor="text1"/>
              </w:rPr>
            </w:pPr>
            <w:r w:rsidRPr="00F40649">
              <w:t>«</w:t>
            </w:r>
            <w:r>
              <w:t>Primitief d</w:t>
            </w:r>
            <w:r w:rsidRPr="006D1727">
              <w:rPr>
                <w:color w:val="000000" w:themeColor="text1"/>
              </w:rPr>
              <w:t>atatype</w:t>
            </w:r>
            <w:r w:rsidRPr="00F40649">
              <w:t>»</w:t>
            </w:r>
          </w:p>
        </w:tc>
        <w:tc>
          <w:tcPr>
            <w:tcW w:w="2552" w:type="dxa"/>
          </w:tcPr>
          <w:p w14:paraId="0D7466C6" w14:textId="078D8683" w:rsidR="006D1727" w:rsidRPr="006D1727" w:rsidRDefault="006D1727" w:rsidP="006D1727">
            <w:pPr>
              <w:ind w:right="5"/>
              <w:rPr>
                <w:color w:val="000000" w:themeColor="text1"/>
              </w:rPr>
            </w:pPr>
            <w:r w:rsidRPr="006D1727">
              <w:rPr>
                <w:color w:val="000000" w:themeColor="text1"/>
              </w:rPr>
              <w:t xml:space="preserve">(UML) </w:t>
            </w:r>
            <w:r>
              <w:rPr>
                <w:color w:val="000000" w:themeColor="text1"/>
              </w:rPr>
              <w:t xml:space="preserve">Primitive Type </w:t>
            </w:r>
          </w:p>
        </w:tc>
        <w:tc>
          <w:tcPr>
            <w:tcW w:w="1984" w:type="dxa"/>
          </w:tcPr>
          <w:p w14:paraId="45977ABE" w14:textId="7E2069CB" w:rsidR="006D1727" w:rsidRPr="006D1727" w:rsidRDefault="006D1727" w:rsidP="006D1727">
            <w:pPr>
              <w:ind w:right="5"/>
              <w:rPr>
                <w:color w:val="000000" w:themeColor="text1"/>
              </w:rPr>
            </w:pPr>
            <w:r w:rsidRPr="006D1727">
              <w:rPr>
                <w:color w:val="000000" w:themeColor="text1"/>
              </w:rPr>
              <w:t>Datatype</w:t>
            </w:r>
          </w:p>
        </w:tc>
      </w:tr>
      <w:tr w:rsidR="006D1727" w:rsidRPr="009A453C" w14:paraId="4BF6D2E5" w14:textId="77777777" w:rsidTr="005D1812">
        <w:trPr>
          <w:trHeight w:val="319"/>
        </w:trPr>
        <w:tc>
          <w:tcPr>
            <w:tcW w:w="2318" w:type="dxa"/>
          </w:tcPr>
          <w:p w14:paraId="1B0CDC12" w14:textId="722E167E" w:rsidR="006D1727" w:rsidRPr="006D1727" w:rsidRDefault="004711B3" w:rsidP="006D1727">
            <w:pPr>
              <w:ind w:right="5"/>
              <w:rPr>
                <w:color w:val="000000" w:themeColor="text1"/>
              </w:rPr>
            </w:pPr>
            <w:r>
              <w:rPr>
                <w:color w:val="000000" w:themeColor="text1"/>
              </w:rPr>
              <w:t>Gestructureerd</w:t>
            </w:r>
            <w:r w:rsidRPr="006D1727">
              <w:rPr>
                <w:color w:val="000000" w:themeColor="text1"/>
              </w:rPr>
              <w:t xml:space="preserve"> </w:t>
            </w:r>
            <w:r w:rsidR="006D1727" w:rsidRPr="006D1727">
              <w:rPr>
                <w:color w:val="000000" w:themeColor="text1"/>
              </w:rPr>
              <w:t>datatype</w:t>
            </w:r>
          </w:p>
        </w:tc>
        <w:tc>
          <w:tcPr>
            <w:tcW w:w="2307" w:type="dxa"/>
          </w:tcPr>
          <w:p w14:paraId="576362B9" w14:textId="6D21DD47" w:rsidR="006D1727" w:rsidRPr="006D1727" w:rsidRDefault="00473C81" w:rsidP="004711B3">
            <w:pPr>
              <w:ind w:right="5"/>
              <w:rPr>
                <w:color w:val="000000" w:themeColor="text1"/>
              </w:rPr>
            </w:pPr>
            <w:r w:rsidRPr="00F40649">
              <w:t>«</w:t>
            </w:r>
            <w:r w:rsidR="004711B3">
              <w:rPr>
                <w:color w:val="000000" w:themeColor="text1"/>
              </w:rPr>
              <w:t>Gestructuurd</w:t>
            </w:r>
            <w:r w:rsidR="004711B3" w:rsidRPr="006D1727">
              <w:rPr>
                <w:color w:val="000000" w:themeColor="text1"/>
              </w:rPr>
              <w:t xml:space="preserve"> </w:t>
            </w:r>
            <w:r w:rsidR="006D1727" w:rsidRPr="006D1727">
              <w:rPr>
                <w:color w:val="000000" w:themeColor="text1"/>
              </w:rPr>
              <w:t>datatype</w:t>
            </w:r>
            <w:r w:rsidRPr="00F40649">
              <w:t>»</w:t>
            </w:r>
          </w:p>
        </w:tc>
        <w:tc>
          <w:tcPr>
            <w:tcW w:w="2552" w:type="dxa"/>
          </w:tcPr>
          <w:p w14:paraId="1ACF384A" w14:textId="77777777" w:rsidR="006D1727" w:rsidRPr="006D1727" w:rsidRDefault="006D1727" w:rsidP="006D1727">
            <w:pPr>
              <w:ind w:right="5"/>
              <w:rPr>
                <w:color w:val="000000" w:themeColor="text1"/>
              </w:rPr>
            </w:pPr>
            <w:r w:rsidRPr="006D1727">
              <w:rPr>
                <w:color w:val="000000" w:themeColor="text1"/>
              </w:rPr>
              <w:t>(UML) Datatype</w:t>
            </w:r>
          </w:p>
        </w:tc>
        <w:tc>
          <w:tcPr>
            <w:tcW w:w="1984" w:type="dxa"/>
          </w:tcPr>
          <w:p w14:paraId="1AAF23A3" w14:textId="77777777" w:rsidR="006D1727" w:rsidRPr="006D1727" w:rsidRDefault="006D1727" w:rsidP="006D1727">
            <w:pPr>
              <w:ind w:right="5"/>
              <w:rPr>
                <w:color w:val="000000" w:themeColor="text1"/>
              </w:rPr>
            </w:pPr>
            <w:r w:rsidRPr="006D1727">
              <w:rPr>
                <w:color w:val="000000" w:themeColor="text1"/>
              </w:rPr>
              <w:t>Datatype</w:t>
            </w:r>
          </w:p>
        </w:tc>
      </w:tr>
      <w:tr w:rsidR="006D1727" w:rsidRPr="009A453C" w14:paraId="6904E5DB" w14:textId="77777777" w:rsidTr="005D1812">
        <w:tc>
          <w:tcPr>
            <w:tcW w:w="2318" w:type="dxa"/>
          </w:tcPr>
          <w:p w14:paraId="57057B40" w14:textId="77777777" w:rsidR="006D1727" w:rsidRPr="006D1727" w:rsidRDefault="006D1727" w:rsidP="006D1727">
            <w:pPr>
              <w:ind w:right="5"/>
              <w:rPr>
                <w:color w:val="000000" w:themeColor="text1"/>
              </w:rPr>
            </w:pPr>
            <w:r w:rsidRPr="006D1727">
              <w:rPr>
                <w:color w:val="000000" w:themeColor="text1"/>
              </w:rPr>
              <w:t>Data element</w:t>
            </w:r>
          </w:p>
        </w:tc>
        <w:tc>
          <w:tcPr>
            <w:tcW w:w="2307" w:type="dxa"/>
          </w:tcPr>
          <w:p w14:paraId="08561AD9" w14:textId="39C987D6" w:rsidR="006D1727" w:rsidRPr="006D1727" w:rsidRDefault="00473C81" w:rsidP="006D1727">
            <w:pPr>
              <w:ind w:right="5"/>
              <w:rPr>
                <w:color w:val="000000" w:themeColor="text1"/>
              </w:rPr>
            </w:pPr>
            <w:r w:rsidRPr="00F40649">
              <w:t>«</w:t>
            </w:r>
            <w:r w:rsidR="006D1727" w:rsidRPr="006D1727">
              <w:rPr>
                <w:color w:val="000000" w:themeColor="text1"/>
              </w:rPr>
              <w:t>Data element</w:t>
            </w:r>
            <w:r w:rsidRPr="00F40649">
              <w:t>»</w:t>
            </w:r>
          </w:p>
        </w:tc>
        <w:tc>
          <w:tcPr>
            <w:tcW w:w="2552" w:type="dxa"/>
          </w:tcPr>
          <w:p w14:paraId="6A50AD14" w14:textId="55A9CB53" w:rsidR="006D1727" w:rsidRPr="006D1727" w:rsidRDefault="006D1727" w:rsidP="009B3AA4">
            <w:pPr>
              <w:ind w:right="5"/>
              <w:rPr>
                <w:color w:val="000000" w:themeColor="text1"/>
              </w:rPr>
            </w:pPr>
            <w:r w:rsidRPr="006D1727">
              <w:rPr>
                <w:color w:val="000000" w:themeColor="text1"/>
              </w:rPr>
              <w:t xml:space="preserve">(UML) </w:t>
            </w:r>
            <w:r w:rsidR="009B3AA4">
              <w:rPr>
                <w:color w:val="000000" w:themeColor="text1"/>
              </w:rPr>
              <w:t>Property</w:t>
            </w:r>
          </w:p>
        </w:tc>
        <w:tc>
          <w:tcPr>
            <w:tcW w:w="1984" w:type="dxa"/>
          </w:tcPr>
          <w:p w14:paraId="340CC596" w14:textId="77777777" w:rsidR="006D1727" w:rsidRPr="006D1727" w:rsidRDefault="006D1727" w:rsidP="006D1727">
            <w:pPr>
              <w:ind w:right="5"/>
              <w:rPr>
                <w:color w:val="000000" w:themeColor="text1"/>
              </w:rPr>
            </w:pPr>
            <w:r w:rsidRPr="006D1727">
              <w:rPr>
                <w:color w:val="000000" w:themeColor="text1"/>
              </w:rPr>
              <w:t>Attribute</w:t>
            </w:r>
          </w:p>
        </w:tc>
      </w:tr>
      <w:tr w:rsidR="006D1727" w:rsidRPr="009A453C" w14:paraId="1EE0850B" w14:textId="77777777" w:rsidTr="005D1812">
        <w:tc>
          <w:tcPr>
            <w:tcW w:w="2318" w:type="dxa"/>
          </w:tcPr>
          <w:p w14:paraId="7BF2DEA4" w14:textId="77777777" w:rsidR="006D1727" w:rsidRPr="006D1727" w:rsidRDefault="006D1727" w:rsidP="006D1727">
            <w:pPr>
              <w:ind w:right="5"/>
              <w:rPr>
                <w:color w:val="000000" w:themeColor="text1"/>
              </w:rPr>
            </w:pPr>
            <w:r w:rsidRPr="006D1727">
              <w:rPr>
                <w:color w:val="000000" w:themeColor="text1"/>
              </w:rPr>
              <w:t>Union</w:t>
            </w:r>
          </w:p>
        </w:tc>
        <w:tc>
          <w:tcPr>
            <w:tcW w:w="2307" w:type="dxa"/>
          </w:tcPr>
          <w:p w14:paraId="2F5442D9" w14:textId="036CE893" w:rsidR="006D1727" w:rsidRPr="006D1727" w:rsidRDefault="00473C81" w:rsidP="006D1727">
            <w:pPr>
              <w:ind w:right="5"/>
              <w:rPr>
                <w:color w:val="000000" w:themeColor="text1"/>
              </w:rPr>
            </w:pPr>
            <w:r w:rsidRPr="00F40649">
              <w:t>«</w:t>
            </w:r>
            <w:r w:rsidR="006D1727" w:rsidRPr="006D1727">
              <w:rPr>
                <w:color w:val="000000" w:themeColor="text1"/>
              </w:rPr>
              <w:t>Union</w:t>
            </w:r>
            <w:r w:rsidRPr="00F40649">
              <w:t>»</w:t>
            </w:r>
          </w:p>
        </w:tc>
        <w:tc>
          <w:tcPr>
            <w:tcW w:w="2552" w:type="dxa"/>
          </w:tcPr>
          <w:p w14:paraId="4E954FAE" w14:textId="77777777" w:rsidR="006D1727" w:rsidRPr="006D1727" w:rsidRDefault="006D1727" w:rsidP="006D1727">
            <w:pPr>
              <w:ind w:right="5"/>
              <w:rPr>
                <w:color w:val="000000" w:themeColor="text1"/>
              </w:rPr>
            </w:pPr>
            <w:r w:rsidRPr="006D1727">
              <w:rPr>
                <w:color w:val="000000" w:themeColor="text1"/>
              </w:rPr>
              <w:t>(UML) Datatype</w:t>
            </w:r>
          </w:p>
        </w:tc>
        <w:tc>
          <w:tcPr>
            <w:tcW w:w="1984" w:type="dxa"/>
          </w:tcPr>
          <w:p w14:paraId="511E9FAD" w14:textId="77777777" w:rsidR="006D1727" w:rsidRPr="006D1727" w:rsidRDefault="006D1727" w:rsidP="006D1727">
            <w:pPr>
              <w:ind w:right="5"/>
              <w:rPr>
                <w:color w:val="000000" w:themeColor="text1"/>
              </w:rPr>
            </w:pPr>
            <w:r w:rsidRPr="006D1727">
              <w:rPr>
                <w:color w:val="000000" w:themeColor="text1"/>
              </w:rPr>
              <w:t>Datatype</w:t>
            </w:r>
          </w:p>
        </w:tc>
      </w:tr>
      <w:tr w:rsidR="006D1727" w:rsidRPr="009A453C" w14:paraId="153478BF" w14:textId="77777777" w:rsidTr="005D1812">
        <w:tc>
          <w:tcPr>
            <w:tcW w:w="2318" w:type="dxa"/>
          </w:tcPr>
          <w:p w14:paraId="265CBEA1" w14:textId="77777777" w:rsidR="006D1727" w:rsidRPr="006D1727" w:rsidRDefault="006D1727" w:rsidP="006D1727">
            <w:pPr>
              <w:ind w:right="5"/>
              <w:rPr>
                <w:color w:val="000000" w:themeColor="text1"/>
              </w:rPr>
            </w:pPr>
            <w:r w:rsidRPr="006D1727">
              <w:rPr>
                <w:color w:val="000000" w:themeColor="text1"/>
              </w:rPr>
              <w:t>Union element</w:t>
            </w:r>
          </w:p>
        </w:tc>
        <w:tc>
          <w:tcPr>
            <w:tcW w:w="2307" w:type="dxa"/>
          </w:tcPr>
          <w:p w14:paraId="4F09F2D7" w14:textId="0422FBFD" w:rsidR="006D1727" w:rsidRPr="006D1727" w:rsidRDefault="00473C81" w:rsidP="006D1727">
            <w:pPr>
              <w:ind w:right="5"/>
              <w:rPr>
                <w:color w:val="000000" w:themeColor="text1"/>
              </w:rPr>
            </w:pPr>
            <w:r w:rsidRPr="00F40649">
              <w:t>«</w:t>
            </w:r>
            <w:r w:rsidR="006D1727" w:rsidRPr="006D1727">
              <w:rPr>
                <w:color w:val="000000" w:themeColor="text1"/>
              </w:rPr>
              <w:t>Union element</w:t>
            </w:r>
            <w:r w:rsidRPr="00F40649">
              <w:t>»</w:t>
            </w:r>
          </w:p>
        </w:tc>
        <w:tc>
          <w:tcPr>
            <w:tcW w:w="2552" w:type="dxa"/>
          </w:tcPr>
          <w:p w14:paraId="4BB5FF77" w14:textId="6DEA15E0" w:rsidR="006D1727" w:rsidRPr="006D1727" w:rsidRDefault="006D1727" w:rsidP="009B3AA4">
            <w:pPr>
              <w:ind w:right="5"/>
              <w:rPr>
                <w:color w:val="000000" w:themeColor="text1"/>
              </w:rPr>
            </w:pPr>
            <w:r w:rsidRPr="006D1727">
              <w:rPr>
                <w:color w:val="000000" w:themeColor="text1"/>
              </w:rPr>
              <w:t xml:space="preserve">(UML) </w:t>
            </w:r>
            <w:r w:rsidR="009B3AA4">
              <w:rPr>
                <w:color w:val="000000" w:themeColor="text1"/>
              </w:rPr>
              <w:t>Property</w:t>
            </w:r>
          </w:p>
        </w:tc>
        <w:tc>
          <w:tcPr>
            <w:tcW w:w="1984" w:type="dxa"/>
          </w:tcPr>
          <w:p w14:paraId="20165E83" w14:textId="77777777" w:rsidR="006D1727" w:rsidRPr="006D1727" w:rsidRDefault="006D1727" w:rsidP="006D1727">
            <w:pPr>
              <w:ind w:right="5"/>
              <w:rPr>
                <w:color w:val="000000" w:themeColor="text1"/>
              </w:rPr>
            </w:pPr>
            <w:r w:rsidRPr="006D1727">
              <w:rPr>
                <w:color w:val="000000" w:themeColor="text1"/>
              </w:rPr>
              <w:t>Attribute</w:t>
            </w:r>
          </w:p>
        </w:tc>
      </w:tr>
      <w:tr w:rsidR="006D1727" w:rsidRPr="009A453C" w14:paraId="3B7E45A5" w14:textId="77777777" w:rsidTr="005D1812">
        <w:tc>
          <w:tcPr>
            <w:tcW w:w="2318" w:type="dxa"/>
          </w:tcPr>
          <w:p w14:paraId="1908F0DC" w14:textId="77777777" w:rsidR="006D1727" w:rsidRPr="006D1727" w:rsidRDefault="006D1727" w:rsidP="006D1727">
            <w:pPr>
              <w:ind w:right="5"/>
              <w:rPr>
                <w:color w:val="000000" w:themeColor="text1"/>
              </w:rPr>
            </w:pPr>
            <w:r w:rsidRPr="006D1727">
              <w:rPr>
                <w:color w:val="000000" w:themeColor="text1"/>
              </w:rPr>
              <w:t>Enumeratie</w:t>
            </w:r>
          </w:p>
        </w:tc>
        <w:tc>
          <w:tcPr>
            <w:tcW w:w="2307" w:type="dxa"/>
          </w:tcPr>
          <w:p w14:paraId="070CE79D" w14:textId="2256132E" w:rsidR="006D1727" w:rsidRPr="006D1727" w:rsidRDefault="006D1727" w:rsidP="006D1727">
            <w:pPr>
              <w:ind w:right="5"/>
              <w:rPr>
                <w:color w:val="000000" w:themeColor="text1"/>
              </w:rPr>
            </w:pPr>
            <w:r>
              <w:rPr>
                <w:color w:val="000000" w:themeColor="text1"/>
              </w:rPr>
              <w:t>-</w:t>
            </w:r>
          </w:p>
        </w:tc>
        <w:tc>
          <w:tcPr>
            <w:tcW w:w="2552" w:type="dxa"/>
          </w:tcPr>
          <w:p w14:paraId="151E34A6" w14:textId="58292BD9" w:rsidR="006D1727" w:rsidRPr="006D1727" w:rsidRDefault="006D1727" w:rsidP="006D1727">
            <w:pPr>
              <w:ind w:right="5"/>
              <w:rPr>
                <w:color w:val="000000" w:themeColor="text1"/>
              </w:rPr>
            </w:pPr>
            <w:r>
              <w:rPr>
                <w:color w:val="000000" w:themeColor="text1"/>
              </w:rPr>
              <w:t>(UML) Enumeration</w:t>
            </w:r>
          </w:p>
        </w:tc>
        <w:tc>
          <w:tcPr>
            <w:tcW w:w="1984" w:type="dxa"/>
          </w:tcPr>
          <w:p w14:paraId="42D68A23" w14:textId="2453A945" w:rsidR="006D1727" w:rsidRPr="006D1727" w:rsidRDefault="006D1727" w:rsidP="006D1727">
            <w:pPr>
              <w:ind w:right="5"/>
              <w:rPr>
                <w:color w:val="000000" w:themeColor="text1"/>
              </w:rPr>
            </w:pPr>
            <w:r>
              <w:rPr>
                <w:color w:val="000000" w:themeColor="text1"/>
              </w:rPr>
              <w:t>Enumeration</w:t>
            </w:r>
          </w:p>
        </w:tc>
      </w:tr>
      <w:tr w:rsidR="006D1727" w:rsidRPr="009A453C" w14:paraId="48246A74" w14:textId="77777777" w:rsidTr="005D1812">
        <w:trPr>
          <w:trHeight w:val="319"/>
        </w:trPr>
        <w:tc>
          <w:tcPr>
            <w:tcW w:w="2318" w:type="dxa"/>
          </w:tcPr>
          <w:p w14:paraId="7642981D" w14:textId="77777777" w:rsidR="006D1727" w:rsidRPr="006D1727" w:rsidRDefault="006D1727" w:rsidP="006D1727">
            <w:pPr>
              <w:ind w:right="5"/>
              <w:rPr>
                <w:color w:val="000000" w:themeColor="text1"/>
              </w:rPr>
            </w:pPr>
            <w:r w:rsidRPr="006D1727">
              <w:rPr>
                <w:color w:val="000000" w:themeColor="text1"/>
              </w:rPr>
              <w:t>Enumeratiewaarde</w:t>
            </w:r>
          </w:p>
        </w:tc>
        <w:tc>
          <w:tcPr>
            <w:tcW w:w="2307" w:type="dxa"/>
          </w:tcPr>
          <w:p w14:paraId="73D2942E" w14:textId="5B2A8135" w:rsidR="006D1727" w:rsidRPr="006D1727" w:rsidRDefault="006D1727" w:rsidP="006D1727">
            <w:pPr>
              <w:ind w:right="5"/>
              <w:rPr>
                <w:color w:val="000000" w:themeColor="text1"/>
              </w:rPr>
            </w:pPr>
            <w:r>
              <w:rPr>
                <w:color w:val="000000" w:themeColor="text1"/>
              </w:rPr>
              <w:t>-</w:t>
            </w:r>
          </w:p>
        </w:tc>
        <w:tc>
          <w:tcPr>
            <w:tcW w:w="2552" w:type="dxa"/>
          </w:tcPr>
          <w:p w14:paraId="708BAE75" w14:textId="4107F334" w:rsidR="006D1727" w:rsidRPr="006D1727" w:rsidRDefault="006D1727" w:rsidP="00CA4685">
            <w:pPr>
              <w:ind w:right="5"/>
              <w:rPr>
                <w:color w:val="000000" w:themeColor="text1"/>
              </w:rPr>
            </w:pPr>
            <w:r>
              <w:rPr>
                <w:color w:val="000000" w:themeColor="text1"/>
              </w:rPr>
              <w:t>(UML) EnumerationLiteral</w:t>
            </w:r>
          </w:p>
        </w:tc>
        <w:tc>
          <w:tcPr>
            <w:tcW w:w="1984" w:type="dxa"/>
          </w:tcPr>
          <w:p w14:paraId="39B0A12F" w14:textId="6909F551" w:rsidR="006D1727" w:rsidRPr="006D1727" w:rsidRDefault="0066414F" w:rsidP="00CA4685">
            <w:pPr>
              <w:ind w:right="5"/>
              <w:rPr>
                <w:color w:val="000000" w:themeColor="text1"/>
              </w:rPr>
            </w:pPr>
            <w:r>
              <w:rPr>
                <w:color w:val="000000" w:themeColor="text1"/>
              </w:rPr>
              <w:t>EnumerationLi</w:t>
            </w:r>
            <w:r w:rsidR="009B3AA4">
              <w:rPr>
                <w:color w:val="000000" w:themeColor="text1"/>
              </w:rPr>
              <w:t>t</w:t>
            </w:r>
            <w:r>
              <w:rPr>
                <w:color w:val="000000" w:themeColor="text1"/>
              </w:rPr>
              <w:t>eral</w:t>
            </w:r>
          </w:p>
        </w:tc>
      </w:tr>
      <w:tr w:rsidR="006D1727" w:rsidRPr="009A453C" w14:paraId="13883DFA" w14:textId="77777777" w:rsidTr="005D1812">
        <w:tc>
          <w:tcPr>
            <w:tcW w:w="2318" w:type="dxa"/>
          </w:tcPr>
          <w:p w14:paraId="3814D0F0" w14:textId="77777777" w:rsidR="006D1727" w:rsidRPr="006D1727" w:rsidRDefault="006D1727" w:rsidP="006D1727">
            <w:pPr>
              <w:ind w:right="5"/>
              <w:rPr>
                <w:color w:val="000000" w:themeColor="text1"/>
              </w:rPr>
            </w:pPr>
            <w:r w:rsidRPr="006D1727">
              <w:rPr>
                <w:color w:val="000000" w:themeColor="text1"/>
              </w:rPr>
              <w:t>Referentielijst</w:t>
            </w:r>
          </w:p>
        </w:tc>
        <w:tc>
          <w:tcPr>
            <w:tcW w:w="2307" w:type="dxa"/>
          </w:tcPr>
          <w:p w14:paraId="11A05724" w14:textId="4D29CF4F" w:rsidR="006D1727" w:rsidRPr="006D1727" w:rsidRDefault="00473C81" w:rsidP="006D1727">
            <w:pPr>
              <w:ind w:right="5"/>
              <w:rPr>
                <w:color w:val="000000" w:themeColor="text1"/>
              </w:rPr>
            </w:pPr>
            <w:r w:rsidRPr="00F40649">
              <w:t>«</w:t>
            </w:r>
            <w:r w:rsidR="006D1727" w:rsidRPr="006D1727">
              <w:rPr>
                <w:color w:val="000000" w:themeColor="text1"/>
              </w:rPr>
              <w:t>Referentielijst</w:t>
            </w:r>
            <w:r w:rsidRPr="00F40649">
              <w:t>»</w:t>
            </w:r>
          </w:p>
        </w:tc>
        <w:tc>
          <w:tcPr>
            <w:tcW w:w="2552" w:type="dxa"/>
          </w:tcPr>
          <w:p w14:paraId="4F3BAC49" w14:textId="77777777" w:rsidR="006D1727" w:rsidRPr="006D1727" w:rsidRDefault="006D1727" w:rsidP="006D1727">
            <w:pPr>
              <w:ind w:right="5"/>
              <w:rPr>
                <w:color w:val="000000" w:themeColor="text1"/>
              </w:rPr>
            </w:pPr>
            <w:r w:rsidRPr="006D1727">
              <w:rPr>
                <w:color w:val="000000" w:themeColor="text1"/>
              </w:rPr>
              <w:t>(UML) Datatype</w:t>
            </w:r>
          </w:p>
        </w:tc>
        <w:tc>
          <w:tcPr>
            <w:tcW w:w="1984" w:type="dxa"/>
          </w:tcPr>
          <w:p w14:paraId="3F4D4CCE" w14:textId="77777777" w:rsidR="006D1727" w:rsidRPr="006D1727" w:rsidRDefault="006D1727" w:rsidP="006D1727">
            <w:pPr>
              <w:ind w:right="5"/>
              <w:rPr>
                <w:color w:val="000000" w:themeColor="text1"/>
              </w:rPr>
            </w:pPr>
            <w:r w:rsidRPr="006D1727">
              <w:rPr>
                <w:color w:val="000000" w:themeColor="text1"/>
              </w:rPr>
              <w:t>Datatype</w:t>
            </w:r>
          </w:p>
        </w:tc>
      </w:tr>
      <w:tr w:rsidR="006D1727" w:rsidRPr="009A453C" w14:paraId="36DB084C" w14:textId="77777777" w:rsidTr="005D1812">
        <w:tc>
          <w:tcPr>
            <w:tcW w:w="2318" w:type="dxa"/>
          </w:tcPr>
          <w:p w14:paraId="6CBE49B4" w14:textId="77777777" w:rsidR="006D1727" w:rsidRPr="006D1727" w:rsidRDefault="006D1727" w:rsidP="006D1727">
            <w:pPr>
              <w:ind w:right="5"/>
              <w:rPr>
                <w:color w:val="000000" w:themeColor="text1"/>
              </w:rPr>
            </w:pPr>
            <w:r w:rsidRPr="006D1727">
              <w:rPr>
                <w:color w:val="000000" w:themeColor="text1"/>
              </w:rPr>
              <w:t>Referentie element</w:t>
            </w:r>
          </w:p>
        </w:tc>
        <w:tc>
          <w:tcPr>
            <w:tcW w:w="2307" w:type="dxa"/>
          </w:tcPr>
          <w:p w14:paraId="5B1E6CD5" w14:textId="5802DE98" w:rsidR="006D1727" w:rsidRPr="006D1727" w:rsidRDefault="00473C81" w:rsidP="006D1727">
            <w:pPr>
              <w:ind w:right="5"/>
              <w:rPr>
                <w:color w:val="000000" w:themeColor="text1"/>
              </w:rPr>
            </w:pPr>
            <w:r w:rsidRPr="00F40649">
              <w:t>«</w:t>
            </w:r>
            <w:r w:rsidR="006D1727" w:rsidRPr="006D1727">
              <w:rPr>
                <w:color w:val="000000" w:themeColor="text1"/>
              </w:rPr>
              <w:t>Referentie element</w:t>
            </w:r>
            <w:r w:rsidRPr="00F40649">
              <w:t>»</w:t>
            </w:r>
          </w:p>
        </w:tc>
        <w:tc>
          <w:tcPr>
            <w:tcW w:w="2552" w:type="dxa"/>
          </w:tcPr>
          <w:p w14:paraId="39421DB1" w14:textId="485633B3" w:rsidR="006D1727" w:rsidRPr="006D1727" w:rsidRDefault="006D1727" w:rsidP="009B3AA4">
            <w:pPr>
              <w:ind w:right="5"/>
              <w:rPr>
                <w:color w:val="000000" w:themeColor="text1"/>
              </w:rPr>
            </w:pPr>
            <w:r w:rsidRPr="006D1727">
              <w:rPr>
                <w:color w:val="000000" w:themeColor="text1"/>
              </w:rPr>
              <w:t xml:space="preserve">(UML) </w:t>
            </w:r>
            <w:r w:rsidR="009B3AA4">
              <w:rPr>
                <w:color w:val="000000" w:themeColor="text1"/>
              </w:rPr>
              <w:t>Property</w:t>
            </w:r>
          </w:p>
        </w:tc>
        <w:tc>
          <w:tcPr>
            <w:tcW w:w="1984" w:type="dxa"/>
          </w:tcPr>
          <w:p w14:paraId="3879E1DF" w14:textId="77777777" w:rsidR="006D1727" w:rsidRPr="006D1727" w:rsidRDefault="006D1727" w:rsidP="006D1727">
            <w:pPr>
              <w:ind w:right="5"/>
              <w:rPr>
                <w:color w:val="000000" w:themeColor="text1"/>
              </w:rPr>
            </w:pPr>
            <w:r w:rsidRPr="006D1727">
              <w:rPr>
                <w:color w:val="000000" w:themeColor="text1"/>
              </w:rPr>
              <w:t>Attribute</w:t>
            </w:r>
          </w:p>
        </w:tc>
      </w:tr>
      <w:tr w:rsidR="006D1727" w:rsidRPr="009A453C" w14:paraId="69FF3DC7" w14:textId="77777777" w:rsidTr="005D1812">
        <w:tc>
          <w:tcPr>
            <w:tcW w:w="2318" w:type="dxa"/>
          </w:tcPr>
          <w:p w14:paraId="0BDA0EC0" w14:textId="6681C789" w:rsidR="006D1727" w:rsidRPr="006D1727" w:rsidRDefault="006D1727" w:rsidP="006D1727">
            <w:pPr>
              <w:ind w:right="5"/>
              <w:rPr>
                <w:color w:val="000000" w:themeColor="text1"/>
              </w:rPr>
            </w:pPr>
            <w:r w:rsidRPr="006D1727">
              <w:rPr>
                <w:color w:val="000000" w:themeColor="text1"/>
              </w:rPr>
              <w:t>Codelist</w:t>
            </w:r>
          </w:p>
        </w:tc>
        <w:tc>
          <w:tcPr>
            <w:tcW w:w="2307" w:type="dxa"/>
          </w:tcPr>
          <w:p w14:paraId="477485A3" w14:textId="4BA1A807" w:rsidR="006D1727" w:rsidRPr="006D1727" w:rsidRDefault="00473C81" w:rsidP="006D1727">
            <w:pPr>
              <w:ind w:right="5"/>
              <w:rPr>
                <w:color w:val="000000" w:themeColor="text1"/>
              </w:rPr>
            </w:pPr>
            <w:r w:rsidRPr="00F40649">
              <w:t>«</w:t>
            </w:r>
            <w:r w:rsidR="006D1727" w:rsidRPr="006D1727">
              <w:rPr>
                <w:color w:val="000000" w:themeColor="text1"/>
              </w:rPr>
              <w:t>Codelist</w:t>
            </w:r>
          </w:p>
        </w:tc>
        <w:tc>
          <w:tcPr>
            <w:tcW w:w="2552" w:type="dxa"/>
          </w:tcPr>
          <w:p w14:paraId="5C37864B" w14:textId="77777777" w:rsidR="006D1727" w:rsidRPr="006D1727" w:rsidRDefault="006D1727" w:rsidP="006D1727">
            <w:pPr>
              <w:ind w:right="5"/>
              <w:rPr>
                <w:color w:val="000000" w:themeColor="text1"/>
              </w:rPr>
            </w:pPr>
            <w:r w:rsidRPr="006D1727">
              <w:rPr>
                <w:color w:val="000000" w:themeColor="text1"/>
              </w:rPr>
              <w:t>(UML) Datatype</w:t>
            </w:r>
          </w:p>
        </w:tc>
        <w:tc>
          <w:tcPr>
            <w:tcW w:w="1984" w:type="dxa"/>
          </w:tcPr>
          <w:p w14:paraId="5927E168" w14:textId="5B6B7B2D" w:rsidR="006D1727" w:rsidRPr="006D1727" w:rsidRDefault="009B3AA4" w:rsidP="009B3AA4">
            <w:pPr>
              <w:ind w:right="5"/>
              <w:rPr>
                <w:color w:val="000000" w:themeColor="text1"/>
              </w:rPr>
            </w:pPr>
            <w:r>
              <w:rPr>
                <w:color w:val="000000" w:themeColor="text1"/>
              </w:rPr>
              <w:t>Datatype</w:t>
            </w:r>
          </w:p>
        </w:tc>
      </w:tr>
    </w:tbl>
    <w:p w14:paraId="6F73CC68" w14:textId="78BF4527" w:rsidR="009B3AA4" w:rsidRDefault="00A12A30" w:rsidP="007A2B13">
      <w:pPr>
        <w:pStyle w:val="Kop3"/>
        <w:numPr>
          <w:ilvl w:val="2"/>
          <w:numId w:val="32"/>
        </w:numPr>
        <w:ind w:left="720"/>
      </w:pPr>
      <w:bookmarkStart w:id="43" w:name="_Toc485712851"/>
      <w:r>
        <w:lastRenderedPageBreak/>
        <w:t>O</w:t>
      </w:r>
      <w:r w:rsidR="007A75E6">
        <w:t>verige</w:t>
      </w:r>
      <w:bookmarkEnd w:id="43"/>
      <w:r w:rsidR="007A75E6">
        <w:t xml:space="preserve"> </w:t>
      </w:r>
      <w:r w:rsidR="009B3AA4" w:rsidRPr="0025461A">
        <w:t xml:space="preserve"> </w:t>
      </w:r>
    </w:p>
    <w:p w14:paraId="43632BBF" w14:textId="50B3D910" w:rsidR="000509ED" w:rsidRDefault="008212F1" w:rsidP="000509ED">
      <w:pPr>
        <w:pStyle w:val="Bijschrift"/>
        <w:rPr>
          <w:b w:val="0"/>
          <w:color w:val="auto"/>
          <w:u w:val="single"/>
        </w:rPr>
      </w:pPr>
      <w:r>
        <w:rPr>
          <w:noProof/>
        </w:rPr>
        <w:drawing>
          <wp:anchor distT="0" distB="0" distL="114300" distR="114300" simplePos="0" relativeHeight="251661824" behindDoc="0" locked="0" layoutInCell="1" allowOverlap="1" wp14:anchorId="24C68AB1" wp14:editId="63EF72CD">
            <wp:simplePos x="0" y="0"/>
            <wp:positionH relativeFrom="column">
              <wp:posOffset>1905</wp:posOffset>
            </wp:positionH>
            <wp:positionV relativeFrom="paragraph">
              <wp:posOffset>292100</wp:posOffset>
            </wp:positionV>
            <wp:extent cx="4010025" cy="2238375"/>
            <wp:effectExtent l="0" t="0" r="0" b="0"/>
            <wp:wrapTopAndBottom/>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rotWithShape="1">
                    <a:blip r:embed="rId25">
                      <a:extLst>
                        <a:ext uri="{28A0092B-C50C-407E-A947-70E740481C1C}">
                          <a14:useLocalDpi xmlns:a14="http://schemas.microsoft.com/office/drawing/2010/main" val="0"/>
                        </a:ext>
                      </a:extLst>
                    </a:blip>
                    <a:srcRect l="17179" t="5183" r="25838" b="71079"/>
                    <a:stretch/>
                  </pic:blipFill>
                  <pic:spPr bwMode="auto">
                    <a:xfrm>
                      <a:off x="0" y="0"/>
                      <a:ext cx="401002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9ED" w:rsidRPr="0025461A">
        <w:rPr>
          <w:b w:val="0"/>
          <w:color w:val="auto"/>
          <w:u w:val="single"/>
        </w:rPr>
        <w:t xml:space="preserve">Constraint </w:t>
      </w:r>
    </w:p>
    <w:p w14:paraId="1654E6C0" w14:textId="16B41B50" w:rsidR="000509ED" w:rsidRDefault="000509ED" w:rsidP="000509ED">
      <w:pPr>
        <w:pStyle w:val="Bijschrift"/>
      </w:pPr>
      <w:r>
        <w:t>View</w:t>
      </w:r>
      <w:r w:rsidRPr="0015323B">
        <w:t xml:space="preserve"> </w:t>
      </w:r>
      <w:r w:rsidR="007A75E6">
        <w:t>3</w:t>
      </w:r>
      <w:r>
        <w:t>:</w:t>
      </w:r>
      <w:r w:rsidRPr="0015323B">
        <w:t xml:space="preserve"> </w:t>
      </w:r>
      <w:r>
        <w:t>Constraint</w:t>
      </w:r>
    </w:p>
    <w:tbl>
      <w:tblPr>
        <w:tblStyle w:val="Tabelraster"/>
        <w:tblW w:w="9060" w:type="dxa"/>
        <w:tblInd w:w="19" w:type="dxa"/>
        <w:tblLook w:val="04A0" w:firstRow="1" w:lastRow="0" w:firstColumn="1" w:lastColumn="0" w:noHBand="0" w:noVBand="1"/>
      </w:tblPr>
      <w:tblGrid>
        <w:gridCol w:w="2384"/>
        <w:gridCol w:w="2059"/>
        <w:gridCol w:w="2548"/>
        <w:gridCol w:w="2069"/>
      </w:tblGrid>
      <w:tr w:rsidR="00DD491F" w:rsidRPr="006D1727" w14:paraId="2FE3B255" w14:textId="77777777" w:rsidTr="005D1812">
        <w:trPr>
          <w:trHeight w:val="333"/>
        </w:trPr>
        <w:tc>
          <w:tcPr>
            <w:tcW w:w="2384" w:type="dxa"/>
            <w:shd w:val="clear" w:color="auto" w:fill="F7FACA"/>
          </w:tcPr>
          <w:p w14:paraId="0508BBB6" w14:textId="419A5595" w:rsidR="00DD491F" w:rsidRPr="006D1727" w:rsidRDefault="00DD491F" w:rsidP="009C132C">
            <w:pPr>
              <w:ind w:right="5"/>
              <w:rPr>
                <w:color w:val="000000" w:themeColor="text1"/>
              </w:rPr>
            </w:pPr>
            <w:r w:rsidRPr="006D1727">
              <w:rPr>
                <w:b/>
                <w:color w:val="000000" w:themeColor="text1"/>
              </w:rPr>
              <w:t>KKG metaclass</w:t>
            </w:r>
          </w:p>
        </w:tc>
        <w:tc>
          <w:tcPr>
            <w:tcW w:w="2059" w:type="dxa"/>
            <w:shd w:val="clear" w:color="auto" w:fill="C4EEFF" w:themeFill="accent2" w:themeFillTint="33"/>
          </w:tcPr>
          <w:p w14:paraId="3B15ECF0" w14:textId="6ED2465D" w:rsidR="00DD491F" w:rsidRPr="006D1727" w:rsidRDefault="00DD491F" w:rsidP="00B5298E">
            <w:pPr>
              <w:ind w:right="5"/>
              <w:rPr>
                <w:color w:val="000000" w:themeColor="text1"/>
              </w:rPr>
            </w:pPr>
            <w:r w:rsidRPr="006D1727">
              <w:rPr>
                <w:b/>
                <w:color w:val="000000" w:themeColor="text1"/>
              </w:rPr>
              <w:t>Stereotype</w:t>
            </w:r>
          </w:p>
        </w:tc>
        <w:tc>
          <w:tcPr>
            <w:tcW w:w="2548" w:type="dxa"/>
            <w:shd w:val="clear" w:color="auto" w:fill="C4EEFF" w:themeFill="accent2" w:themeFillTint="33"/>
          </w:tcPr>
          <w:p w14:paraId="532F9964" w14:textId="77777777" w:rsidR="00DD491F" w:rsidRPr="006D1727" w:rsidRDefault="00DD491F" w:rsidP="00B5298E">
            <w:pPr>
              <w:ind w:right="5"/>
              <w:rPr>
                <w:color w:val="000000" w:themeColor="text1"/>
              </w:rPr>
            </w:pPr>
            <w:r w:rsidRPr="006D1727">
              <w:rPr>
                <w:b/>
                <w:color w:val="000000" w:themeColor="text1"/>
              </w:rPr>
              <w:t>Metaclass UML 2.5</w:t>
            </w:r>
          </w:p>
        </w:tc>
        <w:tc>
          <w:tcPr>
            <w:tcW w:w="2069" w:type="dxa"/>
            <w:shd w:val="clear" w:color="auto" w:fill="FFFFFF" w:themeFill="background1"/>
          </w:tcPr>
          <w:p w14:paraId="641C61E0" w14:textId="77777777" w:rsidR="00DD491F" w:rsidRPr="006D1727" w:rsidRDefault="00DD491F" w:rsidP="00B5298E">
            <w:pPr>
              <w:ind w:right="5"/>
              <w:rPr>
                <w:color w:val="000000" w:themeColor="text1"/>
              </w:rPr>
            </w:pPr>
            <w:r w:rsidRPr="006D1727">
              <w:rPr>
                <w:b/>
                <w:color w:val="000000" w:themeColor="text1"/>
              </w:rPr>
              <w:t>In Sparx EA</w:t>
            </w:r>
          </w:p>
        </w:tc>
      </w:tr>
      <w:tr w:rsidR="00DD491F" w:rsidRPr="006D1727" w14:paraId="5CF65C4A" w14:textId="77777777" w:rsidTr="00DD491F">
        <w:trPr>
          <w:trHeight w:val="333"/>
        </w:trPr>
        <w:tc>
          <w:tcPr>
            <w:tcW w:w="2384" w:type="dxa"/>
          </w:tcPr>
          <w:p w14:paraId="4D3D2631" w14:textId="65C631BF" w:rsidR="00DD491F" w:rsidRPr="006D1727" w:rsidRDefault="00DD491F" w:rsidP="00B5298E">
            <w:pPr>
              <w:ind w:right="5"/>
              <w:rPr>
                <w:color w:val="000000" w:themeColor="text1"/>
              </w:rPr>
            </w:pPr>
            <w:r>
              <w:rPr>
                <w:color w:val="000000" w:themeColor="text1"/>
              </w:rPr>
              <w:t>Constraint</w:t>
            </w:r>
          </w:p>
        </w:tc>
        <w:tc>
          <w:tcPr>
            <w:tcW w:w="2059" w:type="dxa"/>
          </w:tcPr>
          <w:p w14:paraId="3DEF124C" w14:textId="69A1F9AE" w:rsidR="00DD491F" w:rsidRPr="006D1727" w:rsidRDefault="00DD491F" w:rsidP="00B5298E">
            <w:pPr>
              <w:ind w:right="5"/>
              <w:rPr>
                <w:color w:val="000000" w:themeColor="text1"/>
              </w:rPr>
            </w:pPr>
            <w:r>
              <w:rPr>
                <w:color w:val="000000" w:themeColor="text1"/>
              </w:rPr>
              <w:t>-</w:t>
            </w:r>
          </w:p>
        </w:tc>
        <w:tc>
          <w:tcPr>
            <w:tcW w:w="2548" w:type="dxa"/>
          </w:tcPr>
          <w:p w14:paraId="179DC80D" w14:textId="06E7DD51" w:rsidR="00DD491F" w:rsidRPr="006D1727" w:rsidRDefault="00DD491F" w:rsidP="00B5298E">
            <w:pPr>
              <w:ind w:right="5"/>
              <w:rPr>
                <w:color w:val="000000" w:themeColor="text1"/>
              </w:rPr>
            </w:pPr>
            <w:r>
              <w:rPr>
                <w:color w:val="000000" w:themeColor="text1"/>
              </w:rPr>
              <w:t>(UML) Constraint</w:t>
            </w:r>
          </w:p>
        </w:tc>
        <w:tc>
          <w:tcPr>
            <w:tcW w:w="2069" w:type="dxa"/>
          </w:tcPr>
          <w:p w14:paraId="1B10576B" w14:textId="0822339D" w:rsidR="00DD491F" w:rsidRPr="006D1727" w:rsidRDefault="00DD491F" w:rsidP="00B5298E">
            <w:pPr>
              <w:ind w:right="5"/>
              <w:rPr>
                <w:color w:val="000000" w:themeColor="text1"/>
              </w:rPr>
            </w:pPr>
            <w:r>
              <w:rPr>
                <w:color w:val="000000" w:themeColor="text1"/>
              </w:rPr>
              <w:t>Constraint</w:t>
            </w:r>
          </w:p>
        </w:tc>
      </w:tr>
    </w:tbl>
    <w:p w14:paraId="19426DD5" w14:textId="075857C6" w:rsidR="009709E3" w:rsidRDefault="009709E3">
      <w:pPr>
        <w:contextualSpacing w:val="0"/>
        <w:rPr>
          <w:bCs/>
          <w:sz w:val="16"/>
          <w:u w:val="single"/>
        </w:rPr>
      </w:pPr>
    </w:p>
    <w:p w14:paraId="23C0F7C9" w14:textId="5CCCEFE3" w:rsidR="001E034F" w:rsidRDefault="001E034F" w:rsidP="001E034F">
      <w:pPr>
        <w:contextualSpacing w:val="0"/>
        <w:rPr>
          <w:bCs/>
          <w:sz w:val="16"/>
          <w:u w:val="single"/>
        </w:rPr>
      </w:pPr>
      <w:r w:rsidRPr="00111FF6">
        <w:rPr>
          <w:bCs/>
          <w:sz w:val="16"/>
          <w:u w:val="single"/>
        </w:rPr>
        <w:t xml:space="preserve">Relatierol </w:t>
      </w:r>
    </w:p>
    <w:p w14:paraId="2339BCE8" w14:textId="6526E685" w:rsidR="00933836" w:rsidRDefault="00A76BE0" w:rsidP="001E034F">
      <w:pPr>
        <w:contextualSpacing w:val="0"/>
        <w:rPr>
          <w:bCs/>
          <w:sz w:val="16"/>
          <w:u w:val="single"/>
        </w:rPr>
      </w:pPr>
      <w:r>
        <w:rPr>
          <w:noProof/>
        </w:rPr>
        <w:drawing>
          <wp:inline distT="0" distB="0" distL="0" distR="0" wp14:anchorId="4694B23A" wp14:editId="71FBBFF4">
            <wp:extent cx="4102567" cy="3674853"/>
            <wp:effectExtent l="0" t="0" r="0" b="1905"/>
            <wp:docPr id="11" name="Afbeelding 11" descr="C:\Users\bergelx\AppData\Local\Microsoft\Windows\Temporary Internet Files\Content.Word\20170420 Associatierollen zonder metagege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gelx\AppData\Local\Microsoft\Windows\Temporary Internet Files\Content.Word\20170420 Associatierollen zonder metagegeven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259" t="6304" r="1017" b="2174"/>
                    <a:stretch/>
                  </pic:blipFill>
                  <pic:spPr bwMode="auto">
                    <a:xfrm>
                      <a:off x="0" y="0"/>
                      <a:ext cx="4107182" cy="3678986"/>
                    </a:xfrm>
                    <a:prstGeom prst="rect">
                      <a:avLst/>
                    </a:prstGeom>
                    <a:noFill/>
                    <a:ln>
                      <a:noFill/>
                    </a:ln>
                    <a:extLst>
                      <a:ext uri="{53640926-AAD7-44D8-BBD7-CCE9431645EC}">
                        <a14:shadowObscured xmlns:a14="http://schemas.microsoft.com/office/drawing/2010/main"/>
                      </a:ext>
                    </a:extLst>
                  </pic:spPr>
                </pic:pic>
              </a:graphicData>
            </a:graphic>
          </wp:inline>
        </w:drawing>
      </w:r>
    </w:p>
    <w:p w14:paraId="3CEE8CF9" w14:textId="163DA26C" w:rsidR="001E034F" w:rsidRDefault="001E034F" w:rsidP="001E034F">
      <w:pPr>
        <w:pStyle w:val="Bijschrift"/>
      </w:pPr>
      <w:r>
        <w:t>View</w:t>
      </w:r>
      <w:r w:rsidRPr="0015323B">
        <w:t xml:space="preserve"> </w:t>
      </w:r>
      <w:r w:rsidR="007A75E6">
        <w:t>4</w:t>
      </w:r>
      <w:r>
        <w:t>:</w:t>
      </w:r>
      <w:r w:rsidRPr="0015323B">
        <w:t xml:space="preserve"> Relatiesoort en relatierol</w:t>
      </w:r>
    </w:p>
    <w:tbl>
      <w:tblPr>
        <w:tblStyle w:val="Tabelraster"/>
        <w:tblW w:w="9060" w:type="dxa"/>
        <w:tblInd w:w="19" w:type="dxa"/>
        <w:tblLook w:val="04A0" w:firstRow="1" w:lastRow="0" w:firstColumn="1" w:lastColumn="0" w:noHBand="0" w:noVBand="1"/>
      </w:tblPr>
      <w:tblGrid>
        <w:gridCol w:w="2384"/>
        <w:gridCol w:w="2059"/>
        <w:gridCol w:w="2548"/>
        <w:gridCol w:w="2069"/>
      </w:tblGrid>
      <w:tr w:rsidR="001E034F" w:rsidRPr="006D1727" w14:paraId="66A4633B" w14:textId="77777777" w:rsidTr="005D1812">
        <w:trPr>
          <w:trHeight w:val="333"/>
        </w:trPr>
        <w:tc>
          <w:tcPr>
            <w:tcW w:w="2384" w:type="dxa"/>
            <w:shd w:val="clear" w:color="auto" w:fill="F7FACA"/>
          </w:tcPr>
          <w:p w14:paraId="26A2F3B7" w14:textId="77777777" w:rsidR="001E034F" w:rsidRPr="006D1727" w:rsidRDefault="001E034F" w:rsidP="005C2C6F">
            <w:pPr>
              <w:ind w:right="5"/>
              <w:rPr>
                <w:color w:val="000000" w:themeColor="text1"/>
              </w:rPr>
            </w:pPr>
            <w:r w:rsidRPr="006D1727">
              <w:rPr>
                <w:b/>
                <w:color w:val="000000" w:themeColor="text1"/>
              </w:rPr>
              <w:t>KKG metaclass</w:t>
            </w:r>
          </w:p>
        </w:tc>
        <w:tc>
          <w:tcPr>
            <w:tcW w:w="2059" w:type="dxa"/>
            <w:shd w:val="clear" w:color="auto" w:fill="C4EEFF" w:themeFill="accent2" w:themeFillTint="33"/>
          </w:tcPr>
          <w:p w14:paraId="546C835A" w14:textId="77777777" w:rsidR="001E034F" w:rsidRPr="006D1727" w:rsidRDefault="001E034F" w:rsidP="005C2C6F">
            <w:pPr>
              <w:ind w:right="5"/>
              <w:rPr>
                <w:color w:val="000000" w:themeColor="text1"/>
              </w:rPr>
            </w:pPr>
            <w:r w:rsidRPr="006D1727">
              <w:rPr>
                <w:b/>
                <w:color w:val="000000" w:themeColor="text1"/>
              </w:rPr>
              <w:t>Stereotype</w:t>
            </w:r>
          </w:p>
        </w:tc>
        <w:tc>
          <w:tcPr>
            <w:tcW w:w="2548" w:type="dxa"/>
            <w:shd w:val="clear" w:color="auto" w:fill="C4EEFF" w:themeFill="accent2" w:themeFillTint="33"/>
          </w:tcPr>
          <w:p w14:paraId="61F805A9" w14:textId="77777777" w:rsidR="001E034F" w:rsidRPr="006D1727" w:rsidRDefault="001E034F" w:rsidP="005C2C6F">
            <w:pPr>
              <w:ind w:right="5"/>
              <w:rPr>
                <w:color w:val="000000" w:themeColor="text1"/>
              </w:rPr>
            </w:pPr>
            <w:r w:rsidRPr="006D1727">
              <w:rPr>
                <w:b/>
                <w:color w:val="000000" w:themeColor="text1"/>
              </w:rPr>
              <w:t>Metaclass UML 2.5</w:t>
            </w:r>
          </w:p>
        </w:tc>
        <w:tc>
          <w:tcPr>
            <w:tcW w:w="2069" w:type="dxa"/>
            <w:shd w:val="clear" w:color="auto" w:fill="FFFFFF" w:themeFill="background1"/>
          </w:tcPr>
          <w:p w14:paraId="02FE08CD" w14:textId="77777777" w:rsidR="001E034F" w:rsidRPr="006D1727" w:rsidRDefault="001E034F" w:rsidP="005C2C6F">
            <w:pPr>
              <w:ind w:right="5"/>
              <w:rPr>
                <w:color w:val="000000" w:themeColor="text1"/>
              </w:rPr>
            </w:pPr>
            <w:r w:rsidRPr="006D1727">
              <w:rPr>
                <w:b/>
                <w:color w:val="000000" w:themeColor="text1"/>
              </w:rPr>
              <w:t>In Sparx EA</w:t>
            </w:r>
          </w:p>
        </w:tc>
      </w:tr>
      <w:tr w:rsidR="001E034F" w:rsidRPr="006D1727" w14:paraId="794FAE84" w14:textId="77777777" w:rsidTr="005C2C6F">
        <w:trPr>
          <w:trHeight w:val="333"/>
        </w:trPr>
        <w:tc>
          <w:tcPr>
            <w:tcW w:w="2384" w:type="dxa"/>
          </w:tcPr>
          <w:p w14:paraId="4B7FC892" w14:textId="05FBD1A8" w:rsidR="001E034F" w:rsidRDefault="001E034F" w:rsidP="005C2C6F">
            <w:pPr>
              <w:ind w:right="5"/>
              <w:rPr>
                <w:color w:val="000000" w:themeColor="text1"/>
              </w:rPr>
            </w:pPr>
            <w:r>
              <w:rPr>
                <w:color w:val="000000" w:themeColor="text1"/>
              </w:rPr>
              <w:t>Relatierol</w:t>
            </w:r>
            <w:r w:rsidR="008212F1">
              <w:rPr>
                <w:color w:val="000000" w:themeColor="text1"/>
              </w:rPr>
              <w:t xml:space="preserve"> (abstract) </w:t>
            </w:r>
          </w:p>
        </w:tc>
        <w:tc>
          <w:tcPr>
            <w:tcW w:w="2059" w:type="dxa"/>
          </w:tcPr>
          <w:p w14:paraId="003E565F" w14:textId="5424AAC3" w:rsidR="001E034F" w:rsidRPr="00111FF6" w:rsidRDefault="00473C81" w:rsidP="005C2C6F">
            <w:pPr>
              <w:ind w:right="5"/>
              <w:rPr>
                <w:color w:val="000000" w:themeColor="text1"/>
              </w:rPr>
            </w:pPr>
            <w:r w:rsidRPr="00F40649">
              <w:t>«</w:t>
            </w:r>
            <w:r w:rsidR="001E034F" w:rsidRPr="00111FF6">
              <w:rPr>
                <w:color w:val="000000" w:themeColor="text1"/>
              </w:rPr>
              <w:t>Relatierol</w:t>
            </w:r>
            <w:r w:rsidRPr="00F40649">
              <w:t>»</w:t>
            </w:r>
          </w:p>
        </w:tc>
        <w:tc>
          <w:tcPr>
            <w:tcW w:w="2548" w:type="dxa"/>
          </w:tcPr>
          <w:p w14:paraId="72841901" w14:textId="77777777" w:rsidR="001E034F" w:rsidRPr="00111FF6" w:rsidRDefault="001E034F" w:rsidP="005C2C6F">
            <w:pPr>
              <w:ind w:right="5"/>
              <w:rPr>
                <w:color w:val="000000" w:themeColor="text1"/>
              </w:rPr>
            </w:pPr>
            <w:r w:rsidRPr="00111FF6">
              <w:rPr>
                <w:color w:val="000000" w:themeColor="text1"/>
              </w:rPr>
              <w:t>Property</w:t>
            </w:r>
          </w:p>
        </w:tc>
        <w:tc>
          <w:tcPr>
            <w:tcW w:w="2069" w:type="dxa"/>
          </w:tcPr>
          <w:p w14:paraId="50C038CB" w14:textId="77777777" w:rsidR="001E034F" w:rsidRPr="00111FF6" w:rsidRDefault="001E034F" w:rsidP="005C2C6F">
            <w:pPr>
              <w:ind w:right="5"/>
              <w:rPr>
                <w:color w:val="000000" w:themeColor="text1"/>
              </w:rPr>
            </w:pPr>
            <w:r w:rsidRPr="00111FF6">
              <w:rPr>
                <w:color w:val="000000" w:themeColor="text1"/>
              </w:rPr>
              <w:t>Attribute</w:t>
            </w:r>
          </w:p>
        </w:tc>
      </w:tr>
      <w:tr w:rsidR="001E034F" w:rsidRPr="006D1727" w14:paraId="41BDDDF1" w14:textId="77777777" w:rsidTr="005C2C6F">
        <w:trPr>
          <w:trHeight w:val="333"/>
        </w:trPr>
        <w:tc>
          <w:tcPr>
            <w:tcW w:w="2384" w:type="dxa"/>
          </w:tcPr>
          <w:p w14:paraId="00E6F7F1" w14:textId="77777777" w:rsidR="001E034F" w:rsidRPr="006D1727" w:rsidRDefault="001E034F" w:rsidP="005C2C6F">
            <w:pPr>
              <w:ind w:right="5"/>
              <w:rPr>
                <w:color w:val="000000" w:themeColor="text1"/>
              </w:rPr>
            </w:pPr>
            <w:r>
              <w:rPr>
                <w:color w:val="000000" w:themeColor="text1"/>
              </w:rPr>
              <w:t>Relatierol source</w:t>
            </w:r>
          </w:p>
        </w:tc>
        <w:tc>
          <w:tcPr>
            <w:tcW w:w="2059" w:type="dxa"/>
          </w:tcPr>
          <w:p w14:paraId="37C280F0" w14:textId="1DB7E5FD" w:rsidR="001E034F" w:rsidRPr="00111FF6" w:rsidRDefault="00473C81" w:rsidP="005C2C6F">
            <w:pPr>
              <w:ind w:right="5"/>
              <w:rPr>
                <w:color w:val="000000" w:themeColor="text1"/>
              </w:rPr>
            </w:pPr>
            <w:r w:rsidRPr="00F40649">
              <w:t>«</w:t>
            </w:r>
            <w:r w:rsidR="001E034F" w:rsidRPr="00111FF6">
              <w:rPr>
                <w:color w:val="000000" w:themeColor="text1"/>
              </w:rPr>
              <w:t>Relatierol</w:t>
            </w:r>
            <w:r w:rsidRPr="00F40649">
              <w:t>»</w:t>
            </w:r>
          </w:p>
        </w:tc>
        <w:tc>
          <w:tcPr>
            <w:tcW w:w="2548" w:type="dxa"/>
          </w:tcPr>
          <w:p w14:paraId="3BD94D5B" w14:textId="77777777" w:rsidR="001E034F" w:rsidRPr="00111FF6" w:rsidRDefault="001E034F" w:rsidP="005C2C6F">
            <w:pPr>
              <w:ind w:right="5"/>
              <w:rPr>
                <w:color w:val="000000" w:themeColor="text1"/>
              </w:rPr>
            </w:pPr>
            <w:r w:rsidRPr="00111FF6">
              <w:rPr>
                <w:color w:val="000000" w:themeColor="text1"/>
              </w:rPr>
              <w:t>Property</w:t>
            </w:r>
          </w:p>
        </w:tc>
        <w:tc>
          <w:tcPr>
            <w:tcW w:w="2069" w:type="dxa"/>
          </w:tcPr>
          <w:p w14:paraId="1A797D05" w14:textId="77777777" w:rsidR="001E034F" w:rsidRPr="00111FF6" w:rsidRDefault="001E034F" w:rsidP="005C2C6F">
            <w:pPr>
              <w:ind w:right="5"/>
              <w:rPr>
                <w:color w:val="000000" w:themeColor="text1"/>
              </w:rPr>
            </w:pPr>
            <w:r w:rsidRPr="00111FF6">
              <w:rPr>
                <w:color w:val="000000" w:themeColor="text1"/>
              </w:rPr>
              <w:t>Attribute</w:t>
            </w:r>
          </w:p>
        </w:tc>
      </w:tr>
      <w:tr w:rsidR="001E034F" w:rsidRPr="006D1727" w14:paraId="26B17A20" w14:textId="77777777" w:rsidTr="005C2C6F">
        <w:trPr>
          <w:trHeight w:val="333"/>
        </w:trPr>
        <w:tc>
          <w:tcPr>
            <w:tcW w:w="2384" w:type="dxa"/>
          </w:tcPr>
          <w:p w14:paraId="2BF83813" w14:textId="77777777" w:rsidR="001E034F" w:rsidRDefault="001E034F" w:rsidP="005C2C6F">
            <w:pPr>
              <w:ind w:right="5"/>
              <w:rPr>
                <w:color w:val="000000" w:themeColor="text1"/>
              </w:rPr>
            </w:pPr>
            <w:r>
              <w:rPr>
                <w:color w:val="000000" w:themeColor="text1"/>
              </w:rPr>
              <w:t>Relatierol target</w:t>
            </w:r>
          </w:p>
        </w:tc>
        <w:tc>
          <w:tcPr>
            <w:tcW w:w="2059" w:type="dxa"/>
          </w:tcPr>
          <w:p w14:paraId="6C8BFC5A" w14:textId="32FEEB02" w:rsidR="001E034F" w:rsidRPr="00111FF6" w:rsidRDefault="00473C81" w:rsidP="005C2C6F">
            <w:pPr>
              <w:ind w:right="5"/>
              <w:rPr>
                <w:color w:val="000000" w:themeColor="text1"/>
              </w:rPr>
            </w:pPr>
            <w:r w:rsidRPr="00F40649">
              <w:t>«</w:t>
            </w:r>
            <w:r w:rsidR="001E034F" w:rsidRPr="00111FF6">
              <w:rPr>
                <w:color w:val="000000" w:themeColor="text1"/>
              </w:rPr>
              <w:t>Relatierol</w:t>
            </w:r>
            <w:r w:rsidRPr="00F40649">
              <w:t>»</w:t>
            </w:r>
          </w:p>
        </w:tc>
        <w:tc>
          <w:tcPr>
            <w:tcW w:w="2548" w:type="dxa"/>
          </w:tcPr>
          <w:p w14:paraId="515D0586" w14:textId="77777777" w:rsidR="001E034F" w:rsidRPr="00111FF6" w:rsidRDefault="001E034F" w:rsidP="005C2C6F">
            <w:pPr>
              <w:ind w:right="5"/>
              <w:rPr>
                <w:color w:val="000000" w:themeColor="text1"/>
              </w:rPr>
            </w:pPr>
            <w:r w:rsidRPr="00111FF6">
              <w:rPr>
                <w:color w:val="000000" w:themeColor="text1"/>
              </w:rPr>
              <w:t>Property</w:t>
            </w:r>
          </w:p>
        </w:tc>
        <w:tc>
          <w:tcPr>
            <w:tcW w:w="2069" w:type="dxa"/>
          </w:tcPr>
          <w:p w14:paraId="78A9D731" w14:textId="77777777" w:rsidR="001E034F" w:rsidRPr="00111FF6" w:rsidRDefault="001E034F" w:rsidP="005C2C6F">
            <w:pPr>
              <w:ind w:right="5"/>
              <w:rPr>
                <w:color w:val="000000" w:themeColor="text1"/>
              </w:rPr>
            </w:pPr>
            <w:r w:rsidRPr="00111FF6">
              <w:rPr>
                <w:color w:val="000000" w:themeColor="text1"/>
              </w:rPr>
              <w:t>Attribute</w:t>
            </w:r>
          </w:p>
        </w:tc>
      </w:tr>
    </w:tbl>
    <w:p w14:paraId="7969590D" w14:textId="72B1CBCA" w:rsidR="00F22AC8" w:rsidRPr="005D1812" w:rsidRDefault="00F22AC8">
      <w:pPr>
        <w:contextualSpacing w:val="0"/>
        <w:rPr>
          <w:u w:val="single"/>
        </w:rPr>
      </w:pPr>
      <w:r w:rsidRPr="005D1812">
        <w:rPr>
          <w:u w:val="single"/>
        </w:rPr>
        <w:lastRenderedPageBreak/>
        <w:t xml:space="preserve">Externe koppeling </w:t>
      </w:r>
    </w:p>
    <w:p w14:paraId="29E3E63E" w14:textId="77777777" w:rsidR="00F22AC8" w:rsidRDefault="00F22AC8">
      <w:pPr>
        <w:contextualSpacing w:val="0"/>
      </w:pPr>
    </w:p>
    <w:tbl>
      <w:tblPr>
        <w:tblStyle w:val="Tabelraster"/>
        <w:tblW w:w="9020" w:type="dxa"/>
        <w:tblInd w:w="19" w:type="dxa"/>
        <w:tblLook w:val="04A0" w:firstRow="1" w:lastRow="0" w:firstColumn="1" w:lastColumn="0" w:noHBand="0" w:noVBand="1"/>
      </w:tblPr>
      <w:tblGrid>
        <w:gridCol w:w="2372"/>
        <w:gridCol w:w="2112"/>
        <w:gridCol w:w="2409"/>
        <w:gridCol w:w="2127"/>
      </w:tblGrid>
      <w:tr w:rsidR="00FC3318" w:rsidRPr="006D1727" w14:paraId="2BB07644" w14:textId="77777777" w:rsidTr="00FC3318">
        <w:trPr>
          <w:trHeight w:val="333"/>
        </w:trPr>
        <w:tc>
          <w:tcPr>
            <w:tcW w:w="2372" w:type="dxa"/>
            <w:shd w:val="clear" w:color="auto" w:fill="F7FACA"/>
          </w:tcPr>
          <w:p w14:paraId="08293094" w14:textId="77777777" w:rsidR="00F22AC8" w:rsidRPr="006D1727" w:rsidRDefault="00F22AC8" w:rsidP="00F81D8E">
            <w:pPr>
              <w:ind w:right="5"/>
              <w:rPr>
                <w:color w:val="000000" w:themeColor="text1"/>
              </w:rPr>
            </w:pPr>
            <w:r w:rsidRPr="006D1727">
              <w:rPr>
                <w:b/>
                <w:color w:val="000000" w:themeColor="text1"/>
              </w:rPr>
              <w:t>KKG metaclass</w:t>
            </w:r>
          </w:p>
        </w:tc>
        <w:tc>
          <w:tcPr>
            <w:tcW w:w="2112" w:type="dxa"/>
            <w:shd w:val="clear" w:color="auto" w:fill="C4EEFF" w:themeFill="accent2" w:themeFillTint="33"/>
          </w:tcPr>
          <w:p w14:paraId="2F394EC6" w14:textId="77777777" w:rsidR="00F22AC8" w:rsidRPr="006D1727" w:rsidRDefault="00F22AC8" w:rsidP="00F81D8E">
            <w:pPr>
              <w:ind w:right="5"/>
              <w:rPr>
                <w:color w:val="000000" w:themeColor="text1"/>
              </w:rPr>
            </w:pPr>
            <w:r w:rsidRPr="006D1727">
              <w:rPr>
                <w:b/>
                <w:color w:val="000000" w:themeColor="text1"/>
              </w:rPr>
              <w:t>Stereotype</w:t>
            </w:r>
          </w:p>
        </w:tc>
        <w:tc>
          <w:tcPr>
            <w:tcW w:w="2409" w:type="dxa"/>
            <w:shd w:val="clear" w:color="auto" w:fill="C4EEFF" w:themeFill="accent2" w:themeFillTint="33"/>
          </w:tcPr>
          <w:p w14:paraId="448FC475" w14:textId="77777777" w:rsidR="00F22AC8" w:rsidRPr="006D1727" w:rsidRDefault="00F22AC8" w:rsidP="00F81D8E">
            <w:pPr>
              <w:ind w:right="5"/>
              <w:rPr>
                <w:color w:val="000000" w:themeColor="text1"/>
              </w:rPr>
            </w:pPr>
            <w:r w:rsidRPr="006D1727">
              <w:rPr>
                <w:b/>
                <w:color w:val="000000" w:themeColor="text1"/>
              </w:rPr>
              <w:t>Metaclass UML 2.5</w:t>
            </w:r>
          </w:p>
        </w:tc>
        <w:tc>
          <w:tcPr>
            <w:tcW w:w="2127" w:type="dxa"/>
          </w:tcPr>
          <w:p w14:paraId="5A70927C" w14:textId="77777777" w:rsidR="00F22AC8" w:rsidRPr="006D1727" w:rsidRDefault="00F22AC8" w:rsidP="00F81D8E">
            <w:pPr>
              <w:ind w:right="5"/>
              <w:rPr>
                <w:color w:val="000000" w:themeColor="text1"/>
              </w:rPr>
            </w:pPr>
            <w:r w:rsidRPr="006D1727">
              <w:rPr>
                <w:b/>
                <w:color w:val="000000" w:themeColor="text1"/>
              </w:rPr>
              <w:t>In Sparx EA</w:t>
            </w:r>
          </w:p>
        </w:tc>
      </w:tr>
      <w:tr w:rsidR="00F22AC8" w:rsidRPr="006D1727" w14:paraId="37FE4C0B" w14:textId="77777777" w:rsidTr="005D1812">
        <w:tc>
          <w:tcPr>
            <w:tcW w:w="2372" w:type="dxa"/>
          </w:tcPr>
          <w:p w14:paraId="75C91EAB" w14:textId="77777777" w:rsidR="00F22AC8" w:rsidRPr="006D1727" w:rsidRDefault="00F22AC8" w:rsidP="00F81D8E">
            <w:pPr>
              <w:ind w:right="5"/>
              <w:rPr>
                <w:color w:val="000000" w:themeColor="text1"/>
              </w:rPr>
            </w:pPr>
            <w:r>
              <w:rPr>
                <w:color w:val="000000" w:themeColor="text1"/>
              </w:rPr>
              <w:t>Externe koppeling</w:t>
            </w:r>
          </w:p>
        </w:tc>
        <w:tc>
          <w:tcPr>
            <w:tcW w:w="2112" w:type="dxa"/>
          </w:tcPr>
          <w:p w14:paraId="3FAA7431" w14:textId="788A8C3B" w:rsidR="00F22AC8" w:rsidRPr="006D1727" w:rsidRDefault="00473C81" w:rsidP="00F81D8E">
            <w:pPr>
              <w:ind w:right="5"/>
              <w:rPr>
                <w:color w:val="000000" w:themeColor="text1"/>
              </w:rPr>
            </w:pPr>
            <w:r w:rsidRPr="00F40649">
              <w:t>«</w:t>
            </w:r>
            <w:r w:rsidR="00F22AC8">
              <w:rPr>
                <w:color w:val="000000" w:themeColor="text1"/>
              </w:rPr>
              <w:t>Externe koppeling</w:t>
            </w:r>
            <w:r w:rsidRPr="00F40649">
              <w:t>»</w:t>
            </w:r>
          </w:p>
        </w:tc>
        <w:tc>
          <w:tcPr>
            <w:tcW w:w="2409" w:type="dxa"/>
          </w:tcPr>
          <w:p w14:paraId="09384F33" w14:textId="77777777" w:rsidR="00F22AC8" w:rsidRPr="006D1727" w:rsidRDefault="00F22AC8" w:rsidP="00F81D8E">
            <w:pPr>
              <w:ind w:right="5"/>
              <w:rPr>
                <w:color w:val="000000" w:themeColor="text1"/>
              </w:rPr>
            </w:pPr>
            <w:r>
              <w:rPr>
                <w:color w:val="000000" w:themeColor="text1"/>
              </w:rPr>
              <w:t>(UML) Association</w:t>
            </w:r>
          </w:p>
        </w:tc>
        <w:tc>
          <w:tcPr>
            <w:tcW w:w="2127" w:type="dxa"/>
          </w:tcPr>
          <w:p w14:paraId="5043115F" w14:textId="77777777" w:rsidR="00F22AC8" w:rsidRPr="006D1727" w:rsidRDefault="00F22AC8" w:rsidP="00F81D8E">
            <w:pPr>
              <w:ind w:right="5"/>
              <w:rPr>
                <w:color w:val="000000" w:themeColor="text1"/>
              </w:rPr>
            </w:pPr>
            <w:r>
              <w:rPr>
                <w:color w:val="000000" w:themeColor="text1"/>
              </w:rPr>
              <w:t>Association</w:t>
            </w:r>
          </w:p>
        </w:tc>
      </w:tr>
    </w:tbl>
    <w:p w14:paraId="270494B1" w14:textId="77777777" w:rsidR="00F22AC8" w:rsidRDefault="00F22AC8">
      <w:pPr>
        <w:contextualSpacing w:val="0"/>
      </w:pPr>
    </w:p>
    <w:p w14:paraId="42AB26EC" w14:textId="77777777" w:rsidR="001E034F" w:rsidRPr="0025461A" w:rsidRDefault="001E034F">
      <w:pPr>
        <w:contextualSpacing w:val="0"/>
        <w:rPr>
          <w:u w:val="single"/>
        </w:rPr>
      </w:pPr>
      <w:r w:rsidRPr="0025461A">
        <w:rPr>
          <w:u w:val="single"/>
        </w:rPr>
        <w:t xml:space="preserve">Packages </w:t>
      </w:r>
    </w:p>
    <w:p w14:paraId="3F48C7BB" w14:textId="77777777" w:rsidR="001E034F" w:rsidRDefault="001E034F">
      <w:pPr>
        <w:contextualSpacing w:val="0"/>
      </w:pPr>
    </w:p>
    <w:tbl>
      <w:tblPr>
        <w:tblStyle w:val="Tabelraster"/>
        <w:tblW w:w="9060" w:type="dxa"/>
        <w:tblInd w:w="19" w:type="dxa"/>
        <w:tblLook w:val="04A0" w:firstRow="1" w:lastRow="0" w:firstColumn="1" w:lastColumn="0" w:noHBand="0" w:noVBand="1"/>
      </w:tblPr>
      <w:tblGrid>
        <w:gridCol w:w="2384"/>
        <w:gridCol w:w="2059"/>
        <w:gridCol w:w="2548"/>
        <w:gridCol w:w="2069"/>
      </w:tblGrid>
      <w:tr w:rsidR="00520FFF" w:rsidRPr="006D1727" w14:paraId="4E80C2AC" w14:textId="77777777" w:rsidTr="005D1812">
        <w:trPr>
          <w:trHeight w:val="333"/>
        </w:trPr>
        <w:tc>
          <w:tcPr>
            <w:tcW w:w="2384" w:type="dxa"/>
            <w:shd w:val="clear" w:color="auto" w:fill="F7FACA"/>
          </w:tcPr>
          <w:p w14:paraId="24F244F2" w14:textId="77777777" w:rsidR="00520FFF" w:rsidRPr="006D1727" w:rsidRDefault="00520FFF" w:rsidP="005C2C6F">
            <w:pPr>
              <w:ind w:right="5"/>
              <w:rPr>
                <w:color w:val="000000" w:themeColor="text1"/>
              </w:rPr>
            </w:pPr>
            <w:r w:rsidRPr="006D1727">
              <w:rPr>
                <w:b/>
                <w:color w:val="000000" w:themeColor="text1"/>
              </w:rPr>
              <w:t>KKG metaclass</w:t>
            </w:r>
          </w:p>
        </w:tc>
        <w:tc>
          <w:tcPr>
            <w:tcW w:w="2059" w:type="dxa"/>
            <w:shd w:val="clear" w:color="auto" w:fill="C4EEFF" w:themeFill="accent2" w:themeFillTint="33"/>
          </w:tcPr>
          <w:p w14:paraId="7D4BC264" w14:textId="77777777" w:rsidR="00520FFF" w:rsidRPr="006D1727" w:rsidRDefault="00520FFF" w:rsidP="005C2C6F">
            <w:pPr>
              <w:ind w:right="5"/>
              <w:rPr>
                <w:color w:val="000000" w:themeColor="text1"/>
              </w:rPr>
            </w:pPr>
            <w:r w:rsidRPr="006D1727">
              <w:rPr>
                <w:b/>
                <w:color w:val="000000" w:themeColor="text1"/>
              </w:rPr>
              <w:t>Stereotype</w:t>
            </w:r>
          </w:p>
        </w:tc>
        <w:tc>
          <w:tcPr>
            <w:tcW w:w="2548" w:type="dxa"/>
            <w:shd w:val="clear" w:color="auto" w:fill="C4EEFF" w:themeFill="accent2" w:themeFillTint="33"/>
          </w:tcPr>
          <w:p w14:paraId="5E6D654C" w14:textId="77777777" w:rsidR="00520FFF" w:rsidRPr="006D1727" w:rsidRDefault="00520FFF" w:rsidP="005C2C6F">
            <w:pPr>
              <w:ind w:right="5"/>
              <w:rPr>
                <w:color w:val="000000" w:themeColor="text1"/>
              </w:rPr>
            </w:pPr>
            <w:r w:rsidRPr="006D1727">
              <w:rPr>
                <w:b/>
                <w:color w:val="000000" w:themeColor="text1"/>
              </w:rPr>
              <w:t>Metaclass UML 2.5</w:t>
            </w:r>
          </w:p>
        </w:tc>
        <w:tc>
          <w:tcPr>
            <w:tcW w:w="2069" w:type="dxa"/>
            <w:shd w:val="clear" w:color="auto" w:fill="FFFFFF" w:themeFill="background1"/>
          </w:tcPr>
          <w:p w14:paraId="25D3EEE6" w14:textId="77777777" w:rsidR="00520FFF" w:rsidRPr="006D1727" w:rsidRDefault="00520FFF" w:rsidP="005C2C6F">
            <w:pPr>
              <w:ind w:right="5"/>
              <w:rPr>
                <w:color w:val="000000" w:themeColor="text1"/>
              </w:rPr>
            </w:pPr>
            <w:r w:rsidRPr="006D1727">
              <w:rPr>
                <w:b/>
                <w:color w:val="000000" w:themeColor="text1"/>
              </w:rPr>
              <w:t>In Sparx EA</w:t>
            </w:r>
          </w:p>
        </w:tc>
      </w:tr>
      <w:tr w:rsidR="00D114FE" w:rsidRPr="00111FF6" w14:paraId="777E4266" w14:textId="77777777" w:rsidTr="005C2C6F">
        <w:trPr>
          <w:trHeight w:val="333"/>
        </w:trPr>
        <w:tc>
          <w:tcPr>
            <w:tcW w:w="2384" w:type="dxa"/>
          </w:tcPr>
          <w:p w14:paraId="3CB92783" w14:textId="0780E57A" w:rsidR="00D114FE" w:rsidRDefault="00D114FE" w:rsidP="009C132C">
            <w:pPr>
              <w:ind w:right="5"/>
              <w:rPr>
                <w:color w:val="000000" w:themeColor="text1"/>
              </w:rPr>
            </w:pPr>
            <w:r>
              <w:rPr>
                <w:color w:val="000000" w:themeColor="text1"/>
              </w:rPr>
              <w:t>Domein (het eigen IM)</w:t>
            </w:r>
          </w:p>
        </w:tc>
        <w:tc>
          <w:tcPr>
            <w:tcW w:w="2059" w:type="dxa"/>
          </w:tcPr>
          <w:p w14:paraId="262D9D11" w14:textId="2C221015" w:rsidR="00D114FE" w:rsidRPr="00111FF6" w:rsidRDefault="00CF73E1" w:rsidP="00D114FE">
            <w:pPr>
              <w:ind w:right="5"/>
              <w:rPr>
                <w:color w:val="000000" w:themeColor="text1"/>
              </w:rPr>
            </w:pPr>
            <w:r>
              <w:rPr>
                <w:color w:val="000000" w:themeColor="text1"/>
              </w:rPr>
              <w:t>-</w:t>
            </w:r>
            <w:r w:rsidR="00D114FE">
              <w:rPr>
                <w:color w:val="000000" w:themeColor="text1"/>
              </w:rPr>
              <w:t xml:space="preserve"> </w:t>
            </w:r>
          </w:p>
        </w:tc>
        <w:tc>
          <w:tcPr>
            <w:tcW w:w="2548" w:type="dxa"/>
          </w:tcPr>
          <w:p w14:paraId="3EEF4BCD" w14:textId="16F32FA6" w:rsidR="00D114FE" w:rsidRPr="00111FF6" w:rsidRDefault="00D114FE" w:rsidP="00D114FE">
            <w:pPr>
              <w:ind w:right="5"/>
              <w:rPr>
                <w:color w:val="000000" w:themeColor="text1"/>
              </w:rPr>
            </w:pPr>
            <w:r>
              <w:rPr>
                <w:color w:val="000000" w:themeColor="text1"/>
              </w:rPr>
              <w:t xml:space="preserve">(UML) Package </w:t>
            </w:r>
          </w:p>
        </w:tc>
        <w:tc>
          <w:tcPr>
            <w:tcW w:w="2069" w:type="dxa"/>
          </w:tcPr>
          <w:p w14:paraId="7D3BBAE8" w14:textId="0A77ABCE" w:rsidR="00D114FE" w:rsidRPr="00111FF6" w:rsidRDefault="00D114FE" w:rsidP="00D114FE">
            <w:pPr>
              <w:ind w:right="5"/>
              <w:rPr>
                <w:color w:val="000000" w:themeColor="text1"/>
              </w:rPr>
            </w:pPr>
            <w:r>
              <w:rPr>
                <w:color w:val="000000" w:themeColor="text1"/>
              </w:rPr>
              <w:t>Package |</w:t>
            </w:r>
          </w:p>
        </w:tc>
      </w:tr>
      <w:tr w:rsidR="00D114FE" w:rsidRPr="00111FF6" w14:paraId="4801F243" w14:textId="77777777" w:rsidTr="005C2C6F">
        <w:trPr>
          <w:trHeight w:val="333"/>
        </w:trPr>
        <w:tc>
          <w:tcPr>
            <w:tcW w:w="2384" w:type="dxa"/>
          </w:tcPr>
          <w:p w14:paraId="41C64774" w14:textId="1498829A" w:rsidR="00D114FE" w:rsidRPr="006D1727" w:rsidRDefault="00D114FE" w:rsidP="00D114FE">
            <w:pPr>
              <w:ind w:right="5"/>
              <w:rPr>
                <w:color w:val="000000" w:themeColor="text1"/>
              </w:rPr>
            </w:pPr>
            <w:r>
              <w:rPr>
                <w:color w:val="000000" w:themeColor="text1"/>
              </w:rPr>
              <w:t xml:space="preserve">Extern </w:t>
            </w:r>
          </w:p>
        </w:tc>
        <w:tc>
          <w:tcPr>
            <w:tcW w:w="2059" w:type="dxa"/>
          </w:tcPr>
          <w:p w14:paraId="6EB0057B" w14:textId="7632B1D6" w:rsidR="00D114FE" w:rsidRPr="00111FF6" w:rsidRDefault="00473C81" w:rsidP="00D114FE">
            <w:pPr>
              <w:ind w:right="5"/>
              <w:rPr>
                <w:color w:val="000000" w:themeColor="text1"/>
              </w:rPr>
            </w:pPr>
            <w:r w:rsidRPr="00F40649">
              <w:t>«</w:t>
            </w:r>
            <w:r w:rsidR="00D114FE">
              <w:rPr>
                <w:color w:val="000000" w:themeColor="text1"/>
              </w:rPr>
              <w:t>Extern</w:t>
            </w:r>
            <w:r w:rsidRPr="00F40649">
              <w:t>»</w:t>
            </w:r>
            <w:r w:rsidR="00D114FE">
              <w:rPr>
                <w:color w:val="000000" w:themeColor="text1"/>
              </w:rPr>
              <w:t xml:space="preserve"> </w:t>
            </w:r>
          </w:p>
        </w:tc>
        <w:tc>
          <w:tcPr>
            <w:tcW w:w="2548" w:type="dxa"/>
          </w:tcPr>
          <w:p w14:paraId="71CF1F70" w14:textId="0422807C" w:rsidR="00D114FE" w:rsidRPr="00111FF6" w:rsidRDefault="00D114FE" w:rsidP="00D114FE">
            <w:pPr>
              <w:ind w:right="5"/>
              <w:rPr>
                <w:color w:val="000000" w:themeColor="text1"/>
              </w:rPr>
            </w:pPr>
            <w:r>
              <w:rPr>
                <w:color w:val="000000" w:themeColor="text1"/>
              </w:rPr>
              <w:t xml:space="preserve">(UML) Package </w:t>
            </w:r>
          </w:p>
        </w:tc>
        <w:tc>
          <w:tcPr>
            <w:tcW w:w="2069" w:type="dxa"/>
          </w:tcPr>
          <w:p w14:paraId="31F61149" w14:textId="3AA7D2B7" w:rsidR="00D114FE" w:rsidRPr="00111FF6" w:rsidRDefault="00D114FE" w:rsidP="00D114FE">
            <w:pPr>
              <w:ind w:right="5"/>
              <w:rPr>
                <w:color w:val="000000" w:themeColor="text1"/>
              </w:rPr>
            </w:pPr>
            <w:r>
              <w:rPr>
                <w:color w:val="000000" w:themeColor="text1"/>
              </w:rPr>
              <w:t>Package |</w:t>
            </w:r>
          </w:p>
        </w:tc>
      </w:tr>
      <w:tr w:rsidR="003B3D5D" w:rsidRPr="00111FF6" w14:paraId="26BDE7A5" w14:textId="77777777" w:rsidTr="005C2C6F">
        <w:trPr>
          <w:trHeight w:val="333"/>
        </w:trPr>
        <w:tc>
          <w:tcPr>
            <w:tcW w:w="2384" w:type="dxa"/>
          </w:tcPr>
          <w:p w14:paraId="5C18DB58" w14:textId="5E6C76D6" w:rsidR="003B3D5D" w:rsidRDefault="003B3D5D" w:rsidP="00D114FE">
            <w:pPr>
              <w:ind w:right="5"/>
              <w:rPr>
                <w:color w:val="000000" w:themeColor="text1"/>
              </w:rPr>
            </w:pPr>
            <w:r>
              <w:rPr>
                <w:color w:val="000000" w:themeColor="text1"/>
              </w:rPr>
              <w:t>View</w:t>
            </w:r>
          </w:p>
        </w:tc>
        <w:tc>
          <w:tcPr>
            <w:tcW w:w="2059" w:type="dxa"/>
          </w:tcPr>
          <w:p w14:paraId="40A3B954" w14:textId="11DD4912" w:rsidR="003B3D5D" w:rsidRDefault="00473C81" w:rsidP="00D114FE">
            <w:pPr>
              <w:ind w:right="5"/>
              <w:rPr>
                <w:color w:val="000000" w:themeColor="text1"/>
              </w:rPr>
            </w:pPr>
            <w:r w:rsidRPr="00F40649">
              <w:t>«</w:t>
            </w:r>
            <w:r w:rsidR="003B3D5D">
              <w:rPr>
                <w:color w:val="000000" w:themeColor="text1"/>
              </w:rPr>
              <w:t>View</w:t>
            </w:r>
            <w:r w:rsidRPr="00F40649">
              <w:t>»</w:t>
            </w:r>
          </w:p>
        </w:tc>
        <w:tc>
          <w:tcPr>
            <w:tcW w:w="2548" w:type="dxa"/>
          </w:tcPr>
          <w:p w14:paraId="640996BE" w14:textId="68ADE77E" w:rsidR="003B3D5D" w:rsidRDefault="003B3D5D" w:rsidP="00D114FE">
            <w:pPr>
              <w:ind w:right="5"/>
              <w:rPr>
                <w:color w:val="000000" w:themeColor="text1"/>
              </w:rPr>
            </w:pPr>
            <w:r>
              <w:rPr>
                <w:color w:val="000000" w:themeColor="text1"/>
              </w:rPr>
              <w:t xml:space="preserve">(UML) Package </w:t>
            </w:r>
          </w:p>
        </w:tc>
        <w:tc>
          <w:tcPr>
            <w:tcW w:w="2069" w:type="dxa"/>
          </w:tcPr>
          <w:p w14:paraId="5EE8DEF3" w14:textId="7296C003" w:rsidR="003B3D5D" w:rsidRDefault="003B3D5D" w:rsidP="00D114FE">
            <w:pPr>
              <w:ind w:right="5"/>
              <w:rPr>
                <w:color w:val="000000" w:themeColor="text1"/>
              </w:rPr>
            </w:pPr>
            <w:r>
              <w:rPr>
                <w:color w:val="000000" w:themeColor="text1"/>
              </w:rPr>
              <w:t xml:space="preserve">Package </w:t>
            </w:r>
          </w:p>
        </w:tc>
      </w:tr>
    </w:tbl>
    <w:p w14:paraId="7B6E3084" w14:textId="58D21483" w:rsidR="0065089B" w:rsidRDefault="0065089B">
      <w:pPr>
        <w:contextualSpacing w:val="0"/>
        <w:rPr>
          <w:rFonts w:eastAsia="Calibri"/>
          <w:b/>
          <w:bCs/>
          <w:color w:val="004A82" w:themeColor="text2" w:themeTint="E6"/>
          <w:sz w:val="22"/>
          <w:szCs w:val="24"/>
          <w:lang w:eastAsia="en-US"/>
        </w:rPr>
      </w:pPr>
    </w:p>
    <w:p w14:paraId="048361BA" w14:textId="77777777" w:rsidR="001E034F" w:rsidRDefault="001E034F">
      <w:pPr>
        <w:contextualSpacing w:val="0"/>
        <w:rPr>
          <w:rFonts w:eastAsia="Calibri"/>
          <w:b/>
          <w:bCs/>
          <w:color w:val="004A82" w:themeColor="text2" w:themeTint="E6"/>
          <w:sz w:val="22"/>
          <w:szCs w:val="24"/>
          <w:lang w:eastAsia="en-US"/>
        </w:rPr>
      </w:pPr>
      <w:r>
        <w:br w:type="page"/>
      </w:r>
    </w:p>
    <w:p w14:paraId="4E3DDB2D" w14:textId="2F0C436C" w:rsidR="00285536" w:rsidRDefault="00892F3C" w:rsidP="00EF3812">
      <w:pPr>
        <w:pStyle w:val="Kop2"/>
      </w:pPr>
      <w:bookmarkStart w:id="44" w:name="_Toc485712852"/>
      <w:r>
        <w:lastRenderedPageBreak/>
        <w:t>2.</w:t>
      </w:r>
      <w:r w:rsidR="007941F8">
        <w:t>2</w:t>
      </w:r>
      <w:r>
        <w:t xml:space="preserve"> </w:t>
      </w:r>
      <w:r w:rsidR="00E05C6E">
        <w:t>Betekenis</w:t>
      </w:r>
      <w:bookmarkEnd w:id="37"/>
      <w:bookmarkEnd w:id="38"/>
      <w:bookmarkEnd w:id="39"/>
      <w:r w:rsidR="00351F10">
        <w:t xml:space="preserve"> modelelementen</w:t>
      </w:r>
      <w:bookmarkEnd w:id="44"/>
    </w:p>
    <w:p w14:paraId="6C53E7D7" w14:textId="05D13DDA" w:rsidR="00980488" w:rsidRPr="004D17FC" w:rsidRDefault="00980488" w:rsidP="004D17FC">
      <w:r>
        <w:rPr>
          <w:lang w:eastAsia="en-US"/>
        </w:rPr>
        <w:t xml:space="preserve">In deze paragraaf staan alle modelelementen opgesomd, die gebruikt worden bij het maken van een informatiemodel. </w:t>
      </w:r>
      <w:r w:rsidR="006E7EE6">
        <w:rPr>
          <w:lang w:eastAsia="en-US"/>
        </w:rPr>
        <w:t xml:space="preserve">Bijna alle hebben een UML-metaclass als basis, deze is dan aangegeven. Dit is ook opgenomen in diagram vorm, in bijlage 3. </w:t>
      </w:r>
    </w:p>
    <w:p w14:paraId="3843EF73" w14:textId="33C4B3A3" w:rsidR="00F964C7" w:rsidRPr="00285536" w:rsidRDefault="00633E05" w:rsidP="00633E05">
      <w:pPr>
        <w:pStyle w:val="Kop3"/>
      </w:pPr>
      <w:bookmarkStart w:id="45" w:name="_Ref479231206"/>
      <w:bookmarkStart w:id="46" w:name="_Toc485712853"/>
      <w:r>
        <w:t xml:space="preserve">2.2.1 </w:t>
      </w:r>
      <w:r w:rsidR="005E6DD6" w:rsidRPr="00285536">
        <w:t>Objecten en attributen</w:t>
      </w:r>
      <w:bookmarkEnd w:id="45"/>
      <w:bookmarkEnd w:id="46"/>
      <w:r w:rsidR="005E6DD6" w:rsidRPr="00285536">
        <w:t xml:space="preserve"> </w:t>
      </w:r>
    </w:p>
    <w:p w14:paraId="534D3C15" w14:textId="77777777" w:rsidR="00351F10" w:rsidRPr="00F964C7" w:rsidRDefault="00351F10" w:rsidP="00F964C7">
      <w:pPr>
        <w:rPr>
          <w:lang w:eastAsia="en-US"/>
        </w:rPr>
      </w:pPr>
    </w:p>
    <w:p w14:paraId="54AA0DB2" w14:textId="5BB3ADFE" w:rsidR="00624C69" w:rsidRDefault="006E28ED" w:rsidP="00EF3812">
      <w:pPr>
        <w:pStyle w:val="Lijstalinea"/>
        <w:numPr>
          <w:ilvl w:val="0"/>
          <w:numId w:val="8"/>
        </w:numPr>
        <w:spacing w:after="3" w:line="289" w:lineRule="auto"/>
        <w:ind w:right="3"/>
      </w:pPr>
      <w:r>
        <w:rPr>
          <w:b/>
        </w:rPr>
        <w:t xml:space="preserve">Objecttype </w:t>
      </w:r>
      <w:r w:rsidRPr="00EF3812">
        <w:rPr>
          <w:i/>
        </w:rPr>
        <w:t xml:space="preserve">- </w:t>
      </w:r>
      <w:r w:rsidR="00892F3C" w:rsidRPr="00EF3812">
        <w:rPr>
          <w:i/>
        </w:rPr>
        <w:t xml:space="preserve">Stereotype </w:t>
      </w:r>
      <w:r w:rsidR="00685D33" w:rsidRPr="00EF3812">
        <w:rPr>
          <w:i/>
        </w:rPr>
        <w:t>«</w:t>
      </w:r>
      <w:r w:rsidR="00892F3C" w:rsidRPr="00EF3812">
        <w:rPr>
          <w:i/>
        </w:rPr>
        <w:t>Objecttype</w:t>
      </w:r>
      <w:r w:rsidR="00871A6E" w:rsidRPr="00EF3812">
        <w:rPr>
          <w:i/>
        </w:rPr>
        <w:t>»</w:t>
      </w:r>
      <w:r w:rsidR="00892F3C" w:rsidRPr="00EB143B">
        <w:t>: De UML-representatie van een objecttype, uitgedrukt in een stereotype van</w:t>
      </w:r>
      <w:r w:rsidR="002B7588">
        <w:t xml:space="preserve"> </w:t>
      </w:r>
      <w:r w:rsidR="00892F3C" w:rsidRPr="00EB143B">
        <w:t>UML-</w:t>
      </w:r>
      <w:r w:rsidR="000B1565">
        <w:t>C</w:t>
      </w:r>
      <w:r w:rsidR="00892F3C" w:rsidRPr="00EB143B">
        <w:t>lass</w:t>
      </w:r>
      <w:r w:rsidR="002B7588">
        <w:t xml:space="preserve"> (metaclass</w:t>
      </w:r>
      <w:r w:rsidR="00FF2E94">
        <w:t>)</w:t>
      </w:r>
      <w:r w:rsidR="00FF2E94" w:rsidRPr="00EB143B">
        <w:t>.</w:t>
      </w:r>
    </w:p>
    <w:p w14:paraId="50A4878D" w14:textId="4BE3F926" w:rsidR="00636916" w:rsidRPr="00636916" w:rsidRDefault="00FF2E94" w:rsidP="00EF3812">
      <w:pPr>
        <w:ind w:left="720"/>
      </w:pPr>
      <w:r>
        <w:br/>
      </w:r>
      <w:r w:rsidR="00601992">
        <w:t>E</w:t>
      </w:r>
      <w:r w:rsidR="000E289B" w:rsidRPr="00624C69">
        <w:rPr>
          <w:rFonts w:eastAsia="Batang"/>
        </w:rPr>
        <w:t xml:space="preserve">r zijn verschillende modelelementen die gebaseerd zijn op UML-Class, zoals </w:t>
      </w:r>
      <w:r w:rsidR="000E289B">
        <w:t>aangegeven in §2.</w:t>
      </w:r>
      <w:r w:rsidR="004503F2">
        <w:t>1</w:t>
      </w:r>
      <w:r w:rsidR="000E289B" w:rsidRPr="00624C69">
        <w:rPr>
          <w:rFonts w:eastAsia="Batang"/>
        </w:rPr>
        <w:t>. W</w:t>
      </w:r>
      <w:r w:rsidRPr="00624C69">
        <w:rPr>
          <w:rFonts w:eastAsia="Batang"/>
        </w:rPr>
        <w:t>anneer een UML-</w:t>
      </w:r>
      <w:r w:rsidR="00AE3748">
        <w:rPr>
          <w:rFonts w:eastAsia="Batang"/>
        </w:rPr>
        <w:t>Class</w:t>
      </w:r>
      <w:r w:rsidRPr="00624C69">
        <w:rPr>
          <w:rFonts w:eastAsia="Batang"/>
        </w:rPr>
        <w:t xml:space="preserve"> in het informatiemodel </w:t>
      </w:r>
      <w:r w:rsidR="00AE3748">
        <w:rPr>
          <w:rFonts w:eastAsia="Batang"/>
        </w:rPr>
        <w:t xml:space="preserve">gelezen moet worden als een objecttype, </w:t>
      </w:r>
      <w:r w:rsidRPr="00624C69">
        <w:rPr>
          <w:rFonts w:eastAsia="Batang"/>
        </w:rPr>
        <w:t xml:space="preserve">dan </w:t>
      </w:r>
      <w:r w:rsidR="006E6868">
        <w:rPr>
          <w:rFonts w:eastAsia="Batang"/>
        </w:rPr>
        <w:t>krijgt</w:t>
      </w:r>
      <w:r w:rsidRPr="00624C69">
        <w:rPr>
          <w:rFonts w:eastAsia="Batang"/>
        </w:rPr>
        <w:t xml:space="preserve"> deze </w:t>
      </w:r>
      <w:r w:rsidR="00601992">
        <w:rPr>
          <w:rFonts w:eastAsia="Batang"/>
        </w:rPr>
        <w:t xml:space="preserve">het </w:t>
      </w:r>
      <w:r w:rsidRPr="00624C69">
        <w:rPr>
          <w:rFonts w:eastAsia="Batang"/>
        </w:rPr>
        <w:t xml:space="preserve">stereotype </w:t>
      </w:r>
      <w:r w:rsidRPr="00F40649">
        <w:t>«</w:t>
      </w:r>
      <w:r w:rsidR="00AE3748">
        <w:t>Objecttype</w:t>
      </w:r>
      <w:r w:rsidRPr="00585590">
        <w:t>»</w:t>
      </w:r>
      <w:r>
        <w:t xml:space="preserve">. </w:t>
      </w:r>
    </w:p>
    <w:p w14:paraId="06425DBC" w14:textId="5FD5AEE7" w:rsidR="00A0682A" w:rsidRPr="00636916" w:rsidRDefault="00FF2E94" w:rsidP="00A0682A">
      <w:pPr>
        <w:ind w:left="720"/>
      </w:pPr>
      <w:r>
        <w:rPr>
          <w:b/>
        </w:rPr>
        <w:br/>
      </w:r>
      <w:r w:rsidR="00A0682A">
        <w:t xml:space="preserve">Een objecttype is een </w:t>
      </w:r>
      <w:r w:rsidR="00601992">
        <w:t xml:space="preserve">groep </w:t>
      </w:r>
      <w:r w:rsidR="00A0682A">
        <w:t xml:space="preserve">van gelijksoortige objecten. </w:t>
      </w:r>
      <w:r w:rsidR="00601992">
        <w:t xml:space="preserve">Om duidelijk te maken wat wordt bedoeld </w:t>
      </w:r>
      <w:r w:rsidR="00A0682A">
        <w:t xml:space="preserve">kijken we eerst naar het begrip ‘object’. </w:t>
      </w:r>
    </w:p>
    <w:p w14:paraId="3B12BBCE" w14:textId="77777777" w:rsidR="00A0682A" w:rsidRPr="007B407C" w:rsidRDefault="00A0682A" w:rsidP="00A0682A">
      <w:pPr>
        <w:ind w:left="720"/>
        <w:rPr>
          <w:b/>
          <w:lang w:eastAsia="en-US"/>
        </w:rPr>
      </w:pPr>
      <w:r>
        <w:rPr>
          <w:b/>
        </w:rPr>
        <w:br/>
      </w:r>
      <w:r w:rsidRPr="00347F30">
        <w:rPr>
          <w:b/>
        </w:rPr>
        <w:t>Defin</w:t>
      </w:r>
      <w:r>
        <w:rPr>
          <w:b/>
        </w:rPr>
        <w:t>i</w:t>
      </w:r>
      <w:r w:rsidRPr="00347F30">
        <w:rPr>
          <w:b/>
        </w:rPr>
        <w:t>tie</w:t>
      </w:r>
      <w:r>
        <w:t xml:space="preserve"> </w:t>
      </w:r>
      <w:r w:rsidRPr="007B407C">
        <w:rPr>
          <w:b/>
          <w:lang w:eastAsia="en-US"/>
        </w:rPr>
        <w:t>Object</w:t>
      </w:r>
    </w:p>
    <w:p w14:paraId="58BBB040" w14:textId="77777777" w:rsidR="00A0682A" w:rsidRDefault="00A0682A" w:rsidP="00A0682A">
      <w:pPr>
        <w:ind w:left="720"/>
        <w:rPr>
          <w:lang w:eastAsia="en-US"/>
        </w:rPr>
      </w:pPr>
      <w:r>
        <w:rPr>
          <w:lang w:eastAsia="en-US"/>
        </w:rPr>
        <w:t xml:space="preserve">Een </w:t>
      </w:r>
      <w:r w:rsidRPr="007B407C">
        <w:rPr>
          <w:lang w:eastAsia="en-US"/>
        </w:rPr>
        <w:t>ding</w:t>
      </w:r>
      <w:r>
        <w:rPr>
          <w:lang w:eastAsia="en-US"/>
        </w:rPr>
        <w:t>, een tastbaar iets, in de werkelijkheid, zoals daarnaar gekeken wordt vanuit een bepaald domein.</w:t>
      </w:r>
    </w:p>
    <w:p w14:paraId="33655CBF" w14:textId="77777777" w:rsidR="00A0682A" w:rsidRDefault="00A0682A" w:rsidP="00A0682A">
      <w:pPr>
        <w:ind w:left="720"/>
        <w:rPr>
          <w:lang w:eastAsia="en-US"/>
        </w:rPr>
      </w:pPr>
      <w:r>
        <w:rPr>
          <w:lang w:eastAsia="en-US"/>
        </w:rPr>
        <w:t xml:space="preserve"> </w:t>
      </w:r>
    </w:p>
    <w:p w14:paraId="52A3C887" w14:textId="77777777" w:rsidR="00A0682A" w:rsidRDefault="00A0682A" w:rsidP="00A0682A">
      <w:pPr>
        <w:ind w:left="720"/>
        <w:rPr>
          <w:lang w:eastAsia="en-US"/>
        </w:rPr>
      </w:pPr>
      <w:r>
        <w:rPr>
          <w:i/>
          <w:lang w:eastAsia="en-US"/>
        </w:rPr>
        <w:t>Toelichting</w:t>
      </w:r>
    </w:p>
    <w:p w14:paraId="4E687E50" w14:textId="3D5D52A4" w:rsidR="00A0682A" w:rsidRDefault="00A0682A" w:rsidP="0039608A">
      <w:pPr>
        <w:ind w:left="720"/>
        <w:rPr>
          <w:i/>
          <w:lang w:eastAsia="en-US"/>
        </w:rPr>
      </w:pPr>
      <w:r w:rsidRPr="00AD0681">
        <w:rPr>
          <w:lang w:eastAsia="en-US"/>
        </w:rPr>
        <w:t>Het wordt veelal als niet politiek correct bescho</w:t>
      </w:r>
      <w:r>
        <w:rPr>
          <w:lang w:eastAsia="en-US"/>
        </w:rPr>
        <w:t>uwd mensen als objecten te zien. In dit kader, de informatievoorziening, beschouwen we evenwel natuurlijke en niet-natuurlijke personen wel als objecten. ‘Tastbaar’ moet hierbij ruim geïnterpreteerd worden. Het gaat niet alleen om fysiek herkenbare objecten zoals auto’s, gebouwen en mensen, ook om z</w:t>
      </w:r>
      <w:r w:rsidR="00165CE6">
        <w:rPr>
          <w:lang w:eastAsia="en-US"/>
        </w:rPr>
        <w:t>ogenaamde</w:t>
      </w:r>
      <w:r>
        <w:rPr>
          <w:lang w:eastAsia="en-US"/>
        </w:rPr>
        <w:t xml:space="preserve"> virtuele objecten waarover binnen het domein door betrokkenen gecommuniceerd wordt zoals kadastrale percelen, (maatschappelijke) activiteiten en processen. Hoe een ‘tastbaar iets’ als een object beschouwd wordt, hangt af van het domein waarvoor dat ‘tastbaar iets’ relevant is. Zo wordt de gebouwde omgeving in het ene domein beschouwd als een verzameling gebouwen terwijl een ander domein daarin panden onderscheidt.</w:t>
      </w:r>
      <w:r w:rsidR="00165CE6">
        <w:rPr>
          <w:lang w:eastAsia="en-US"/>
        </w:rPr>
        <w:t xml:space="preserve"> </w:t>
      </w:r>
      <w:r>
        <w:rPr>
          <w:lang w:eastAsia="en-US"/>
        </w:rPr>
        <w:t>Een object</w:t>
      </w:r>
      <w:r w:rsidRPr="007B407C">
        <w:rPr>
          <w:lang w:eastAsia="en-US"/>
        </w:rPr>
        <w:t xml:space="preserve"> </w:t>
      </w:r>
      <w:r>
        <w:rPr>
          <w:lang w:eastAsia="en-US"/>
        </w:rPr>
        <w:t xml:space="preserve">is voor een domein relevant als </w:t>
      </w:r>
      <w:r w:rsidRPr="007B407C">
        <w:rPr>
          <w:lang w:eastAsia="en-US"/>
        </w:rPr>
        <w:t xml:space="preserve">eigenschappen </w:t>
      </w:r>
      <w:r>
        <w:rPr>
          <w:lang w:eastAsia="en-US"/>
        </w:rPr>
        <w:t xml:space="preserve">(kenmerken) daarvan van belang zijn voor het functioneren van dat domein. </w:t>
      </w:r>
      <w:r>
        <w:rPr>
          <w:i/>
          <w:lang w:eastAsia="en-US"/>
        </w:rPr>
        <w:tab/>
      </w:r>
    </w:p>
    <w:p w14:paraId="5CECDA5A" w14:textId="23E7B7CC" w:rsidR="00A0682A" w:rsidRPr="005D7C0A" w:rsidRDefault="00A0682A" w:rsidP="00165CE6">
      <w:pPr>
        <w:rPr>
          <w:lang w:eastAsia="en-US"/>
        </w:rPr>
      </w:pPr>
      <w:r>
        <w:rPr>
          <w:i/>
          <w:lang w:eastAsia="en-US"/>
        </w:rPr>
        <w:tab/>
      </w:r>
      <w:r w:rsidRPr="005D7C0A">
        <w:rPr>
          <w:lang w:eastAsia="en-US"/>
        </w:rPr>
        <w:t xml:space="preserve"> </w:t>
      </w:r>
    </w:p>
    <w:p w14:paraId="05819726" w14:textId="77777777" w:rsidR="00A0682A" w:rsidRPr="007B407C" w:rsidRDefault="00A0682A" w:rsidP="00A0682A">
      <w:pPr>
        <w:rPr>
          <w:b/>
          <w:lang w:eastAsia="en-US"/>
        </w:rPr>
      </w:pPr>
      <w:r>
        <w:rPr>
          <w:b/>
          <w:lang w:eastAsia="en-US"/>
        </w:rPr>
        <w:tab/>
        <w:t xml:space="preserve">Definitie </w:t>
      </w:r>
      <w:r w:rsidRPr="007B407C">
        <w:rPr>
          <w:b/>
          <w:lang w:eastAsia="en-US"/>
        </w:rPr>
        <w:t>Objecttype</w:t>
      </w:r>
    </w:p>
    <w:p w14:paraId="57904839" w14:textId="4C8C70B3" w:rsidR="00A0682A" w:rsidRDefault="00A0682A" w:rsidP="00A0682A">
      <w:pPr>
        <w:ind w:left="720"/>
        <w:rPr>
          <w:lang w:eastAsia="en-US"/>
        </w:rPr>
      </w:pPr>
      <w:r>
        <w:rPr>
          <w:lang w:eastAsia="en-US"/>
        </w:rPr>
        <w:t>De typering</w:t>
      </w:r>
      <w:r w:rsidRPr="007B407C">
        <w:rPr>
          <w:lang w:eastAsia="en-US"/>
        </w:rPr>
        <w:t xml:space="preserve"> </w:t>
      </w:r>
      <w:r>
        <w:rPr>
          <w:lang w:eastAsia="en-US"/>
        </w:rPr>
        <w:t>van</w:t>
      </w:r>
      <w:r w:rsidRPr="007B407C">
        <w:rPr>
          <w:lang w:eastAsia="en-US"/>
        </w:rPr>
        <w:t xml:space="preserve"> een </w:t>
      </w:r>
      <w:r>
        <w:rPr>
          <w:lang w:eastAsia="en-US"/>
        </w:rPr>
        <w:t xml:space="preserve">groep </w:t>
      </w:r>
      <w:r w:rsidRPr="007B407C">
        <w:rPr>
          <w:lang w:eastAsia="en-US"/>
        </w:rPr>
        <w:t>object</w:t>
      </w:r>
      <w:r>
        <w:rPr>
          <w:lang w:eastAsia="en-US"/>
        </w:rPr>
        <w:t>en</w:t>
      </w:r>
      <w:r w:rsidRPr="007B407C">
        <w:rPr>
          <w:lang w:eastAsia="en-US"/>
        </w:rPr>
        <w:t xml:space="preserve"> </w:t>
      </w:r>
      <w:r>
        <w:rPr>
          <w:lang w:eastAsia="en-US"/>
        </w:rPr>
        <w:t>(in de werkelijkheid)</w:t>
      </w:r>
      <w:r w:rsidR="00601992">
        <w:rPr>
          <w:lang w:eastAsia="en-US"/>
        </w:rPr>
        <w:t xml:space="preserve"> </w:t>
      </w:r>
      <w:r>
        <w:rPr>
          <w:lang w:eastAsia="en-US"/>
        </w:rPr>
        <w:t>die binnen een domein relevant zijn en als gelijksoortig worden beschouwd</w:t>
      </w:r>
      <w:r w:rsidRPr="007B407C">
        <w:rPr>
          <w:lang w:eastAsia="en-US"/>
        </w:rPr>
        <w:t>.</w:t>
      </w:r>
      <w:r>
        <w:rPr>
          <w:lang w:eastAsia="en-US"/>
        </w:rPr>
        <w:t xml:space="preserve"> </w:t>
      </w:r>
    </w:p>
    <w:p w14:paraId="552F8E1E" w14:textId="77777777" w:rsidR="00A0682A" w:rsidRPr="0039608A" w:rsidRDefault="00A0682A" w:rsidP="00A0682A">
      <w:pPr>
        <w:rPr>
          <w:lang w:eastAsia="en-US"/>
        </w:rPr>
      </w:pPr>
      <w:r>
        <w:rPr>
          <w:i/>
          <w:lang w:eastAsia="en-US"/>
        </w:rPr>
        <w:tab/>
      </w:r>
    </w:p>
    <w:p w14:paraId="1C6C05D1" w14:textId="77777777" w:rsidR="00A0682A" w:rsidRDefault="00A0682A" w:rsidP="00A0682A">
      <w:pPr>
        <w:ind w:left="720"/>
        <w:rPr>
          <w:i/>
          <w:lang w:eastAsia="en-US"/>
        </w:rPr>
      </w:pPr>
      <w:r>
        <w:rPr>
          <w:i/>
          <w:lang w:eastAsia="en-US"/>
        </w:rPr>
        <w:t>Toelichting</w:t>
      </w:r>
    </w:p>
    <w:p w14:paraId="528EEE98" w14:textId="4E3864C3" w:rsidR="00A0682A" w:rsidRPr="00603BE7" w:rsidRDefault="00A0682A" w:rsidP="00A0682A">
      <w:pPr>
        <w:ind w:left="720"/>
        <w:rPr>
          <w:b/>
        </w:rPr>
      </w:pPr>
      <w:r w:rsidRPr="00603BE7">
        <w:rPr>
          <w:lang w:eastAsia="en-US"/>
        </w:rPr>
        <w:t xml:space="preserve">Jan, Piet en Marie zijn mensen die vanuit het Burgerzaken-domein beschouwd worden als objecten van het type ‘natuurlijk persoon’. In een ander domein, ‘de volksmond’, noemen we dit ‘mens’ wat ook een objecttype is. </w:t>
      </w:r>
      <w:r>
        <w:rPr>
          <w:lang w:eastAsia="en-US"/>
        </w:rPr>
        <w:t>In weer een ander domein is Jan van het type ‘vergunninghouder’ en Piet en Marie niet, omdat aan hen (nog) nooit een vergunning verleend is. Objecttypen zijn een abstractie van de werkelijkheid oftewel we beogen hiermee de werkelijkheid zo getrouw mogelijk te beschrijven, binnen de context van het domein. Dit staat geheel los van het vastleggen van gegevens over objecten van een type in een registratie. Daartoe is veelal een interpretatie nodig (van die werkelijkheid cq. die objectty</w:t>
      </w:r>
      <w:r w:rsidR="00165CE6">
        <w:rPr>
          <w:lang w:eastAsia="en-US"/>
        </w:rPr>
        <w:t>p</w:t>
      </w:r>
      <w:r>
        <w:rPr>
          <w:lang w:eastAsia="en-US"/>
        </w:rPr>
        <w:t>en) naar eenheden die in een registratie vastgelegd kunnen worden (records, entiteiten e.d.) op basis van andere overwegingen.</w:t>
      </w:r>
    </w:p>
    <w:p w14:paraId="63FEC955" w14:textId="00EFB012" w:rsidR="00624C69" w:rsidRDefault="00624C69" w:rsidP="00A0682A">
      <w:pPr>
        <w:ind w:left="720"/>
        <w:rPr>
          <w:i/>
          <w:lang w:eastAsia="en-US"/>
        </w:rPr>
      </w:pPr>
    </w:p>
    <w:p w14:paraId="7FF3843C" w14:textId="341D2A9D" w:rsidR="00624C69" w:rsidRDefault="00624C69" w:rsidP="00624C69">
      <w:pPr>
        <w:pStyle w:val="Lijstalinea"/>
        <w:numPr>
          <w:ilvl w:val="0"/>
          <w:numId w:val="8"/>
        </w:numPr>
        <w:spacing w:after="3" w:line="289" w:lineRule="auto"/>
        <w:ind w:right="3"/>
      </w:pPr>
      <w:r w:rsidRPr="00EF3812">
        <w:rPr>
          <w:b/>
        </w:rPr>
        <w:lastRenderedPageBreak/>
        <w:t>Attribuutsoort</w:t>
      </w:r>
      <w:r>
        <w:t xml:space="preserve"> – </w:t>
      </w:r>
      <w:r w:rsidRPr="00B95CF8">
        <w:rPr>
          <w:i/>
        </w:rPr>
        <w:t>Stereotype «Attribuutsoort»</w:t>
      </w:r>
      <w:r w:rsidRPr="00930E0F">
        <w:t>: De UML-representatie van een attribuutsoort</w:t>
      </w:r>
      <w:r>
        <w:t xml:space="preserve">, </w:t>
      </w:r>
      <w:r w:rsidRPr="00930E0F">
        <w:t xml:space="preserve">uitgedrukt in een stereotype van </w:t>
      </w:r>
      <w:r w:rsidRPr="00505FA6">
        <w:t>UML-</w:t>
      </w:r>
      <w:r w:rsidR="00D701EC" w:rsidRPr="00505FA6">
        <w:t>Property</w:t>
      </w:r>
      <w:r w:rsidR="00570513">
        <w:rPr>
          <w:rStyle w:val="Voetnootmarkering"/>
        </w:rPr>
        <w:footnoteReference w:id="4"/>
      </w:r>
      <w:r w:rsidR="00D701EC" w:rsidRPr="00505FA6">
        <w:t xml:space="preserve"> </w:t>
      </w:r>
      <w:r w:rsidRPr="00505FA6">
        <w:t>(metaclass</w:t>
      </w:r>
      <w:r>
        <w:t>)</w:t>
      </w:r>
      <w:r w:rsidR="00165CE6">
        <w:t>.</w:t>
      </w:r>
      <w:r w:rsidRPr="00930E0F">
        <w:t xml:space="preserve"> </w:t>
      </w:r>
      <w:r>
        <w:br/>
      </w:r>
    </w:p>
    <w:p w14:paraId="4EBBF730" w14:textId="1A2BFC53" w:rsidR="00892F3C" w:rsidRDefault="006001EF" w:rsidP="00EF3812">
      <w:pPr>
        <w:ind w:left="720"/>
      </w:pPr>
      <w:r>
        <w:t>Er</w:t>
      </w:r>
      <w:r w:rsidR="000E289B" w:rsidRPr="00624C69">
        <w:rPr>
          <w:rFonts w:eastAsia="Batang"/>
        </w:rPr>
        <w:t xml:space="preserve"> zijn verschillende </w:t>
      </w:r>
      <w:r w:rsidR="000F253B" w:rsidRPr="00624C69">
        <w:rPr>
          <w:rFonts w:eastAsia="Batang"/>
        </w:rPr>
        <w:t>modelelementen die gebaseerd zijn op</w:t>
      </w:r>
      <w:r w:rsidR="000E289B" w:rsidRPr="00624C69">
        <w:rPr>
          <w:rFonts w:eastAsia="Batang"/>
        </w:rPr>
        <w:t xml:space="preserve"> UML-</w:t>
      </w:r>
      <w:r w:rsidR="00165CE6">
        <w:rPr>
          <w:rFonts w:eastAsia="Batang"/>
        </w:rPr>
        <w:t>property</w:t>
      </w:r>
      <w:r w:rsidR="000E289B" w:rsidRPr="00624C69">
        <w:rPr>
          <w:rFonts w:eastAsia="Batang"/>
        </w:rPr>
        <w:t xml:space="preserve">, zoals </w:t>
      </w:r>
      <w:r w:rsidR="000E289B">
        <w:t>aangegeven in §2.</w:t>
      </w:r>
      <w:r>
        <w:t>1.</w:t>
      </w:r>
      <w:r w:rsidR="000E289B">
        <w:t>2</w:t>
      </w:r>
      <w:r w:rsidR="000E289B" w:rsidRPr="00624C69">
        <w:rPr>
          <w:rFonts w:eastAsia="Batang"/>
        </w:rPr>
        <w:t xml:space="preserve">. </w:t>
      </w:r>
      <w:r w:rsidR="004B77A4" w:rsidRPr="00624C69">
        <w:rPr>
          <w:rFonts w:eastAsia="Batang"/>
        </w:rPr>
        <w:t>W</w:t>
      </w:r>
      <w:r w:rsidR="009E39F4" w:rsidRPr="00624C69">
        <w:rPr>
          <w:rFonts w:eastAsia="Batang"/>
        </w:rPr>
        <w:t>anneer een UML-</w:t>
      </w:r>
      <w:r w:rsidR="00165CE6">
        <w:rPr>
          <w:rFonts w:eastAsia="Batang"/>
        </w:rPr>
        <w:t>property</w:t>
      </w:r>
      <w:r w:rsidR="00165CE6" w:rsidRPr="00624C69">
        <w:rPr>
          <w:rFonts w:eastAsia="Batang"/>
        </w:rPr>
        <w:t xml:space="preserve"> </w:t>
      </w:r>
      <w:r w:rsidR="009E39F4" w:rsidRPr="00624C69">
        <w:rPr>
          <w:rFonts w:eastAsia="Batang"/>
        </w:rPr>
        <w:t>in het informatiemodel de betekenis heeft van een attribuut van een object</w:t>
      </w:r>
      <w:r w:rsidR="00AE3748">
        <w:rPr>
          <w:rFonts w:eastAsia="Batang"/>
        </w:rPr>
        <w:t>type</w:t>
      </w:r>
      <w:r w:rsidR="009E39F4" w:rsidRPr="00624C69">
        <w:rPr>
          <w:rFonts w:eastAsia="Batang"/>
        </w:rPr>
        <w:t>, dan heeft deze</w:t>
      </w:r>
      <w:r>
        <w:rPr>
          <w:rFonts w:eastAsia="Batang"/>
        </w:rPr>
        <w:t xml:space="preserve"> het</w:t>
      </w:r>
      <w:r w:rsidR="009E39F4" w:rsidRPr="00624C69">
        <w:rPr>
          <w:rFonts w:eastAsia="Batang"/>
        </w:rPr>
        <w:t xml:space="preserve"> stereotype </w:t>
      </w:r>
      <w:r w:rsidR="009E39F4" w:rsidRPr="00F40649">
        <w:t>«</w:t>
      </w:r>
      <w:r w:rsidR="009E39F4" w:rsidRPr="005D7C0A">
        <w:t>Attribuutsoort</w:t>
      </w:r>
      <w:r w:rsidR="009E39F4" w:rsidRPr="00585590">
        <w:t>»</w:t>
      </w:r>
      <w:r w:rsidR="009E39F4">
        <w:t>.</w:t>
      </w:r>
      <w:r w:rsidR="00486BDA">
        <w:t xml:space="preserve"> </w:t>
      </w:r>
    </w:p>
    <w:p w14:paraId="17B42B63" w14:textId="77777777" w:rsidR="009705FF" w:rsidRDefault="009705FF" w:rsidP="009705FF">
      <w:pPr>
        <w:rPr>
          <w:rFonts w:eastAsia="Batang"/>
          <w:b/>
        </w:rPr>
      </w:pPr>
    </w:p>
    <w:p w14:paraId="6167ED00" w14:textId="77777777" w:rsidR="00A0682A" w:rsidRDefault="00A0682A" w:rsidP="00A0682A">
      <w:pPr>
        <w:ind w:left="720"/>
      </w:pPr>
      <w:r>
        <w:t>Een attribuutsoort is een type van gelijksoortige attributen of gegevens. Daartoe kijken we eerst naar het begrip ‘gegeven’.</w:t>
      </w:r>
    </w:p>
    <w:p w14:paraId="6AFC0DBC" w14:textId="77777777" w:rsidR="00A0682A" w:rsidRDefault="00A0682A" w:rsidP="00A0682A">
      <w:pPr>
        <w:rPr>
          <w:rFonts w:eastAsia="Batang"/>
          <w:b/>
        </w:rPr>
      </w:pPr>
    </w:p>
    <w:p w14:paraId="62A7E559" w14:textId="77777777" w:rsidR="00A0682A" w:rsidRPr="008C17CD" w:rsidRDefault="00A0682A" w:rsidP="00A0682A">
      <w:pPr>
        <w:ind w:firstLine="720"/>
        <w:rPr>
          <w:rFonts w:eastAsia="Batang"/>
          <w:b/>
        </w:rPr>
      </w:pPr>
      <w:r>
        <w:rPr>
          <w:rFonts w:eastAsia="Batang"/>
          <w:b/>
        </w:rPr>
        <w:t xml:space="preserve">Definitie </w:t>
      </w:r>
      <w:r w:rsidRPr="008C17CD">
        <w:rPr>
          <w:rFonts w:eastAsia="Batang"/>
          <w:b/>
        </w:rPr>
        <w:t>Gegeven</w:t>
      </w:r>
    </w:p>
    <w:p w14:paraId="70F5FAAD" w14:textId="0F8D3245" w:rsidR="003966FE" w:rsidRPr="00B20E71" w:rsidRDefault="00A0682A" w:rsidP="003966FE">
      <w:pPr>
        <w:ind w:left="720"/>
        <w:rPr>
          <w:rFonts w:eastAsia="Batang"/>
        </w:rPr>
      </w:pPr>
      <w:r>
        <w:rPr>
          <w:rFonts w:eastAsia="Batang"/>
        </w:rPr>
        <w:t>De betekenisvolle formulering van een waargenomen feit</w:t>
      </w:r>
      <w:r w:rsidR="00580393">
        <w:rPr>
          <w:rFonts w:eastAsia="Batang"/>
        </w:rPr>
        <w:t>, waaraan een waarde kan worden toegekend</w:t>
      </w:r>
      <w:r>
        <w:rPr>
          <w:rFonts w:eastAsia="Batang"/>
        </w:rPr>
        <w:t xml:space="preserve">. </w:t>
      </w:r>
    </w:p>
    <w:p w14:paraId="1E0D4A77" w14:textId="77777777" w:rsidR="00A0682A" w:rsidRDefault="00A0682A" w:rsidP="00A0682A">
      <w:pPr>
        <w:rPr>
          <w:rFonts w:eastAsia="Batang"/>
        </w:rPr>
      </w:pPr>
    </w:p>
    <w:p w14:paraId="7EEE8095" w14:textId="77777777" w:rsidR="00A0682A" w:rsidRDefault="00A0682A" w:rsidP="00A0682A">
      <w:pPr>
        <w:ind w:left="720"/>
        <w:rPr>
          <w:rFonts w:eastAsia="Batang"/>
          <w:i/>
        </w:rPr>
      </w:pPr>
      <w:r>
        <w:rPr>
          <w:rFonts w:eastAsia="Batang"/>
          <w:i/>
        </w:rPr>
        <w:t>Toelichting</w:t>
      </w:r>
      <w:r w:rsidRPr="005D7C0A">
        <w:rPr>
          <w:rFonts w:eastAsia="Batang"/>
          <w:i/>
        </w:rPr>
        <w:t xml:space="preserve"> </w:t>
      </w:r>
    </w:p>
    <w:p w14:paraId="1EC7CDAA" w14:textId="77777777" w:rsidR="00A0682A" w:rsidRDefault="00A0682A" w:rsidP="00A0682A">
      <w:pPr>
        <w:ind w:left="720"/>
        <w:rPr>
          <w:rFonts w:eastAsia="Batang"/>
        </w:rPr>
      </w:pPr>
      <w:r w:rsidRPr="004D3DBE">
        <w:rPr>
          <w:rFonts w:eastAsia="Batang"/>
        </w:rPr>
        <w:t xml:space="preserve">Gegevens zijn de objectief waarneembare neerslag of registratie van feiten op een bepaald medium, zodanig dat deze gegevens uitgewisseld en voor langere tijd bewaard kunnen worden. </w:t>
      </w:r>
      <w:r>
        <w:rPr>
          <w:rFonts w:eastAsia="Batang"/>
        </w:rPr>
        <w:t xml:space="preserve">Dat kan op papier, in digitale vorm, et cetera. </w:t>
      </w:r>
      <w:r w:rsidRPr="004D3DBE">
        <w:rPr>
          <w:rFonts w:eastAsia="Batang"/>
        </w:rPr>
        <w:t xml:space="preserve">Met deze </w:t>
      </w:r>
      <w:r>
        <w:rPr>
          <w:rFonts w:eastAsia="Batang"/>
        </w:rPr>
        <w:t>gegevens</w:t>
      </w:r>
      <w:r w:rsidRPr="004D3DBE">
        <w:rPr>
          <w:rFonts w:eastAsia="Batang"/>
        </w:rPr>
        <w:t xml:space="preserve"> wordt een model (een selectief deel dus) van de werkelijkheid vastgelegd in de tijd. Ofschoon de werkelijkheid nooit stilstaat, kan deze door het vastleggen van de gegevens toch worden bevroren.</w:t>
      </w:r>
    </w:p>
    <w:p w14:paraId="7229BE35" w14:textId="13E0A2F5" w:rsidR="00A0682A" w:rsidRPr="004D3DBE" w:rsidRDefault="00A0682A" w:rsidP="00A0682A">
      <w:pPr>
        <w:ind w:left="720"/>
        <w:rPr>
          <w:rFonts w:eastAsia="Batang"/>
        </w:rPr>
      </w:pPr>
      <w:r>
        <w:rPr>
          <w:rFonts w:eastAsia="Batang"/>
        </w:rPr>
        <w:t xml:space="preserve">Voorbeelden van gegevens zijn </w:t>
      </w:r>
      <w:r w:rsidR="008B0A93">
        <w:rPr>
          <w:rFonts w:eastAsia="Batang"/>
        </w:rPr>
        <w:t xml:space="preserve">de waardes </w:t>
      </w:r>
      <w:r>
        <w:rPr>
          <w:rFonts w:eastAsia="Batang"/>
        </w:rPr>
        <w:t xml:space="preserve">‘Jan’ en ‘man’ betreffende de naam en het geslacht van een object van het type Persoon. Merk op dat een gegeven zonder duidelijkheid over het type gegeven (naam, geslacht e.d.) geen informatie biedt. Een gegeven wordt ook wel attribuut genoemd. </w:t>
      </w:r>
    </w:p>
    <w:p w14:paraId="4672F416" w14:textId="77777777" w:rsidR="00A0682A" w:rsidRDefault="00A0682A" w:rsidP="00A0682A">
      <w:pPr>
        <w:rPr>
          <w:rFonts w:eastAsia="Batang"/>
          <w:b/>
        </w:rPr>
      </w:pPr>
      <w:r>
        <w:rPr>
          <w:rFonts w:eastAsia="Batang"/>
          <w:b/>
        </w:rPr>
        <w:tab/>
      </w:r>
    </w:p>
    <w:p w14:paraId="430ABB25" w14:textId="77777777" w:rsidR="00A0682A" w:rsidRPr="007B407C" w:rsidRDefault="00A0682A" w:rsidP="00A0682A">
      <w:pPr>
        <w:rPr>
          <w:rFonts w:eastAsia="Batang"/>
          <w:b/>
        </w:rPr>
      </w:pPr>
      <w:r>
        <w:rPr>
          <w:rFonts w:eastAsia="Batang"/>
          <w:b/>
        </w:rPr>
        <w:tab/>
        <w:t xml:space="preserve">Definitie </w:t>
      </w:r>
      <w:r w:rsidRPr="007B407C">
        <w:rPr>
          <w:rFonts w:eastAsia="Batang"/>
          <w:b/>
        </w:rPr>
        <w:t>Attribuu</w:t>
      </w:r>
      <w:r>
        <w:rPr>
          <w:rFonts w:eastAsia="Batang"/>
          <w:b/>
        </w:rPr>
        <w:t>tsoort</w:t>
      </w:r>
    </w:p>
    <w:p w14:paraId="0DBA5B67" w14:textId="4547EA6F" w:rsidR="00A0682A" w:rsidRDefault="00A0682A" w:rsidP="00A0682A">
      <w:pPr>
        <w:ind w:left="720"/>
        <w:rPr>
          <w:rFonts w:eastAsia="Batang"/>
        </w:rPr>
      </w:pPr>
      <w:r>
        <w:rPr>
          <w:rFonts w:eastAsia="Batang"/>
        </w:rPr>
        <w:t>De typering van gelijksoortige gegevens die voor een objecttype van toepassing is.</w:t>
      </w:r>
      <w:r w:rsidR="003966FE">
        <w:rPr>
          <w:rFonts w:eastAsia="Batang"/>
        </w:rPr>
        <w:t xml:space="preserve"> </w:t>
      </w:r>
    </w:p>
    <w:p w14:paraId="4151338B" w14:textId="77777777" w:rsidR="00A0682A" w:rsidRDefault="00A0682A" w:rsidP="00A0682A">
      <w:pPr>
        <w:ind w:left="720"/>
        <w:rPr>
          <w:rFonts w:eastAsia="Batang"/>
        </w:rPr>
      </w:pPr>
    </w:p>
    <w:p w14:paraId="63332D04" w14:textId="77777777" w:rsidR="00A0682A" w:rsidRPr="008D6400" w:rsidRDefault="00A0682A" w:rsidP="00A0682A">
      <w:pPr>
        <w:ind w:left="720"/>
        <w:rPr>
          <w:i/>
          <w:lang w:eastAsia="en-US"/>
        </w:rPr>
      </w:pPr>
      <w:r w:rsidRPr="008D6400">
        <w:rPr>
          <w:i/>
          <w:lang w:eastAsia="en-US"/>
        </w:rPr>
        <w:t>Toelichting</w:t>
      </w:r>
    </w:p>
    <w:p w14:paraId="72F9710C" w14:textId="6672D98F" w:rsidR="00D6728B" w:rsidRDefault="00D6728B" w:rsidP="000E1125">
      <w:pPr>
        <w:ind w:left="720"/>
        <w:rPr>
          <w:rFonts w:eastAsia="Batang"/>
        </w:rPr>
      </w:pPr>
      <w:r>
        <w:rPr>
          <w:rFonts w:eastAsia="Batang"/>
        </w:rPr>
        <w:t>Een gegeven met stereotype attribuutsoort is een kenmerk van een object.</w:t>
      </w:r>
    </w:p>
    <w:p w14:paraId="5F113B0F" w14:textId="77777777" w:rsidR="00D6728B" w:rsidRDefault="00D6728B" w:rsidP="000E1125">
      <w:pPr>
        <w:ind w:left="720"/>
        <w:rPr>
          <w:lang w:eastAsia="en-US"/>
        </w:rPr>
      </w:pPr>
    </w:p>
    <w:p w14:paraId="4B800C1C" w14:textId="65658F95" w:rsidR="004572FB" w:rsidRDefault="00A0682A" w:rsidP="000E1125">
      <w:pPr>
        <w:ind w:left="720"/>
        <w:rPr>
          <w:lang w:eastAsia="en-US"/>
        </w:rPr>
      </w:pPr>
      <w:r>
        <w:rPr>
          <w:lang w:eastAsia="en-US"/>
        </w:rPr>
        <w:t>Attribuutsoorten worden ook wel kenmerken of eigenschappen genoemd</w:t>
      </w:r>
      <w:r w:rsidR="00E20B95">
        <w:rPr>
          <w:lang w:eastAsia="en-US"/>
        </w:rPr>
        <w:t xml:space="preserve">. </w:t>
      </w:r>
      <w:r>
        <w:rPr>
          <w:lang w:eastAsia="en-US"/>
        </w:rPr>
        <w:t xml:space="preserve">Aan elk objecttype worden nul, één of meer </w:t>
      </w:r>
      <w:r w:rsidRPr="008B4A85">
        <w:rPr>
          <w:i/>
        </w:rPr>
        <w:t>«</w:t>
      </w:r>
      <w:r>
        <w:rPr>
          <w:lang w:eastAsia="en-US"/>
        </w:rPr>
        <w:t>Attribuutsoort</w:t>
      </w:r>
      <w:r w:rsidRPr="008B4A85">
        <w:rPr>
          <w:i/>
        </w:rPr>
        <w:t>»</w:t>
      </w:r>
      <w:r w:rsidR="003E790A" w:rsidRPr="003E790A">
        <w:t>en</w:t>
      </w:r>
      <w:r>
        <w:rPr>
          <w:lang w:eastAsia="en-US"/>
        </w:rPr>
        <w:t xml:space="preserve"> </w:t>
      </w:r>
      <w:r w:rsidRPr="004572FB">
        <w:rPr>
          <w:lang w:eastAsia="en-US"/>
        </w:rPr>
        <w:t xml:space="preserve">toegekend. </w:t>
      </w:r>
      <w:r w:rsidR="004572FB" w:rsidRPr="004572FB">
        <w:rPr>
          <w:lang w:eastAsia="en-US"/>
        </w:rPr>
        <w:t>In een informatiemodel worden alleen voor het domein relevante attribuutsoorten opgenomen bij een objecttype.</w:t>
      </w:r>
      <w:r w:rsidR="00B642E3">
        <w:rPr>
          <w:lang w:eastAsia="en-US"/>
        </w:rPr>
        <w:t xml:space="preserve"> </w:t>
      </w:r>
    </w:p>
    <w:p w14:paraId="3FB36700" w14:textId="77777777" w:rsidR="004572FB" w:rsidRDefault="004572FB" w:rsidP="000E1125">
      <w:pPr>
        <w:ind w:left="720"/>
        <w:rPr>
          <w:lang w:eastAsia="en-US"/>
        </w:rPr>
      </w:pPr>
    </w:p>
    <w:p w14:paraId="5FAB2440" w14:textId="3F95B260" w:rsidR="00490AC4" w:rsidRDefault="00A0682A" w:rsidP="000E1125">
      <w:pPr>
        <w:ind w:left="720"/>
        <w:rPr>
          <w:i/>
          <w:lang w:eastAsia="en-US"/>
        </w:rPr>
      </w:pPr>
      <w:r w:rsidRPr="004572FB">
        <w:rPr>
          <w:i/>
          <w:lang w:eastAsia="en-US"/>
        </w:rPr>
        <w:t>Bijvoorbeeld</w:t>
      </w:r>
      <w:r w:rsidR="007C0EEE">
        <w:rPr>
          <w:i/>
          <w:lang w:eastAsia="en-US"/>
        </w:rPr>
        <w:t xml:space="preserve">: </w:t>
      </w:r>
      <w:r w:rsidRPr="004572FB">
        <w:rPr>
          <w:i/>
          <w:lang w:eastAsia="en-US"/>
        </w:rPr>
        <w:t>we kunnen definiëren dat 'persoonsnaam' en 'geslachtsaanduiding' attribuutsoorten zijn die van toepassing zijn voor het objecttype 'persoon'.</w:t>
      </w:r>
      <w:r w:rsidR="004572FB">
        <w:rPr>
          <w:i/>
          <w:lang w:eastAsia="en-US"/>
        </w:rPr>
        <w:t xml:space="preserve"> Wanneer ‘oogkleur’ niet relevant is voor het domein, wordt deze niet gemodelleerd. </w:t>
      </w:r>
      <w:r w:rsidR="00505FA6" w:rsidRPr="004572FB">
        <w:rPr>
          <w:i/>
          <w:lang w:eastAsia="en-US"/>
        </w:rPr>
        <w:t xml:space="preserve"> </w:t>
      </w:r>
    </w:p>
    <w:p w14:paraId="5F0BC227" w14:textId="77777777" w:rsidR="003D0090" w:rsidRDefault="003D0090" w:rsidP="000E1125">
      <w:pPr>
        <w:ind w:left="720"/>
        <w:rPr>
          <w:i/>
          <w:lang w:eastAsia="en-US"/>
        </w:rPr>
      </w:pPr>
    </w:p>
    <w:p w14:paraId="4653FC65" w14:textId="77777777" w:rsidR="003D0090" w:rsidRDefault="003D0090" w:rsidP="003D0090">
      <w:pPr>
        <w:pStyle w:val="Lijstalinea"/>
        <w:numPr>
          <w:ilvl w:val="0"/>
          <w:numId w:val="8"/>
        </w:numPr>
        <w:spacing w:after="3" w:line="289" w:lineRule="auto"/>
        <w:ind w:right="3"/>
      </w:pPr>
      <w:r w:rsidRPr="001F32B0">
        <w:rPr>
          <w:b/>
        </w:rPr>
        <w:t>Gegevensgroep</w:t>
      </w:r>
      <w:r w:rsidRPr="001F32B0">
        <w:rPr>
          <w:i/>
        </w:rPr>
        <w:t>– Stereotype «Gegevensgroep»</w:t>
      </w:r>
      <w:r>
        <w:t xml:space="preserve">: </w:t>
      </w:r>
      <w:r w:rsidRPr="00C565F7">
        <w:t>D</w:t>
      </w:r>
      <w:r>
        <w:t>e UML-representatie van een gegevensgroep</w:t>
      </w:r>
      <w:r w:rsidRPr="00C565F7">
        <w:t>, uitgedrukt in een stereotype van UML-</w:t>
      </w:r>
      <w:r>
        <w:t xml:space="preserve">property (metaclass). </w:t>
      </w:r>
    </w:p>
    <w:p w14:paraId="1F068B15" w14:textId="77777777" w:rsidR="003D0090" w:rsidRDefault="003D0090" w:rsidP="003D0090">
      <w:pPr>
        <w:rPr>
          <w:rFonts w:eastAsia="Batang"/>
          <w:b/>
        </w:rPr>
      </w:pPr>
      <w:r>
        <w:rPr>
          <w:rFonts w:eastAsia="Batang"/>
          <w:b/>
        </w:rPr>
        <w:tab/>
      </w:r>
    </w:p>
    <w:p w14:paraId="591256AE" w14:textId="77777777" w:rsidR="003D0090" w:rsidRPr="008F4B03" w:rsidRDefault="003D0090" w:rsidP="003D0090">
      <w:pPr>
        <w:rPr>
          <w:rFonts w:eastAsia="Batang"/>
          <w:b/>
        </w:rPr>
      </w:pPr>
      <w:r>
        <w:rPr>
          <w:rFonts w:eastAsia="Batang"/>
          <w:b/>
        </w:rPr>
        <w:tab/>
      </w:r>
      <w:r w:rsidRPr="008F4B03">
        <w:rPr>
          <w:b/>
        </w:rPr>
        <w:t>Definitie</w:t>
      </w:r>
      <w:r>
        <w:rPr>
          <w:b/>
        </w:rPr>
        <w:t xml:space="preserve"> Gegevensgroep </w:t>
      </w:r>
    </w:p>
    <w:p w14:paraId="2F9437F0" w14:textId="77777777" w:rsidR="003D0090" w:rsidRDefault="003D0090" w:rsidP="003D0090">
      <w:pPr>
        <w:ind w:left="720"/>
        <w:rPr>
          <w:rFonts w:eastAsia="Batang"/>
        </w:rPr>
      </w:pPr>
      <w:r>
        <w:rPr>
          <w:rFonts w:eastAsia="Batang"/>
        </w:rPr>
        <w:t xml:space="preserve">Een typering van een groep van gelijksoortige gegevens die voor een objecttype van toepassing is. </w:t>
      </w:r>
    </w:p>
    <w:p w14:paraId="6432CD26" w14:textId="77777777" w:rsidR="003D0090" w:rsidRDefault="003D0090" w:rsidP="003D0090">
      <w:pPr>
        <w:ind w:left="720"/>
        <w:rPr>
          <w:rFonts w:eastAsia="Batang"/>
        </w:rPr>
      </w:pPr>
    </w:p>
    <w:p w14:paraId="0BF51847" w14:textId="77777777" w:rsidR="003D0090" w:rsidRPr="00057D31" w:rsidRDefault="003D0090" w:rsidP="003D0090">
      <w:pPr>
        <w:ind w:left="720"/>
        <w:rPr>
          <w:rFonts w:eastAsia="Batang"/>
          <w:i/>
        </w:rPr>
      </w:pPr>
      <w:r w:rsidRPr="00057D31">
        <w:rPr>
          <w:rFonts w:eastAsia="Batang"/>
          <w:i/>
        </w:rPr>
        <w:t>Toelichting</w:t>
      </w:r>
    </w:p>
    <w:p w14:paraId="54B11DBB" w14:textId="77777777" w:rsidR="003D0090" w:rsidRDefault="003D0090" w:rsidP="003D0090">
      <w:pPr>
        <w:ind w:left="720"/>
        <w:rPr>
          <w:rFonts w:eastAsia="Batang"/>
        </w:rPr>
      </w:pPr>
      <w:r>
        <w:rPr>
          <w:rFonts w:eastAsia="Batang"/>
        </w:rPr>
        <w:t xml:space="preserve">Dit modelelement verzorgt de modelmatige aankoppeling van een gegevensgroeptype aan het objecttype waartoe een gegevensgroeptype onlosmakelijk behoort. </w:t>
      </w:r>
    </w:p>
    <w:p w14:paraId="29CE62C8" w14:textId="77777777" w:rsidR="003D0090" w:rsidRDefault="003D0090" w:rsidP="003D0090">
      <w:pPr>
        <w:ind w:left="720"/>
        <w:rPr>
          <w:rFonts w:eastAsia="Batang"/>
        </w:rPr>
      </w:pPr>
    </w:p>
    <w:p w14:paraId="61243D63" w14:textId="1E82F41C" w:rsidR="003D0090" w:rsidRPr="004572FB" w:rsidRDefault="003D0090" w:rsidP="004D5C0A">
      <w:pPr>
        <w:ind w:left="720"/>
        <w:rPr>
          <w:i/>
          <w:lang w:eastAsia="en-US"/>
        </w:rPr>
      </w:pPr>
      <w:r>
        <w:rPr>
          <w:rFonts w:eastAsia="Batang"/>
        </w:rPr>
        <w:t>De groep van gegevens is een kenmerk van een object. De gegevensgroep is een betekenisvol kenmerk van een objecttype.</w:t>
      </w:r>
      <w:r w:rsidR="00147B3E">
        <w:rPr>
          <w:rFonts w:eastAsia="Batang"/>
        </w:rPr>
        <w:t xml:space="preserve"> De gegevensgroep heeft altijd als type een gegevensgroeptype. </w:t>
      </w:r>
      <w:r>
        <w:br/>
      </w:r>
      <w:r>
        <w:br/>
      </w:r>
      <w:r w:rsidRPr="00BF7D79">
        <w:rPr>
          <w:i/>
        </w:rPr>
        <w:t>Bijvoorbeeld: een persoon heeft ogen, dit is een onmiskenbaar ke</w:t>
      </w:r>
      <w:del w:id="47" w:author="Bergen, Lennart van" w:date="2018-03-26T11:41:00Z">
        <w:r w:rsidRPr="00BF7D79" w:rsidDel="006A4686">
          <w:rPr>
            <w:i/>
          </w:rPr>
          <w:delText>r</w:delText>
        </w:r>
      </w:del>
      <w:r w:rsidRPr="00BF7D79">
        <w:rPr>
          <w:i/>
        </w:rPr>
        <w:t xml:space="preserve">nmerk van een persoon. </w:t>
      </w:r>
      <w:r w:rsidR="00447416">
        <w:rPr>
          <w:i/>
        </w:rPr>
        <w:t xml:space="preserve">De gegevensgroep noemen we daarom </w:t>
      </w:r>
      <w:r w:rsidR="005B1278">
        <w:rPr>
          <w:i/>
        </w:rPr>
        <w:t>‘</w:t>
      </w:r>
      <w:r w:rsidR="006C7927">
        <w:rPr>
          <w:i/>
        </w:rPr>
        <w:t>ogen</w:t>
      </w:r>
      <w:r w:rsidR="005B1278">
        <w:rPr>
          <w:i/>
        </w:rPr>
        <w:t>’</w:t>
      </w:r>
      <w:r w:rsidR="00447416">
        <w:rPr>
          <w:i/>
        </w:rPr>
        <w:t xml:space="preserve">. </w:t>
      </w:r>
      <w:r w:rsidR="00AD62C7">
        <w:rPr>
          <w:i/>
        </w:rPr>
        <w:t>Elk oog</w:t>
      </w:r>
      <w:r w:rsidRPr="00BF7D79">
        <w:rPr>
          <w:i/>
        </w:rPr>
        <w:t xml:space="preserve"> </w:t>
      </w:r>
      <w:r w:rsidR="00AD62C7">
        <w:rPr>
          <w:i/>
        </w:rPr>
        <w:t>heeft</w:t>
      </w:r>
      <w:r w:rsidRPr="00BF7D79">
        <w:rPr>
          <w:i/>
        </w:rPr>
        <w:t xml:space="preserve"> een kleur en een sterkte, waar we waardes van </w:t>
      </w:r>
      <w:r w:rsidR="00E75785">
        <w:rPr>
          <w:i/>
        </w:rPr>
        <w:t>bij willen houden</w:t>
      </w:r>
      <w:r w:rsidRPr="00BF7D79">
        <w:rPr>
          <w:i/>
        </w:rPr>
        <w:t>, zoals respectievelijk blauw en -2. Dit kan per oog verschillen, waardoor het nuttig kan zijn om deze kenmerken als attribuutsoor</w:t>
      </w:r>
      <w:bookmarkStart w:id="48" w:name="_GoBack"/>
      <w:bookmarkEnd w:id="48"/>
      <w:r w:rsidRPr="00BF7D79">
        <w:rPr>
          <w:i/>
        </w:rPr>
        <w:t xml:space="preserve">ten onder te brengen in een gegevensgroeptype Oog. </w:t>
      </w:r>
      <w:r w:rsidR="00AD62C7">
        <w:rPr>
          <w:i/>
        </w:rPr>
        <w:t xml:space="preserve">De gegevensgroep </w:t>
      </w:r>
      <w:r w:rsidR="0062507F">
        <w:rPr>
          <w:i/>
        </w:rPr>
        <w:t>‘ogen’ krijgt een definitie, en krijgt als type het Gegevensgroeptype Oog (m</w:t>
      </w:r>
      <w:r w:rsidRPr="00BF7D79">
        <w:rPr>
          <w:i/>
        </w:rPr>
        <w:t>erk op dat we het kenmerk Oog als modelelement kunnen definiëren, zonder dat er we er waardes van vastleggen</w:t>
      </w:r>
      <w:r w:rsidR="0062507F">
        <w:rPr>
          <w:i/>
        </w:rPr>
        <w:t>. A</w:t>
      </w:r>
      <w:r w:rsidRPr="00BF7D79">
        <w:rPr>
          <w:i/>
        </w:rPr>
        <w:t>lleen van kleur en sterkte leggen we waardes vast</w:t>
      </w:r>
      <w:r w:rsidRPr="001918C6">
        <w:rPr>
          <w:i/>
        </w:rPr>
        <w:t>).</w:t>
      </w:r>
    </w:p>
    <w:p w14:paraId="010C7B03" w14:textId="77777777" w:rsidR="00A0682A" w:rsidRDefault="00A0682A" w:rsidP="00A0682A">
      <w:pPr>
        <w:contextualSpacing w:val="0"/>
      </w:pPr>
    </w:p>
    <w:p w14:paraId="508480ED" w14:textId="0D839AA3" w:rsidR="00892F3C" w:rsidRDefault="0014050E" w:rsidP="006C4BF6">
      <w:pPr>
        <w:pStyle w:val="Lijstalinea"/>
        <w:numPr>
          <w:ilvl w:val="0"/>
          <w:numId w:val="8"/>
        </w:numPr>
        <w:spacing w:after="3" w:line="289" w:lineRule="auto"/>
        <w:ind w:right="3"/>
      </w:pPr>
      <w:r>
        <w:rPr>
          <w:b/>
        </w:rPr>
        <w:t xml:space="preserve">Gegevensgroeptype </w:t>
      </w:r>
      <w:r w:rsidR="00C458CB" w:rsidRPr="00EF3812">
        <w:rPr>
          <w:i/>
        </w:rPr>
        <w:t>–</w:t>
      </w:r>
      <w:r w:rsidRPr="00EF3812">
        <w:rPr>
          <w:i/>
        </w:rPr>
        <w:t xml:space="preserve"> </w:t>
      </w:r>
      <w:r w:rsidR="00892F3C" w:rsidRPr="00EF3812">
        <w:rPr>
          <w:i/>
        </w:rPr>
        <w:t xml:space="preserve">Stereotype </w:t>
      </w:r>
      <w:r w:rsidR="00685D33" w:rsidRPr="00EF3812">
        <w:rPr>
          <w:i/>
        </w:rPr>
        <w:t>«</w:t>
      </w:r>
      <w:r w:rsidR="00793DEA" w:rsidRPr="00EF3812">
        <w:rPr>
          <w:i/>
        </w:rPr>
        <w:t>Gegevensgroeptyp</w:t>
      </w:r>
      <w:r w:rsidR="00871A6E" w:rsidRPr="00EF3812">
        <w:rPr>
          <w:i/>
        </w:rPr>
        <w:t>e</w:t>
      </w:r>
      <w:r w:rsidR="00685D33" w:rsidRPr="00EF3812">
        <w:rPr>
          <w:i/>
        </w:rPr>
        <w:t>»</w:t>
      </w:r>
      <w:r w:rsidR="00892F3C" w:rsidRPr="00930E0F">
        <w:t>: De UML-representa</w:t>
      </w:r>
      <w:r w:rsidR="00892F3C">
        <w:t xml:space="preserve">tie van een </w:t>
      </w:r>
      <w:r w:rsidR="00793DEA">
        <w:t>gegevensgroeptype</w:t>
      </w:r>
      <w:r w:rsidR="00892F3C">
        <w:t>,</w:t>
      </w:r>
      <w:r w:rsidR="00892F3C" w:rsidRPr="00930E0F">
        <w:t xml:space="preserve"> uitgedrukt in een stereotype van UML-</w:t>
      </w:r>
      <w:r w:rsidR="002B7588">
        <w:t>Class (metaclass)</w:t>
      </w:r>
      <w:r w:rsidR="00892F3C" w:rsidRPr="00930E0F">
        <w:t>.</w:t>
      </w:r>
    </w:p>
    <w:p w14:paraId="0652D8B2" w14:textId="77777777" w:rsidR="00892F3C" w:rsidRDefault="00892F3C" w:rsidP="000E1125">
      <w:pPr>
        <w:ind w:left="720"/>
      </w:pPr>
    </w:p>
    <w:p w14:paraId="1DA7732A" w14:textId="77777777" w:rsidR="00A0682A" w:rsidRDefault="00892F3C" w:rsidP="00A0682A">
      <w:pPr>
        <w:rPr>
          <w:b/>
        </w:rPr>
      </w:pPr>
      <w:r>
        <w:tab/>
      </w:r>
      <w:r w:rsidR="00A0682A" w:rsidRPr="008F4B03">
        <w:rPr>
          <w:b/>
        </w:rPr>
        <w:t>Defin</w:t>
      </w:r>
      <w:r w:rsidR="00A0682A">
        <w:rPr>
          <w:b/>
        </w:rPr>
        <w:t>i</w:t>
      </w:r>
      <w:r w:rsidR="00A0682A" w:rsidRPr="008F4B03">
        <w:rPr>
          <w:b/>
        </w:rPr>
        <w:t xml:space="preserve">tie </w:t>
      </w:r>
      <w:r w:rsidR="00A0682A">
        <w:rPr>
          <w:b/>
        </w:rPr>
        <w:t>Gegevensgroeptype</w:t>
      </w:r>
    </w:p>
    <w:p w14:paraId="573C0EEB" w14:textId="17762F85" w:rsidR="00A0682A" w:rsidRDefault="00A0682A" w:rsidP="005D1812">
      <w:pPr>
        <w:spacing w:after="276"/>
        <w:ind w:left="720" w:right="5"/>
      </w:pPr>
      <w:r>
        <w:t>Een groep van met elkaar samenhangende attribuutsoorten.</w:t>
      </w:r>
      <w:r w:rsidR="00973A5B">
        <w:t xml:space="preserve"> Een gegevensgroeptype is altijd een type van een gegevensgroep.  </w:t>
      </w:r>
    </w:p>
    <w:p w14:paraId="3B5C0539" w14:textId="77777777" w:rsidR="004A6AB7" w:rsidRDefault="004A6AB7" w:rsidP="00A0682A">
      <w:pPr>
        <w:spacing w:after="276"/>
        <w:ind w:right="5"/>
      </w:pPr>
    </w:p>
    <w:p w14:paraId="36153380" w14:textId="77777777" w:rsidR="00A0682A" w:rsidRDefault="00A0682A" w:rsidP="00A0682A">
      <w:pPr>
        <w:spacing w:after="276"/>
        <w:ind w:left="720" w:right="5"/>
      </w:pPr>
      <w:r>
        <w:rPr>
          <w:i/>
          <w:lang w:eastAsia="en-US"/>
        </w:rPr>
        <w:t>Toelichting</w:t>
      </w:r>
    </w:p>
    <w:p w14:paraId="66657F14" w14:textId="0FF6227D" w:rsidR="00A0682A" w:rsidRDefault="00A0682A" w:rsidP="00A0682A">
      <w:pPr>
        <w:spacing w:after="276"/>
        <w:ind w:left="720" w:right="5"/>
      </w:pPr>
      <w:r>
        <w:t>De attribuutso</w:t>
      </w:r>
      <w:r w:rsidR="00FB2CC7">
        <w:t>o</w:t>
      </w:r>
      <w:r>
        <w:t xml:space="preserve">rten van het gegevensgroeptype zijn semantisch gezien eigenschappen van het objecttype. Echter, vanwege samenhangend gedrag (ze horen </w:t>
      </w:r>
      <w:r w:rsidR="003B03E2">
        <w:t xml:space="preserve">semantisch </w:t>
      </w:r>
      <w:r>
        <w:t xml:space="preserve">bij elkaar, </w:t>
      </w:r>
      <w:r w:rsidR="00E62CED">
        <w:t xml:space="preserve">ze wijzigen </w:t>
      </w:r>
      <w:r w:rsidR="001B4E4F">
        <w:t xml:space="preserve">bijvoorbeeld </w:t>
      </w:r>
      <w:r>
        <w:t>gelijktijdig e.d.) zijn deze ondergebracht in een apart</w:t>
      </w:r>
      <w:r w:rsidR="00DC4698">
        <w:t xml:space="preserve"> modelelement</w:t>
      </w:r>
      <w:r w:rsidR="00AD62C7">
        <w:t xml:space="preserve">. </w:t>
      </w:r>
      <w:r w:rsidR="003F2FB3">
        <w:t xml:space="preserve">Het onderbrengen </w:t>
      </w:r>
      <w:r w:rsidR="001C1091">
        <w:t xml:space="preserve">van attribuutsoorten </w:t>
      </w:r>
      <w:r w:rsidR="004A6AB7">
        <w:t xml:space="preserve">in een </w:t>
      </w:r>
      <w:r w:rsidR="00DC4698">
        <w:t xml:space="preserve">groep c.q. in het modelelement </w:t>
      </w:r>
      <w:r w:rsidR="001C1091">
        <w:t>gegevens</w:t>
      </w:r>
      <w:r w:rsidR="004A6AB7">
        <w:t>groep</w:t>
      </w:r>
      <w:r w:rsidR="001C1091">
        <w:t>type</w:t>
      </w:r>
      <w:r w:rsidR="00DC4698">
        <w:t>,</w:t>
      </w:r>
      <w:r w:rsidR="004A6AB7">
        <w:t xml:space="preserve"> </w:t>
      </w:r>
      <w:r w:rsidR="003F2FB3">
        <w:t>is een keuze, het is niet perse noodzakelijk.</w:t>
      </w:r>
      <w:r w:rsidR="005B4E39" w:rsidRPr="005B4E39">
        <w:t xml:space="preserve"> </w:t>
      </w:r>
      <w:r w:rsidR="005B4E39">
        <w:t xml:space="preserve">Wanneer deze ondergebracht worden in een gegevensgroeptype dan zijn/blijven het afzonderlijke kenmerken van het object en dus attribuutsoorten van het objecttype, maar dan ondergebracht in een gegevensgroeptype. De gegevensgroep als geheel wordt daarom expliciet niet gezien als zijnde één attribuutsoort van een object. </w:t>
      </w:r>
    </w:p>
    <w:p w14:paraId="4B373850" w14:textId="1C94FFB3" w:rsidR="00582CDC" w:rsidRDefault="00E104E8" w:rsidP="00582CDC">
      <w:pPr>
        <w:spacing w:after="276"/>
        <w:ind w:left="720" w:right="5"/>
        <w:rPr>
          <w:i/>
        </w:rPr>
      </w:pPr>
      <w:r>
        <w:br/>
      </w:r>
      <w:r w:rsidR="00582CDC" w:rsidRPr="00CA4D8A">
        <w:rPr>
          <w:i/>
        </w:rPr>
        <w:t>Bijvoorbeeld: Geboorte bij INGESCHREVEN NATUURLIJK PERSOON</w:t>
      </w:r>
      <w:r w:rsidR="00582CDC" w:rsidRPr="00CA4D8A" w:rsidDel="00894C55">
        <w:rPr>
          <w:i/>
        </w:rPr>
        <w:t xml:space="preserve"> </w:t>
      </w:r>
      <w:r w:rsidR="00582CDC" w:rsidRPr="00CA4D8A">
        <w:rPr>
          <w:i/>
        </w:rPr>
        <w:t>(met daarin onder andere de attribu</w:t>
      </w:r>
      <w:r w:rsidR="00582CDC">
        <w:rPr>
          <w:i/>
        </w:rPr>
        <w:t>u</w:t>
      </w:r>
      <w:r w:rsidR="00582CDC" w:rsidRPr="00CA4D8A">
        <w:rPr>
          <w:i/>
        </w:rPr>
        <w:t>t</w:t>
      </w:r>
      <w:r w:rsidR="00582CDC">
        <w:rPr>
          <w:i/>
        </w:rPr>
        <w:t>soort</w:t>
      </w:r>
      <w:r w:rsidR="00582CDC" w:rsidRPr="00CA4D8A">
        <w:rPr>
          <w:i/>
        </w:rPr>
        <w:t>en Geboortedatum en Geboortegemeente) en Motor (met daarin attribu</w:t>
      </w:r>
      <w:r w:rsidR="00582CDC">
        <w:rPr>
          <w:i/>
        </w:rPr>
        <w:t>u</w:t>
      </w:r>
      <w:r w:rsidR="00582CDC" w:rsidRPr="00CA4D8A">
        <w:rPr>
          <w:i/>
        </w:rPr>
        <w:t>t</w:t>
      </w:r>
      <w:r w:rsidR="00582CDC">
        <w:rPr>
          <w:i/>
        </w:rPr>
        <w:t>soort</w:t>
      </w:r>
      <w:r w:rsidR="00582CDC" w:rsidRPr="00CA4D8A">
        <w:rPr>
          <w:i/>
        </w:rPr>
        <w:t>en over de inhoud, vermogen, serienummer en het soort motor) bij een SCHIP.</w:t>
      </w:r>
      <w:r w:rsidR="00582CDC">
        <w:rPr>
          <w:i/>
        </w:rPr>
        <w:t xml:space="preserve"> </w:t>
      </w:r>
      <w:r w:rsidR="00582CDC">
        <w:rPr>
          <w:i/>
        </w:rPr>
        <w:br/>
      </w:r>
    </w:p>
    <w:p w14:paraId="076380FB" w14:textId="696BA466" w:rsidR="00582CDC" w:rsidRPr="005D1812" w:rsidRDefault="00582CDC" w:rsidP="00582CDC">
      <w:pPr>
        <w:spacing w:after="276"/>
        <w:ind w:left="720" w:right="5"/>
        <w:rPr>
          <w:i/>
        </w:rPr>
      </w:pPr>
      <w:r w:rsidRPr="005D1812">
        <w:rPr>
          <w:i/>
        </w:rPr>
        <w:t xml:space="preserve">Toelichting bij voorbeeld: in de BRK is een persoon eigenaar van een Schip, niet van een Motor. </w:t>
      </w:r>
      <w:r w:rsidR="00331225" w:rsidRPr="005D1812">
        <w:rPr>
          <w:i/>
        </w:rPr>
        <w:t xml:space="preserve">In de BRK </w:t>
      </w:r>
      <w:r w:rsidR="002F453E" w:rsidRPr="005D1812">
        <w:rPr>
          <w:i/>
        </w:rPr>
        <w:t xml:space="preserve">kan </w:t>
      </w:r>
      <w:r w:rsidRPr="005D1812">
        <w:rPr>
          <w:i/>
        </w:rPr>
        <w:t xml:space="preserve">het eigendom </w:t>
      </w:r>
      <w:r w:rsidR="002F453E" w:rsidRPr="005D1812">
        <w:rPr>
          <w:i/>
        </w:rPr>
        <w:t xml:space="preserve">van een Motor </w:t>
      </w:r>
      <w:r w:rsidRPr="005D1812">
        <w:rPr>
          <w:i/>
        </w:rPr>
        <w:t xml:space="preserve">niet worden overgedragen aan een ander persoon. In een </w:t>
      </w:r>
      <w:r w:rsidR="002F453E" w:rsidRPr="005D1812">
        <w:rPr>
          <w:i/>
        </w:rPr>
        <w:t xml:space="preserve">ander </w:t>
      </w:r>
      <w:r w:rsidRPr="005D1812">
        <w:rPr>
          <w:i/>
        </w:rPr>
        <w:t>informatiemodel</w:t>
      </w:r>
      <w:r w:rsidR="002F453E" w:rsidRPr="005D1812">
        <w:rPr>
          <w:i/>
        </w:rPr>
        <w:t>, zoals</w:t>
      </w:r>
      <w:r w:rsidRPr="005D1812">
        <w:rPr>
          <w:i/>
        </w:rPr>
        <w:t xml:space="preserve"> van een motorfabriek</w:t>
      </w:r>
      <w:r w:rsidR="002F453E" w:rsidRPr="005D1812">
        <w:rPr>
          <w:i/>
        </w:rPr>
        <w:t>,</w:t>
      </w:r>
      <w:r w:rsidRPr="005D1812">
        <w:rPr>
          <w:i/>
        </w:rPr>
        <w:t xml:space="preserve"> zou de Motor wel een objecttype kunnen zijn, omdat het daar wel hét onderwerp van gesprek is. </w:t>
      </w:r>
      <w:r w:rsidRPr="005D1812">
        <w:rPr>
          <w:i/>
        </w:rPr>
        <w:br/>
      </w:r>
    </w:p>
    <w:p w14:paraId="4DE5E3B2" w14:textId="51E46FB0" w:rsidR="0068684A" w:rsidRDefault="00E104E8" w:rsidP="00A0682A">
      <w:pPr>
        <w:spacing w:after="276"/>
        <w:ind w:left="720" w:right="5"/>
      </w:pPr>
      <w:r w:rsidRPr="002C2FBD">
        <w:rPr>
          <w:rFonts w:eastAsia="Batang"/>
        </w:rPr>
        <w:t xml:space="preserve">Een gegevensgroeptype </w:t>
      </w:r>
      <w:r>
        <w:rPr>
          <w:rFonts w:eastAsia="Batang"/>
        </w:rPr>
        <w:t xml:space="preserve">is </w:t>
      </w:r>
      <w:r w:rsidRPr="002C2FBD">
        <w:rPr>
          <w:rFonts w:eastAsia="Batang"/>
        </w:rPr>
        <w:t xml:space="preserve">meestal </w:t>
      </w:r>
      <w:r>
        <w:rPr>
          <w:rFonts w:eastAsia="Batang"/>
        </w:rPr>
        <w:t xml:space="preserve">het type van slechts </w:t>
      </w:r>
      <w:r w:rsidRPr="002C2FBD">
        <w:rPr>
          <w:rFonts w:eastAsia="Batang"/>
        </w:rPr>
        <w:t xml:space="preserve">één gegevensgroep, omdat de semantiek meestal exclusief is voor </w:t>
      </w:r>
      <w:r>
        <w:rPr>
          <w:rFonts w:eastAsia="Batang"/>
        </w:rPr>
        <w:t>één</w:t>
      </w:r>
      <w:r w:rsidRPr="002C2FBD">
        <w:rPr>
          <w:rFonts w:eastAsia="Batang"/>
        </w:rPr>
        <w:t xml:space="preserve"> objecttype. Echter, hergebruik </w:t>
      </w:r>
      <w:r>
        <w:rPr>
          <w:rFonts w:eastAsia="Batang"/>
        </w:rPr>
        <w:t>is mogelijk (als de semantiek niet exclusief is voor één objecttype)</w:t>
      </w:r>
      <w:r w:rsidRPr="002C2FBD">
        <w:rPr>
          <w:rFonts w:eastAsia="Batang"/>
        </w:rPr>
        <w:t xml:space="preserve">. </w:t>
      </w:r>
      <w:r>
        <w:t xml:space="preserve">Voorwaarde voor hergebruik is dat de definitie (de definitie en toelichting, inclusief alle metadata aspecten) dan inderdaad gelijk zijn, voor alle objecttypes die hergebruik maken van het gegevensgroeptype.  </w:t>
      </w:r>
      <w:r>
        <w:br/>
      </w:r>
    </w:p>
    <w:p w14:paraId="057D6905" w14:textId="72AAE19A" w:rsidR="00A5163F" w:rsidRDefault="00A5163F" w:rsidP="00A0682A">
      <w:pPr>
        <w:spacing w:after="276"/>
        <w:ind w:left="720" w:right="5"/>
      </w:pPr>
      <w:r>
        <w:t>Een gegevensgroeptype kan, naast attribuutsoorten,</w:t>
      </w:r>
      <w:r w:rsidR="00E64013">
        <w:t xml:space="preserve"> ook weer</w:t>
      </w:r>
      <w:r>
        <w:t xml:space="preserve"> gegevensgroeptypen bevatten. </w:t>
      </w:r>
    </w:p>
    <w:p w14:paraId="2D64EBC3" w14:textId="77777777" w:rsidR="00A5163F" w:rsidRDefault="00A5163F" w:rsidP="00A0682A">
      <w:pPr>
        <w:spacing w:after="276"/>
        <w:ind w:left="720" w:right="5"/>
      </w:pPr>
    </w:p>
    <w:p w14:paraId="4FB0DC2F" w14:textId="04052B66" w:rsidR="00E57CB2" w:rsidRDefault="001F537B" w:rsidP="00A0682A">
      <w:pPr>
        <w:spacing w:after="276"/>
        <w:ind w:left="720" w:right="5"/>
      </w:pPr>
      <w:r>
        <w:t>Een</w:t>
      </w:r>
      <w:r w:rsidR="001918C6">
        <w:t xml:space="preserve"> gegevens</w:t>
      </w:r>
      <w:r w:rsidR="00A0682A">
        <w:t>groep</w:t>
      </w:r>
      <w:r w:rsidR="001918C6">
        <w:t>type</w:t>
      </w:r>
      <w:r w:rsidR="00A0682A">
        <w:t xml:space="preserve"> is verbonden met </w:t>
      </w:r>
      <w:r w:rsidR="004F7BFD">
        <w:t xml:space="preserve">een </w:t>
      </w:r>
      <w:r w:rsidR="00A0682A">
        <w:t>objecttype, via</w:t>
      </w:r>
      <w:r w:rsidR="0046316F">
        <w:t xml:space="preserve"> </w:t>
      </w:r>
      <w:r w:rsidR="001918C6">
        <w:t xml:space="preserve">het </w:t>
      </w:r>
      <w:r w:rsidR="00A0682A">
        <w:t xml:space="preserve">modelelement </w:t>
      </w:r>
      <w:r w:rsidR="00A0682A" w:rsidRPr="00B42EE3">
        <w:t>Gegevensgroep</w:t>
      </w:r>
      <w:r w:rsidR="002F6AAA" w:rsidRPr="00B42EE3">
        <w:t>.</w:t>
      </w:r>
      <w:r w:rsidR="00A0682A">
        <w:t xml:space="preserve"> </w:t>
      </w:r>
    </w:p>
    <w:p w14:paraId="3A33414A" w14:textId="66646685" w:rsidR="001918C6" w:rsidRDefault="001918C6" w:rsidP="001918C6">
      <w:pPr>
        <w:spacing w:after="276"/>
        <w:ind w:left="720" w:right="5"/>
      </w:pPr>
    </w:p>
    <w:p w14:paraId="5C1FF19C" w14:textId="1C2C4CA2" w:rsidR="00FA1F27" w:rsidRPr="00FA1F27" w:rsidRDefault="00633E05" w:rsidP="00633E05">
      <w:pPr>
        <w:pStyle w:val="Kop3"/>
      </w:pPr>
      <w:bookmarkStart w:id="49" w:name="_Toc485712854"/>
      <w:r>
        <w:lastRenderedPageBreak/>
        <w:t xml:space="preserve">2.2.2 </w:t>
      </w:r>
      <w:r w:rsidR="00FA1F27" w:rsidRPr="00FA1F27">
        <w:t>Relaties</w:t>
      </w:r>
      <w:bookmarkEnd w:id="49"/>
      <w:r w:rsidR="00FA1F27" w:rsidRPr="00FA1F27">
        <w:t xml:space="preserve"> </w:t>
      </w:r>
    </w:p>
    <w:p w14:paraId="1736D426" w14:textId="34BDDBC7" w:rsidR="00B32160" w:rsidRPr="00B32160" w:rsidRDefault="00B32160" w:rsidP="00892F3C">
      <w:r w:rsidRPr="00B32160">
        <w:t xml:space="preserve">Verbanden </w:t>
      </w:r>
      <w:r w:rsidR="000D4083">
        <w:t>met betekenis</w:t>
      </w:r>
      <w:r w:rsidR="00BB069A">
        <w:t>,</w:t>
      </w:r>
      <w:r w:rsidR="000D4083">
        <w:t xml:space="preserve"> die gelegd </w:t>
      </w:r>
      <w:r w:rsidR="007A4C53">
        <w:t>zijn</w:t>
      </w:r>
      <w:r w:rsidR="000D4083">
        <w:t xml:space="preserve"> </w:t>
      </w:r>
      <w:r w:rsidRPr="00B32160">
        <w:t>tussen</w:t>
      </w:r>
      <w:r w:rsidR="003D54BB">
        <w:t xml:space="preserve"> modelelementen</w:t>
      </w:r>
      <w:r w:rsidR="000A3197">
        <w:t xml:space="preserve"> van het type UML-Class</w:t>
      </w:r>
      <w:r w:rsidRPr="00B32160">
        <w:t xml:space="preserve">. </w:t>
      </w:r>
    </w:p>
    <w:p w14:paraId="1BC0711E" w14:textId="44625258" w:rsidR="008A7571" w:rsidRDefault="008A7571">
      <w:pPr>
        <w:contextualSpacing w:val="0"/>
        <w:rPr>
          <w:b/>
        </w:rPr>
      </w:pPr>
    </w:p>
    <w:p w14:paraId="29ACC710" w14:textId="5081B9C4" w:rsidR="00892F3C" w:rsidRPr="00DE7B23" w:rsidRDefault="00892F3C" w:rsidP="005D7C0A">
      <w:pPr>
        <w:pStyle w:val="Lijstalinea"/>
        <w:numPr>
          <w:ilvl w:val="0"/>
          <w:numId w:val="8"/>
        </w:numPr>
        <w:rPr>
          <w:i/>
        </w:rPr>
      </w:pPr>
      <w:r w:rsidRPr="00953328">
        <w:rPr>
          <w:b/>
        </w:rPr>
        <w:t>Generalisatie</w:t>
      </w:r>
      <w:r w:rsidR="00A5216B">
        <w:rPr>
          <w:b/>
        </w:rPr>
        <w:t xml:space="preserve">: </w:t>
      </w:r>
      <w:r w:rsidRPr="00953328">
        <w:t>De UML-representatie van een speciali</w:t>
      </w:r>
      <w:r w:rsidR="000C0463" w:rsidRPr="00953328">
        <w:t>s</w:t>
      </w:r>
      <w:r w:rsidRPr="00953328">
        <w:t xml:space="preserve">atie, uitgedrukt in een </w:t>
      </w:r>
      <w:r>
        <w:t>UML-generalization</w:t>
      </w:r>
      <w:r w:rsidR="00B96E66">
        <w:t xml:space="preserve"> (metaclass)</w:t>
      </w:r>
      <w:r>
        <w:t>.</w:t>
      </w:r>
      <w:r w:rsidR="00A5216B" w:rsidRPr="00A5216B" w:rsidDel="00052C2D">
        <w:t xml:space="preserve"> </w:t>
      </w:r>
    </w:p>
    <w:p w14:paraId="645D7F1C" w14:textId="77777777" w:rsidR="00892F3C" w:rsidRDefault="00892F3C" w:rsidP="00892F3C">
      <w:pPr>
        <w:pStyle w:val="Lijstalinea"/>
        <w:ind w:left="744"/>
        <w:rPr>
          <w:i/>
        </w:rPr>
      </w:pPr>
    </w:p>
    <w:p w14:paraId="589088CA" w14:textId="77777777" w:rsidR="00A0682A" w:rsidRDefault="00A0682A" w:rsidP="00A0682A">
      <w:pPr>
        <w:pStyle w:val="Lijstalinea"/>
        <w:ind w:left="744"/>
        <w:rPr>
          <w:b/>
        </w:rPr>
      </w:pPr>
      <w:r w:rsidRPr="00A9536C">
        <w:rPr>
          <w:b/>
        </w:rPr>
        <w:t>Definitie Generalisatie</w:t>
      </w:r>
    </w:p>
    <w:p w14:paraId="3BDC90D0" w14:textId="77777777" w:rsidR="00A0682A" w:rsidRPr="000C3F89" w:rsidRDefault="00A0682A" w:rsidP="00A0682A">
      <w:pPr>
        <w:pStyle w:val="Lijstalinea"/>
        <w:ind w:left="744"/>
      </w:pPr>
      <w:r>
        <w:rPr>
          <w:rFonts w:eastAsia="Batang"/>
        </w:rPr>
        <w:t>De typering van het hiërarchische verband tussen een meer generiek object van een objecttype en een meer specifiek object van een ander objecttype waarbij het laatstgenoemde object eigenschappen van het eerstgenoemde object overerft.</w:t>
      </w:r>
    </w:p>
    <w:p w14:paraId="17AC56D4" w14:textId="77777777" w:rsidR="00A0682A" w:rsidRPr="000C3F89" w:rsidRDefault="00A0682A" w:rsidP="00A0682A">
      <w:pPr>
        <w:pStyle w:val="Lijstalinea"/>
        <w:ind w:left="744"/>
      </w:pPr>
    </w:p>
    <w:p w14:paraId="498BBFA2" w14:textId="77777777" w:rsidR="00A0682A" w:rsidRPr="000C3F89" w:rsidRDefault="00A0682A" w:rsidP="00A0682A">
      <w:pPr>
        <w:pStyle w:val="Lijstalinea"/>
        <w:ind w:left="744"/>
        <w:rPr>
          <w:i/>
        </w:rPr>
      </w:pPr>
      <w:r w:rsidRPr="000C3F89">
        <w:rPr>
          <w:i/>
        </w:rPr>
        <w:t>Toelichting</w:t>
      </w:r>
    </w:p>
    <w:p w14:paraId="114381AC" w14:textId="3748AB75" w:rsidR="00A0682A" w:rsidRDefault="00A0682A" w:rsidP="00A0682A">
      <w:pPr>
        <w:pStyle w:val="Lijstalinea"/>
        <w:ind w:left="744"/>
      </w:pPr>
      <w:r>
        <w:t xml:space="preserve">Een generalisatierelatie geeft aan dat bepaalde eigenschappen van een objecttype (vaak attribuutsoorten en/of relatiesoorten) ook gelden voor de gerelateerde objecttypen, én dat deze qua semantiek, structuur en syntax gelijk zijn. </w:t>
      </w:r>
      <w:r w:rsidR="005D20FC">
        <w:t xml:space="preserve">We spreken dan van een supertype met subtypen. </w:t>
      </w:r>
      <w:r>
        <w:t xml:space="preserve">De modelelementen die generiek gelden worden in een generiek </w:t>
      </w:r>
      <w:r w:rsidR="005D20FC">
        <w:t xml:space="preserve">objecttype, het supertype, </w:t>
      </w:r>
      <w:r>
        <w:t>gemodelleerd en deze worden overerf</w:t>
      </w:r>
      <w:r w:rsidR="003D6A1E">
        <w:t>t</w:t>
      </w:r>
      <w:r>
        <w:t xml:space="preserve"> door elk </w:t>
      </w:r>
      <w:r w:rsidR="005D20FC">
        <w:t xml:space="preserve">subtype </w:t>
      </w:r>
      <w:r>
        <w:t xml:space="preserve">(minimaal twee) die de generalisatie relatie legt naar dit generieke objecttype. </w:t>
      </w:r>
    </w:p>
    <w:p w14:paraId="2472F63B" w14:textId="77777777" w:rsidR="00EF3DE8" w:rsidRDefault="00EF3DE8" w:rsidP="00EF3DE8">
      <w:pPr>
        <w:pStyle w:val="Lijstalinea"/>
        <w:ind w:left="744"/>
        <w:rPr>
          <w:i/>
        </w:rPr>
      </w:pPr>
    </w:p>
    <w:p w14:paraId="4779BDCB" w14:textId="16722EA0" w:rsidR="00EF3DE8" w:rsidRDefault="00EF3DE8" w:rsidP="00EF3DE8">
      <w:pPr>
        <w:pStyle w:val="Lijstalinea"/>
        <w:ind w:left="744"/>
        <w:rPr>
          <w:i/>
        </w:rPr>
      </w:pPr>
      <w:r w:rsidRPr="00F92860">
        <w:rPr>
          <w:i/>
        </w:rPr>
        <w:t>Voorbeeld</w:t>
      </w:r>
      <w:r w:rsidR="002A4FEB" w:rsidRPr="00F92860">
        <w:rPr>
          <w:i/>
        </w:rPr>
        <w:t>: PERCEEL</w:t>
      </w:r>
      <w:r w:rsidRPr="00F92860">
        <w:rPr>
          <w:i/>
        </w:rPr>
        <w:t xml:space="preserve"> is specialisatie van </w:t>
      </w:r>
      <w:r w:rsidR="002A4FEB" w:rsidRPr="00F92860">
        <w:rPr>
          <w:i/>
        </w:rPr>
        <w:t>KADASTRAAL ONROERENDE ZAAK</w:t>
      </w:r>
      <w:r w:rsidRPr="00F92860">
        <w:rPr>
          <w:i/>
        </w:rPr>
        <w:t xml:space="preserve">, </w:t>
      </w:r>
      <w:r w:rsidR="002A4FEB" w:rsidRPr="00F92860">
        <w:rPr>
          <w:i/>
        </w:rPr>
        <w:t>APPARTEMENTSRECHT</w:t>
      </w:r>
      <w:r w:rsidRPr="00F92860">
        <w:rPr>
          <w:i/>
        </w:rPr>
        <w:t xml:space="preserve"> is specialisatie van </w:t>
      </w:r>
      <w:r w:rsidR="002A4FEB" w:rsidRPr="00F92860">
        <w:rPr>
          <w:i/>
        </w:rPr>
        <w:t>KADASTRAAL ONROERENDE ZAAK</w:t>
      </w:r>
      <w:r w:rsidRPr="00F92860">
        <w:rPr>
          <w:i/>
        </w:rPr>
        <w:t>.</w:t>
      </w:r>
      <w:r w:rsidR="00A00E37" w:rsidRPr="00F92860">
        <w:rPr>
          <w:i/>
        </w:rPr>
        <w:t xml:space="preserve"> </w:t>
      </w:r>
      <w:r w:rsidR="002A4FEB" w:rsidRPr="00F92860">
        <w:rPr>
          <w:i/>
        </w:rPr>
        <w:t>PERCEEL</w:t>
      </w:r>
      <w:r w:rsidR="00A00E37" w:rsidRPr="00F92860">
        <w:rPr>
          <w:i/>
        </w:rPr>
        <w:t xml:space="preserve"> en </w:t>
      </w:r>
      <w:r w:rsidR="002A4FEB" w:rsidRPr="00F92860">
        <w:rPr>
          <w:i/>
        </w:rPr>
        <w:t>APPARTEMENTSRECHT</w:t>
      </w:r>
      <w:r w:rsidR="00A00E37" w:rsidRPr="00F92860">
        <w:rPr>
          <w:i/>
        </w:rPr>
        <w:t xml:space="preserve"> hebben beide</w:t>
      </w:r>
      <w:r w:rsidR="00517DE2" w:rsidRPr="00F92860">
        <w:rPr>
          <w:i/>
        </w:rPr>
        <w:t xml:space="preserve"> ‘</w:t>
      </w:r>
      <w:r w:rsidR="00F92860" w:rsidRPr="00F92860">
        <w:rPr>
          <w:i/>
        </w:rPr>
        <w:t>K</w:t>
      </w:r>
      <w:r w:rsidR="00517DE2" w:rsidRPr="00F92860">
        <w:rPr>
          <w:i/>
        </w:rPr>
        <w:t>adastrale aanduiding’</w:t>
      </w:r>
      <w:r w:rsidR="00A00E37" w:rsidRPr="00F92860">
        <w:rPr>
          <w:i/>
        </w:rPr>
        <w:t xml:space="preserve"> en een ‘relatie met</w:t>
      </w:r>
      <w:r w:rsidR="00F92860" w:rsidRPr="00F92860">
        <w:rPr>
          <w:i/>
        </w:rPr>
        <w:t xml:space="preserve"> ONROERENDE ZAAK FILIATIE</w:t>
      </w:r>
      <w:r w:rsidR="00A00E37" w:rsidRPr="00F92860">
        <w:rPr>
          <w:i/>
        </w:rPr>
        <w:t>’.</w:t>
      </w:r>
    </w:p>
    <w:p w14:paraId="4F209BAA" w14:textId="77777777" w:rsidR="00953328" w:rsidRDefault="00953328" w:rsidP="00892F3C">
      <w:pPr>
        <w:pStyle w:val="Lijstalinea"/>
        <w:ind w:left="744"/>
        <w:rPr>
          <w:i/>
        </w:rPr>
      </w:pPr>
    </w:p>
    <w:p w14:paraId="12EAB734" w14:textId="4142F0AC" w:rsidR="00953328" w:rsidRDefault="00CC581E" w:rsidP="00EF3812">
      <w:pPr>
        <w:pStyle w:val="Lijstalinea"/>
        <w:numPr>
          <w:ilvl w:val="0"/>
          <w:numId w:val="8"/>
        </w:numPr>
        <w:spacing w:after="3" w:line="289" w:lineRule="auto"/>
        <w:ind w:right="3"/>
      </w:pPr>
      <w:r>
        <w:rPr>
          <w:b/>
        </w:rPr>
        <w:t xml:space="preserve">Relatiesoort </w:t>
      </w:r>
      <w:r w:rsidRPr="00EF3812">
        <w:rPr>
          <w:i/>
        </w:rPr>
        <w:t xml:space="preserve">– </w:t>
      </w:r>
      <w:r w:rsidR="00953328" w:rsidRPr="00EF3812">
        <w:rPr>
          <w:i/>
        </w:rPr>
        <w:t>Stereotype «Relatiesoort»</w:t>
      </w:r>
      <w:r w:rsidR="00953328">
        <w:t xml:space="preserve">: </w:t>
      </w:r>
      <w:r w:rsidR="00953328" w:rsidRPr="00C565F7">
        <w:t>D</w:t>
      </w:r>
      <w:r w:rsidR="00953328">
        <w:t>e UML-representatie van een rel</w:t>
      </w:r>
      <w:r w:rsidR="00953328" w:rsidRPr="00C565F7">
        <w:t>atiesoort, uitgedrukt in een stereotype van UML-association</w:t>
      </w:r>
      <w:r w:rsidR="00953328">
        <w:t xml:space="preserve"> (metaclass)</w:t>
      </w:r>
      <w:r w:rsidR="00953328" w:rsidRPr="00C565F7">
        <w:t>.</w:t>
      </w:r>
    </w:p>
    <w:p w14:paraId="51831012" w14:textId="77777777" w:rsidR="00953328" w:rsidRDefault="00953328" w:rsidP="00953328">
      <w:pPr>
        <w:rPr>
          <w:rFonts w:eastAsia="Batang"/>
          <w:b/>
        </w:rPr>
      </w:pPr>
      <w:r>
        <w:rPr>
          <w:rFonts w:eastAsia="Batang"/>
          <w:b/>
        </w:rPr>
        <w:tab/>
      </w:r>
    </w:p>
    <w:p w14:paraId="2BC110C3" w14:textId="77777777" w:rsidR="00A0682A" w:rsidRPr="008F4B03" w:rsidRDefault="00953328" w:rsidP="00A0682A">
      <w:pPr>
        <w:rPr>
          <w:rFonts w:eastAsia="Batang"/>
          <w:b/>
        </w:rPr>
      </w:pPr>
      <w:r>
        <w:rPr>
          <w:b/>
        </w:rPr>
        <w:tab/>
      </w:r>
      <w:r w:rsidR="00A0682A" w:rsidRPr="008F4B03">
        <w:rPr>
          <w:b/>
        </w:rPr>
        <w:t>Definitie</w:t>
      </w:r>
      <w:r w:rsidR="00A0682A">
        <w:rPr>
          <w:b/>
        </w:rPr>
        <w:t xml:space="preserve"> </w:t>
      </w:r>
      <w:r w:rsidR="00A0682A" w:rsidRPr="008F4B03">
        <w:rPr>
          <w:rFonts w:eastAsia="Batang"/>
          <w:b/>
        </w:rPr>
        <w:t>Relatie</w:t>
      </w:r>
      <w:r w:rsidR="00A0682A">
        <w:rPr>
          <w:rFonts w:eastAsia="Batang"/>
          <w:b/>
        </w:rPr>
        <w:t>soort</w:t>
      </w:r>
    </w:p>
    <w:p w14:paraId="28ACCE13" w14:textId="77777777" w:rsidR="00A0682A" w:rsidRDefault="00A0682A" w:rsidP="00A0682A">
      <w:pPr>
        <w:pStyle w:val="Lijstalinea"/>
        <w:ind w:left="744"/>
        <w:rPr>
          <w:rFonts w:eastAsia="Batang"/>
        </w:rPr>
      </w:pPr>
      <w:r>
        <w:rPr>
          <w:rFonts w:eastAsia="Batang"/>
        </w:rPr>
        <w:t>De typering van het structurele verband tussen een object van een objecttype en een (ander) object van een ander (of hetzelfde) objecttype.</w:t>
      </w:r>
    </w:p>
    <w:p w14:paraId="086A8273" w14:textId="77777777" w:rsidR="00A0682A" w:rsidRDefault="00A0682A" w:rsidP="00A0682A">
      <w:pPr>
        <w:rPr>
          <w:rFonts w:eastAsia="Batang"/>
        </w:rPr>
      </w:pPr>
    </w:p>
    <w:p w14:paraId="791B3D8E" w14:textId="77777777" w:rsidR="00A0682A" w:rsidRPr="00AE019D" w:rsidRDefault="00A0682A" w:rsidP="00A0682A">
      <w:pPr>
        <w:ind w:firstLine="720"/>
        <w:rPr>
          <w:rFonts w:eastAsia="Batang"/>
          <w:i/>
        </w:rPr>
      </w:pPr>
      <w:r w:rsidRPr="00AE019D">
        <w:rPr>
          <w:rFonts w:eastAsia="Batang"/>
          <w:i/>
        </w:rPr>
        <w:t>Toelichting</w:t>
      </w:r>
    </w:p>
    <w:p w14:paraId="2515713D" w14:textId="77777777" w:rsidR="00A0682A" w:rsidRDefault="00A0682A" w:rsidP="00A0682A">
      <w:pPr>
        <w:pStyle w:val="Lijstalinea"/>
        <w:ind w:left="744"/>
        <w:rPr>
          <w:rFonts w:eastAsia="Batang"/>
        </w:rPr>
      </w:pPr>
      <w:r>
        <w:rPr>
          <w:rFonts w:eastAsia="Batang"/>
        </w:rPr>
        <w:t>Objecten hebben eigenschappen die gemodelleerd kunnen worden met attribuutsoorten maar ook met relatiesoorten naar andere objecttypen. Als het voor het desbetreffende domein van belang is om die eigenschap te modelleren als onderdeel van een ander objecttype, dan maakt de relatiesoort die eigenschap beschikbaar voor het eerstgenoemde objecttype. Bijvoorbeeld, een attribuutsoort van het objecttype PERSOON zou kunnen zijn ‘Naam geregistreerd partner’ (naast de attribuutsoort ‘Naam’ van PERSOON). De naam van de geregistreerde partner komt evenwel ook beschikbaar met een relatiesoort van PERSOON naar PERSOON: “heeft geregistreerd partnerschap met”. Zie ook het eerder genoemde voorbeeld van SCHIP en MOTOR.</w:t>
      </w:r>
    </w:p>
    <w:p w14:paraId="40448AA7" w14:textId="77777777" w:rsidR="00A0682A" w:rsidRPr="00C565F7" w:rsidRDefault="00A0682A" w:rsidP="00A0682A">
      <w:pPr>
        <w:spacing w:after="3" w:line="289" w:lineRule="auto"/>
        <w:ind w:right="3"/>
        <w:jc w:val="both"/>
      </w:pPr>
    </w:p>
    <w:p w14:paraId="2088061B" w14:textId="277A1738" w:rsidR="00A0682A" w:rsidRPr="00AE019D" w:rsidRDefault="00A0682A" w:rsidP="00A0682A">
      <w:pPr>
        <w:pStyle w:val="Lijstalinea"/>
        <w:ind w:left="744"/>
        <w:rPr>
          <w:rFonts w:eastAsia="Batang"/>
        </w:rPr>
      </w:pPr>
      <w:r w:rsidRPr="00AE019D">
        <w:rPr>
          <w:rFonts w:eastAsia="Batang"/>
        </w:rPr>
        <w:t>Voorbeeld: relatiesoorten “VERBLIJFSOBJECT is gelegen in een PAND” en “SUBJECT heeft als</w:t>
      </w:r>
      <w:r>
        <w:rPr>
          <w:rFonts w:eastAsia="Batang"/>
        </w:rPr>
        <w:t xml:space="preserve"> </w:t>
      </w:r>
      <w:r w:rsidRPr="00AE019D">
        <w:rPr>
          <w:rFonts w:eastAsia="Batang"/>
        </w:rPr>
        <w:t>correspondentieadres WOONPLAATS”</w:t>
      </w:r>
      <w:r w:rsidR="00000090">
        <w:rPr>
          <w:rFonts w:eastAsia="Batang"/>
        </w:rPr>
        <w:t>, of korter, “</w:t>
      </w:r>
      <w:r w:rsidR="00000090">
        <w:rPr>
          <w:noProof/>
        </w:rPr>
        <w:t xml:space="preserve">gelegen in”, “postadres”. </w:t>
      </w:r>
      <w:r w:rsidRPr="00AE019D">
        <w:rPr>
          <w:rFonts w:eastAsia="Batang"/>
        </w:rPr>
        <w:t xml:space="preserve"> </w:t>
      </w:r>
    </w:p>
    <w:p w14:paraId="60AA59B2" w14:textId="67C90A8A" w:rsidR="00A0682A" w:rsidRPr="00A0682A" w:rsidRDefault="00A0682A" w:rsidP="00A0682A">
      <w:pPr>
        <w:rPr>
          <w:rFonts w:eastAsia="Batang"/>
          <w:b/>
        </w:rPr>
      </w:pPr>
      <w:r>
        <w:tab/>
      </w:r>
      <w:r>
        <w:rPr>
          <w:i/>
        </w:rPr>
        <w:t xml:space="preserve"> </w:t>
      </w:r>
    </w:p>
    <w:p w14:paraId="023FE1E0" w14:textId="72A52480" w:rsidR="00A0682A" w:rsidRDefault="00A0682A" w:rsidP="00A0682A">
      <w:pPr>
        <w:ind w:left="720"/>
        <w:rPr>
          <w:rFonts w:eastAsia="Batang"/>
        </w:rPr>
      </w:pPr>
      <w:r>
        <w:rPr>
          <w:rFonts w:eastAsia="Batang"/>
        </w:rPr>
        <w:t xml:space="preserve">Wanneer een relatie (UML-assocation) </w:t>
      </w:r>
      <w:r w:rsidR="005D20FC">
        <w:rPr>
          <w:rFonts w:eastAsia="Batang"/>
        </w:rPr>
        <w:t>gebruikt wordt</w:t>
      </w:r>
      <w:r>
        <w:rPr>
          <w:rFonts w:eastAsia="Batang"/>
        </w:rPr>
        <w:t xml:space="preserve"> om objecten aan elkaar te verbinden, zonder dat er </w:t>
      </w:r>
      <w:r w:rsidR="004C7C7B">
        <w:rPr>
          <w:rFonts w:eastAsia="Batang"/>
        </w:rPr>
        <w:t xml:space="preserve">eigenschappen </w:t>
      </w:r>
      <w:r>
        <w:rPr>
          <w:rFonts w:eastAsia="Batang"/>
        </w:rPr>
        <w:t xml:space="preserve">over deze relatie worden vastgelegd, dan heeft deze het stereotype </w:t>
      </w:r>
      <w:r w:rsidRPr="00774461">
        <w:t>«Relatiesoort».</w:t>
      </w:r>
      <w:r>
        <w:t xml:space="preserve"> </w:t>
      </w:r>
    </w:p>
    <w:p w14:paraId="0E2CA05B" w14:textId="57BBCF5B" w:rsidR="008A7571" w:rsidRDefault="008A7571">
      <w:pPr>
        <w:contextualSpacing w:val="0"/>
        <w:rPr>
          <w:b/>
        </w:rPr>
      </w:pPr>
    </w:p>
    <w:p w14:paraId="0F3108A1" w14:textId="135710CF" w:rsidR="00892F3C" w:rsidRDefault="00460D0E" w:rsidP="005015C4">
      <w:pPr>
        <w:pStyle w:val="Lijstalinea"/>
        <w:numPr>
          <w:ilvl w:val="0"/>
          <w:numId w:val="8"/>
        </w:numPr>
        <w:spacing w:after="3" w:line="289" w:lineRule="auto"/>
        <w:ind w:right="3"/>
        <w:jc w:val="both"/>
      </w:pPr>
      <w:r>
        <w:rPr>
          <w:b/>
        </w:rPr>
        <w:t xml:space="preserve">Relatieklasse </w:t>
      </w:r>
      <w:r w:rsidRPr="00EF3812">
        <w:rPr>
          <w:i/>
        </w:rPr>
        <w:t xml:space="preserve">- </w:t>
      </w:r>
      <w:r w:rsidR="00871A6E" w:rsidRPr="00EF3812">
        <w:rPr>
          <w:i/>
        </w:rPr>
        <w:t>St</w:t>
      </w:r>
      <w:r w:rsidR="00892F3C" w:rsidRPr="00EF3812">
        <w:rPr>
          <w:i/>
        </w:rPr>
        <w:t xml:space="preserve">ereotype </w:t>
      </w:r>
      <w:r w:rsidR="00685D33" w:rsidRPr="00EF3812">
        <w:rPr>
          <w:i/>
        </w:rPr>
        <w:t>«</w:t>
      </w:r>
      <w:r w:rsidR="00892F3C" w:rsidRPr="00EF3812">
        <w:rPr>
          <w:i/>
        </w:rPr>
        <w:t>Relatieklasse</w:t>
      </w:r>
      <w:r w:rsidR="00685D33" w:rsidRPr="00EF3812">
        <w:rPr>
          <w:i/>
        </w:rPr>
        <w:t>»</w:t>
      </w:r>
      <w:r w:rsidR="00892F3C" w:rsidRPr="00C565F7">
        <w:t>: De UML-representatie van een Relatieklasse, uitgedrukt in een ste</w:t>
      </w:r>
      <w:r w:rsidR="00892F3C">
        <w:t>reotype</w:t>
      </w:r>
      <w:r w:rsidR="0059731E">
        <w:t xml:space="preserve"> </w:t>
      </w:r>
      <w:r w:rsidR="00892F3C" w:rsidRPr="0035431A">
        <w:t>van UML-associationClass</w:t>
      </w:r>
      <w:r w:rsidR="00B96E66" w:rsidRPr="0035431A">
        <w:t xml:space="preserve"> </w:t>
      </w:r>
      <w:r w:rsidR="00B96E66">
        <w:t>(metaclass)</w:t>
      </w:r>
      <w:r w:rsidR="00892F3C" w:rsidRPr="00C565F7">
        <w:t xml:space="preserve">. </w:t>
      </w:r>
    </w:p>
    <w:p w14:paraId="6724C7CD" w14:textId="77777777" w:rsidR="00892F3C" w:rsidRDefault="00892F3C" w:rsidP="00892F3C">
      <w:r>
        <w:lastRenderedPageBreak/>
        <w:tab/>
      </w:r>
    </w:p>
    <w:p w14:paraId="11BC31A6" w14:textId="77777777" w:rsidR="00A0682A" w:rsidRDefault="00892F3C" w:rsidP="00A0682A">
      <w:pPr>
        <w:rPr>
          <w:rFonts w:eastAsia="Batang"/>
          <w:b/>
        </w:rPr>
      </w:pPr>
      <w:r>
        <w:tab/>
      </w:r>
      <w:r w:rsidR="00A0682A" w:rsidRPr="00A7454D">
        <w:rPr>
          <w:b/>
        </w:rPr>
        <w:t>Defin</w:t>
      </w:r>
      <w:r w:rsidR="00A0682A">
        <w:rPr>
          <w:b/>
        </w:rPr>
        <w:t>i</w:t>
      </w:r>
      <w:r w:rsidR="00A0682A" w:rsidRPr="00A7454D">
        <w:rPr>
          <w:b/>
        </w:rPr>
        <w:t xml:space="preserve">tie </w:t>
      </w:r>
      <w:r w:rsidR="00A0682A" w:rsidRPr="00A7454D">
        <w:rPr>
          <w:rFonts w:eastAsia="Batang"/>
          <w:b/>
        </w:rPr>
        <w:t>Relatieklasse</w:t>
      </w:r>
    </w:p>
    <w:p w14:paraId="7BC96E7D" w14:textId="77777777" w:rsidR="00A0682A" w:rsidRPr="00C05383" w:rsidRDefault="00A0682A" w:rsidP="00A0682A">
      <w:pPr>
        <w:ind w:left="720"/>
        <w:rPr>
          <w:rFonts w:eastAsia="Batang"/>
        </w:rPr>
      </w:pPr>
      <w:r>
        <w:rPr>
          <w:rFonts w:eastAsia="Batang"/>
        </w:rPr>
        <w:t xml:space="preserve">Een relatiesoort met eigenschappen. </w:t>
      </w:r>
    </w:p>
    <w:p w14:paraId="79A0B2A9" w14:textId="77777777" w:rsidR="00A0682A" w:rsidRPr="00C05383" w:rsidRDefault="00A0682A" w:rsidP="00A0682A">
      <w:pPr>
        <w:ind w:left="720"/>
        <w:rPr>
          <w:rFonts w:eastAsia="Batang"/>
        </w:rPr>
      </w:pPr>
    </w:p>
    <w:p w14:paraId="24F2E3F9" w14:textId="77777777" w:rsidR="00A0682A" w:rsidRPr="00C05383" w:rsidRDefault="00A0682A" w:rsidP="00A0682A">
      <w:pPr>
        <w:ind w:left="720"/>
        <w:rPr>
          <w:rFonts w:eastAsia="Batang"/>
          <w:i/>
        </w:rPr>
      </w:pPr>
      <w:r w:rsidRPr="00C05383">
        <w:rPr>
          <w:rFonts w:eastAsia="Batang"/>
          <w:i/>
        </w:rPr>
        <w:t>Toelichting</w:t>
      </w:r>
    </w:p>
    <w:p w14:paraId="15209490" w14:textId="1A4AA6A9" w:rsidR="00A0682A" w:rsidRDefault="00A0682A" w:rsidP="00A0682A">
      <w:pPr>
        <w:ind w:left="720"/>
        <w:rPr>
          <w:rFonts w:eastAsia="Batang"/>
        </w:rPr>
      </w:pPr>
      <w:r>
        <w:rPr>
          <w:rFonts w:eastAsia="Batang"/>
        </w:rPr>
        <w:t xml:space="preserve">De relatieklasse geeft aan dat er een relatie is tussen twee objecten, waarbij er gegevens over deze relatie vastgelegd moeten worden. De relatie wordt in </w:t>
      </w:r>
      <w:r w:rsidR="005D20FC">
        <w:rPr>
          <w:rFonts w:eastAsia="Batang"/>
        </w:rPr>
        <w:t xml:space="preserve">dit geval </w:t>
      </w:r>
      <w:r>
        <w:rPr>
          <w:rFonts w:eastAsia="Batang"/>
        </w:rPr>
        <w:t xml:space="preserve">behandeld als een object, met gegevens. De gegevens over de relatie bestaan alleen zolang de relatie tussen beide objecten bestaat en zolang elk van beide objecten zelf (nog) bestaan. </w:t>
      </w:r>
    </w:p>
    <w:p w14:paraId="245AC8BA" w14:textId="0680AEBD" w:rsidR="00FA5A7E" w:rsidRDefault="00FA5A7E" w:rsidP="00A0682A">
      <w:pPr>
        <w:rPr>
          <w:i/>
        </w:rPr>
      </w:pPr>
    </w:p>
    <w:p w14:paraId="282AD5B0" w14:textId="28241951" w:rsidR="007E6E38" w:rsidRDefault="00F57639" w:rsidP="005D7C0A">
      <w:pPr>
        <w:ind w:left="720"/>
        <w:rPr>
          <w:rFonts w:eastAsia="Batang"/>
        </w:rPr>
      </w:pPr>
      <w:r>
        <w:rPr>
          <w:i/>
        </w:rPr>
        <w:t>Bijv</w:t>
      </w:r>
      <w:r w:rsidR="00FA5A7E" w:rsidRPr="00416236">
        <w:rPr>
          <w:i/>
        </w:rPr>
        <w:t xml:space="preserve">oorbeeld: </w:t>
      </w:r>
      <w:r w:rsidR="00FA5A7E">
        <w:rPr>
          <w:i/>
        </w:rPr>
        <w:t>relatieklasse FUNCTIONARIS</w:t>
      </w:r>
      <w:r w:rsidR="00A74F7E">
        <w:rPr>
          <w:i/>
        </w:rPr>
        <w:t xml:space="preserve"> (een </w:t>
      </w:r>
      <w:r w:rsidR="0083540B">
        <w:rPr>
          <w:i/>
        </w:rPr>
        <w:t xml:space="preserve"> PERSOON is </w:t>
      </w:r>
      <w:r w:rsidR="00662C55">
        <w:rPr>
          <w:i/>
        </w:rPr>
        <w:t xml:space="preserve">benoemd als de </w:t>
      </w:r>
      <w:r w:rsidR="0083540B">
        <w:rPr>
          <w:i/>
        </w:rPr>
        <w:t>FUNCTIONARIS v</w:t>
      </w:r>
      <w:r w:rsidR="00A74F7E">
        <w:rPr>
          <w:i/>
        </w:rPr>
        <w:t xml:space="preserve">oor </w:t>
      </w:r>
      <w:r w:rsidR="0083540B">
        <w:rPr>
          <w:i/>
        </w:rPr>
        <w:t>een</w:t>
      </w:r>
      <w:r w:rsidR="00A74F7E">
        <w:rPr>
          <w:i/>
        </w:rPr>
        <w:t xml:space="preserve"> AFDELING en heeft </w:t>
      </w:r>
      <w:r w:rsidR="000E0F2D">
        <w:rPr>
          <w:i/>
        </w:rPr>
        <w:t xml:space="preserve">bijvoorbeeld </w:t>
      </w:r>
      <w:r w:rsidR="00470E41">
        <w:rPr>
          <w:i/>
        </w:rPr>
        <w:t xml:space="preserve">een </w:t>
      </w:r>
      <w:r w:rsidR="00662C55">
        <w:rPr>
          <w:i/>
        </w:rPr>
        <w:t>benoemingsdatum</w:t>
      </w:r>
      <w:r w:rsidR="00470E41">
        <w:rPr>
          <w:i/>
        </w:rPr>
        <w:t xml:space="preserve"> als attribuut</w:t>
      </w:r>
      <w:r w:rsidR="00A74F7E">
        <w:rPr>
          <w:i/>
        </w:rPr>
        <w:t>)</w:t>
      </w:r>
      <w:r w:rsidR="00A67801">
        <w:rPr>
          <w:i/>
        </w:rPr>
        <w:t>.</w:t>
      </w:r>
    </w:p>
    <w:p w14:paraId="10D33017" w14:textId="56E7D03F" w:rsidR="00863293" w:rsidRDefault="00863293" w:rsidP="005D7C0A">
      <w:pPr>
        <w:ind w:left="720"/>
        <w:rPr>
          <w:rFonts w:eastAsia="Batang"/>
        </w:rPr>
      </w:pPr>
    </w:p>
    <w:p w14:paraId="0ECA7F9E" w14:textId="77777777" w:rsidR="00A0682A" w:rsidRDefault="00A0682A" w:rsidP="00A0682A">
      <w:pPr>
        <w:ind w:left="720"/>
        <w:rPr>
          <w:rFonts w:eastAsia="Batang"/>
        </w:rPr>
      </w:pPr>
      <w:r w:rsidRPr="008D6400">
        <w:rPr>
          <w:rFonts w:eastAsia="Batang"/>
          <w:u w:val="single"/>
        </w:rPr>
        <w:t>Opmerking</w:t>
      </w:r>
      <w:r>
        <w:rPr>
          <w:rFonts w:eastAsia="Batang"/>
        </w:rPr>
        <w:t xml:space="preserve">: de gegevens van de relatie worden voor één relatie vastgelegd en niet voor meerdere relaties tegelijk. Als dit laatste het geval is, dan worden de gegevens vastgelegd in een </w:t>
      </w:r>
      <w:r w:rsidRPr="00F40649">
        <w:t>«</w:t>
      </w:r>
      <w:r w:rsidRPr="00996C32">
        <w:t>Objecttype</w:t>
      </w:r>
      <w:r w:rsidRPr="00F40649">
        <w:t>»</w:t>
      </w:r>
      <w:r>
        <w:t xml:space="preserve">. Een CONTRACT kan bijvoorbeeld ook een afspraak zijn tussen twee óf méér SUBJECTen, waarbij de gegevens van de relatie voor alle betrokken objecten hetzelfde zijn. CONTRACT wordt dan gemodelleerd als objecttype, waarbij beschreven wordt wat er moet gebeuren wanneer één van de SUBJECTen niet meer bestaat. </w:t>
      </w:r>
    </w:p>
    <w:p w14:paraId="69018B17" w14:textId="3FE8894B" w:rsidR="00F24D5F" w:rsidRDefault="00892F3C" w:rsidP="00892F3C">
      <w:pPr>
        <w:rPr>
          <w:i/>
        </w:rPr>
      </w:pPr>
      <w:r>
        <w:tab/>
      </w:r>
    </w:p>
    <w:p w14:paraId="5581A6E1" w14:textId="5A3D562B" w:rsidR="001167FE" w:rsidRPr="001167FE" w:rsidRDefault="00556BC3" w:rsidP="005015C4">
      <w:pPr>
        <w:pStyle w:val="Lijstalinea"/>
        <w:numPr>
          <w:ilvl w:val="0"/>
          <w:numId w:val="8"/>
        </w:numPr>
        <w:spacing w:after="3" w:line="289" w:lineRule="auto"/>
        <w:ind w:right="3"/>
        <w:rPr>
          <w:b/>
        </w:rPr>
      </w:pPr>
      <w:r>
        <w:rPr>
          <w:b/>
        </w:rPr>
        <w:t xml:space="preserve">Externe koppeling </w:t>
      </w:r>
      <w:r w:rsidRPr="00EF3812">
        <w:rPr>
          <w:i/>
        </w:rPr>
        <w:t xml:space="preserve">– </w:t>
      </w:r>
      <w:r w:rsidR="00871A6E" w:rsidRPr="00EF3812">
        <w:rPr>
          <w:i/>
        </w:rPr>
        <w:t>Stereotype</w:t>
      </w:r>
      <w:r w:rsidR="001167FE" w:rsidRPr="00EF3812">
        <w:rPr>
          <w:i/>
        </w:rPr>
        <w:t xml:space="preserve"> </w:t>
      </w:r>
      <w:r w:rsidR="00685D33" w:rsidRPr="00EF3812">
        <w:rPr>
          <w:i/>
        </w:rPr>
        <w:t>«</w:t>
      </w:r>
      <w:r w:rsidR="001167FE" w:rsidRPr="00EF3812">
        <w:rPr>
          <w:i/>
        </w:rPr>
        <w:t>Externe koppeling</w:t>
      </w:r>
      <w:r w:rsidR="00685D33" w:rsidRPr="00EF3812">
        <w:rPr>
          <w:i/>
        </w:rPr>
        <w:t>»</w:t>
      </w:r>
      <w:r w:rsidR="001167FE">
        <w:rPr>
          <w:b/>
        </w:rPr>
        <w:t xml:space="preserve">: </w:t>
      </w:r>
      <w:r w:rsidR="001167FE" w:rsidRPr="001167FE">
        <w:t>De</w:t>
      </w:r>
      <w:r w:rsidR="001167FE">
        <w:t xml:space="preserve"> UML-representatie van een externe koppeling</w:t>
      </w:r>
      <w:r w:rsidR="00B96E66">
        <w:t>,</w:t>
      </w:r>
      <w:r w:rsidR="001167FE">
        <w:t xml:space="preserve"> uitgedrukt in een stereotype van UML-</w:t>
      </w:r>
      <w:r w:rsidR="00B67F05">
        <w:t xml:space="preserve">association </w:t>
      </w:r>
      <w:r w:rsidR="00B96E66">
        <w:t>(metaclass).</w:t>
      </w:r>
      <w:r w:rsidR="00326F38">
        <w:t xml:space="preserve"> De source kant van het aggregatietype is ‘composite’ (de gesloten diamant staat aan de kant van het </w:t>
      </w:r>
      <w:r w:rsidR="00481871">
        <w:t>objecttype die de koppeling legt naar het externe objecttype</w:t>
      </w:r>
      <w:r w:rsidR="00326F38">
        <w:t>).</w:t>
      </w:r>
    </w:p>
    <w:p w14:paraId="6209AF51" w14:textId="77777777" w:rsidR="001167FE" w:rsidRDefault="001167FE" w:rsidP="001167FE">
      <w:pPr>
        <w:pStyle w:val="Lijstalinea"/>
        <w:spacing w:after="3" w:line="289" w:lineRule="auto"/>
        <w:ind w:left="744" w:right="3"/>
        <w:rPr>
          <w:b/>
        </w:rPr>
      </w:pPr>
    </w:p>
    <w:p w14:paraId="5DC7341B" w14:textId="46A95D02" w:rsidR="007C75AD" w:rsidRDefault="007C75AD" w:rsidP="001167FE">
      <w:pPr>
        <w:pStyle w:val="Lijstalinea"/>
        <w:spacing w:after="3" w:line="289" w:lineRule="auto"/>
        <w:ind w:left="744" w:right="3"/>
        <w:rPr>
          <w:b/>
        </w:rPr>
      </w:pPr>
      <w:r>
        <w:rPr>
          <w:b/>
        </w:rPr>
        <w:t>Definitie</w:t>
      </w:r>
      <w:r w:rsidR="00593DC1">
        <w:rPr>
          <w:b/>
        </w:rPr>
        <w:t xml:space="preserve"> Externe koppeling</w:t>
      </w:r>
    </w:p>
    <w:p w14:paraId="0D5E6162" w14:textId="622918D6" w:rsidR="00CC2597" w:rsidRDefault="00181E12" w:rsidP="00CC2597">
      <w:pPr>
        <w:pStyle w:val="Lijstalinea"/>
        <w:spacing w:after="3" w:line="289" w:lineRule="auto"/>
        <w:ind w:left="744" w:right="3"/>
      </w:pPr>
      <w:r>
        <w:t xml:space="preserve">Een associatie waarmee </w:t>
      </w:r>
      <w:r w:rsidR="004D780B">
        <w:t xml:space="preserve">vanuit het perspectief van </w:t>
      </w:r>
      <w:r w:rsidR="00D3048E">
        <w:t xml:space="preserve">het </w:t>
      </w:r>
      <w:r w:rsidR="0009187C">
        <w:t>eigen</w:t>
      </w:r>
      <w:r w:rsidR="004D780B">
        <w:t xml:space="preserve"> informatiemodel een </w:t>
      </w:r>
      <w:r w:rsidR="00E10788">
        <w:t xml:space="preserve">objecttype uit het ‘eigen’ informatiemodel gekoppeld wordt aan een </w:t>
      </w:r>
      <w:r w:rsidR="004D780B">
        <w:t>objecttype van een extern informatiemodel</w:t>
      </w:r>
      <w:r w:rsidR="00E10788">
        <w:t>.</w:t>
      </w:r>
      <w:r w:rsidR="00A15F3C">
        <w:t xml:space="preserve"> De relatie zelf hoort bij het ‘eigen’ objecttype.</w:t>
      </w:r>
      <w:r w:rsidR="008A7571">
        <w:t xml:space="preserve"> </w:t>
      </w:r>
      <w:r w:rsidR="00CC2597">
        <w:t xml:space="preserve">Zie </w:t>
      </w:r>
      <w:r w:rsidR="008A7571">
        <w:t xml:space="preserve">ook </w:t>
      </w:r>
      <w:r w:rsidR="008A7571">
        <w:fldChar w:fldCharType="begin"/>
      </w:r>
      <w:r w:rsidR="008A7571">
        <w:instrText xml:space="preserve"> REF _Ref470022216 \n \h </w:instrText>
      </w:r>
      <w:r w:rsidR="008A7571">
        <w:fldChar w:fldCharType="separate"/>
      </w:r>
      <w:r w:rsidR="00A90657">
        <w:t>3.14</w:t>
      </w:r>
      <w:r w:rsidR="008A7571">
        <w:fldChar w:fldCharType="end"/>
      </w:r>
      <w:r w:rsidR="008A7571">
        <w:t>.</w:t>
      </w:r>
    </w:p>
    <w:p w14:paraId="3BF4AA59" w14:textId="77777777" w:rsidR="00CC2597" w:rsidRDefault="00CC2597" w:rsidP="001167FE">
      <w:pPr>
        <w:pStyle w:val="Lijstalinea"/>
        <w:spacing w:after="3" w:line="289" w:lineRule="auto"/>
        <w:ind w:left="744" w:right="3"/>
      </w:pPr>
    </w:p>
    <w:p w14:paraId="3437FC5D" w14:textId="5F9A26AA" w:rsidR="00CC2597" w:rsidRDefault="00CC2597" w:rsidP="00CC2597">
      <w:pPr>
        <w:pStyle w:val="Lijstalinea"/>
        <w:numPr>
          <w:ilvl w:val="0"/>
          <w:numId w:val="8"/>
        </w:numPr>
        <w:spacing w:after="3" w:line="289" w:lineRule="auto"/>
        <w:ind w:right="3"/>
      </w:pPr>
      <w:r w:rsidRPr="004D17FC">
        <w:rPr>
          <w:b/>
        </w:rPr>
        <w:t>Relatierol</w:t>
      </w:r>
      <w:r>
        <w:rPr>
          <w:b/>
        </w:rPr>
        <w:t xml:space="preserve"> </w:t>
      </w:r>
      <w:r w:rsidRPr="00370737">
        <w:rPr>
          <w:i/>
        </w:rPr>
        <w:t>– Stereotype «Relatie</w:t>
      </w:r>
      <w:r>
        <w:rPr>
          <w:i/>
        </w:rPr>
        <w:t>rol</w:t>
      </w:r>
      <w:r w:rsidRPr="00370737">
        <w:rPr>
          <w:i/>
        </w:rPr>
        <w:t>»</w:t>
      </w:r>
      <w:r>
        <w:t xml:space="preserve">: </w:t>
      </w:r>
      <w:r w:rsidRPr="00C565F7">
        <w:t>D</w:t>
      </w:r>
      <w:r>
        <w:t>e UML-representatie van een rel</w:t>
      </w:r>
      <w:r w:rsidRPr="00C565F7">
        <w:t>atie</w:t>
      </w:r>
      <w:r>
        <w:t>rol</w:t>
      </w:r>
      <w:r w:rsidRPr="00C565F7">
        <w:t xml:space="preserve">, uitgedrukt in een stereotype </w:t>
      </w:r>
      <w:r w:rsidRPr="00C87435">
        <w:t>van UML-Property</w:t>
      </w:r>
      <w:r w:rsidRPr="0025461A">
        <w:rPr>
          <w:rStyle w:val="Voetnootmarkering"/>
        </w:rPr>
        <w:footnoteReference w:id="5"/>
      </w:r>
      <w:r w:rsidRPr="00C87435">
        <w:t xml:space="preserve"> (metaclass</w:t>
      </w:r>
      <w:r>
        <w:t>)</w:t>
      </w:r>
      <w:r w:rsidRPr="00C565F7">
        <w:t>.</w:t>
      </w:r>
      <w:r>
        <w:rPr>
          <w:rFonts w:eastAsia="Batang"/>
        </w:rPr>
        <w:t xml:space="preserve"> </w:t>
      </w:r>
    </w:p>
    <w:p w14:paraId="62D94211" w14:textId="77777777" w:rsidR="00CC2597" w:rsidRDefault="00CC2597" w:rsidP="00CC2597">
      <w:pPr>
        <w:rPr>
          <w:rFonts w:eastAsia="Batang"/>
          <w:b/>
        </w:rPr>
      </w:pPr>
      <w:r>
        <w:rPr>
          <w:rFonts w:eastAsia="Batang"/>
          <w:b/>
        </w:rPr>
        <w:tab/>
      </w:r>
    </w:p>
    <w:p w14:paraId="43C86E8D" w14:textId="77777777" w:rsidR="00CC2597" w:rsidRPr="008F4B03" w:rsidRDefault="00CC2597" w:rsidP="00CC2597">
      <w:pPr>
        <w:rPr>
          <w:rFonts w:eastAsia="Batang"/>
          <w:b/>
        </w:rPr>
      </w:pPr>
      <w:r>
        <w:rPr>
          <w:b/>
        </w:rPr>
        <w:tab/>
      </w:r>
      <w:r w:rsidRPr="008F4B03">
        <w:rPr>
          <w:b/>
        </w:rPr>
        <w:t>Definitie</w:t>
      </w:r>
      <w:r>
        <w:rPr>
          <w:b/>
        </w:rPr>
        <w:t xml:space="preserve"> </w:t>
      </w:r>
      <w:r w:rsidRPr="008F4B03">
        <w:rPr>
          <w:rFonts w:eastAsia="Batang"/>
          <w:b/>
        </w:rPr>
        <w:t>Relatie</w:t>
      </w:r>
      <w:r>
        <w:rPr>
          <w:rFonts w:eastAsia="Batang"/>
          <w:b/>
        </w:rPr>
        <w:t>rol</w:t>
      </w:r>
    </w:p>
    <w:p w14:paraId="7B45F208" w14:textId="77777777" w:rsidR="00CC2597" w:rsidRDefault="00CC2597" w:rsidP="00CC2597">
      <w:pPr>
        <w:ind w:firstLine="720"/>
      </w:pPr>
      <w:r>
        <w:t xml:space="preserve">De benaming van de manier waarop een object deelneemt aan een relatie met een ander </w:t>
      </w:r>
      <w:r>
        <w:tab/>
        <w:t>object.</w:t>
      </w:r>
    </w:p>
    <w:p w14:paraId="456322CE" w14:textId="77777777" w:rsidR="00CC2597" w:rsidRDefault="00CC2597" w:rsidP="00CC2597">
      <w:pPr>
        <w:ind w:firstLine="720"/>
      </w:pPr>
    </w:p>
    <w:p w14:paraId="073B0318" w14:textId="77777777" w:rsidR="00CC2597" w:rsidRPr="009064C0" w:rsidRDefault="00CC2597" w:rsidP="00CC2597">
      <w:pPr>
        <w:ind w:firstLine="720"/>
        <w:rPr>
          <w:i/>
        </w:rPr>
      </w:pPr>
      <w:r w:rsidRPr="009064C0">
        <w:rPr>
          <w:i/>
        </w:rPr>
        <w:t xml:space="preserve">Toelichting: </w:t>
      </w:r>
    </w:p>
    <w:p w14:paraId="7DF2636A" w14:textId="34A62BE7" w:rsidR="00CC2597" w:rsidRDefault="00CC2597" w:rsidP="00CC2597">
      <w:pPr>
        <w:ind w:left="720"/>
      </w:pPr>
      <w:r>
        <w:rPr>
          <w:rFonts w:eastAsia="Batang"/>
        </w:rPr>
        <w:t xml:space="preserve">Met relatie wordt in deze elke relatie bedoeld een </w:t>
      </w:r>
      <w:r w:rsidRPr="00370737">
        <w:rPr>
          <w:i/>
        </w:rPr>
        <w:t>«Relatie</w:t>
      </w:r>
      <w:r>
        <w:rPr>
          <w:i/>
        </w:rPr>
        <w:t>soort</w:t>
      </w:r>
      <w:r w:rsidRPr="00370737">
        <w:rPr>
          <w:i/>
        </w:rPr>
        <w:t>»</w:t>
      </w:r>
      <w:r>
        <w:t xml:space="preserve">, </w:t>
      </w:r>
      <w:r w:rsidRPr="00370737">
        <w:rPr>
          <w:i/>
        </w:rPr>
        <w:t>«</w:t>
      </w:r>
      <w:r>
        <w:rPr>
          <w:i/>
        </w:rPr>
        <w:t>Relatieklasse</w:t>
      </w:r>
      <w:r w:rsidRPr="00370737">
        <w:rPr>
          <w:i/>
        </w:rPr>
        <w:t>»</w:t>
      </w:r>
      <w:r>
        <w:rPr>
          <w:i/>
        </w:rPr>
        <w:t xml:space="preserve"> </w:t>
      </w:r>
      <w:r>
        <w:t xml:space="preserve">of </w:t>
      </w:r>
      <w:r w:rsidRPr="00370737">
        <w:rPr>
          <w:i/>
        </w:rPr>
        <w:t>«</w:t>
      </w:r>
      <w:r>
        <w:rPr>
          <w:i/>
        </w:rPr>
        <w:t>Externe koppeling</w:t>
      </w:r>
      <w:r w:rsidRPr="00370737">
        <w:rPr>
          <w:i/>
        </w:rPr>
        <w:t>»</w:t>
      </w:r>
      <w:r>
        <w:t xml:space="preserve">. Voor </w:t>
      </w:r>
      <w:r w:rsidRPr="00370737">
        <w:rPr>
          <w:i/>
        </w:rPr>
        <w:t>«</w:t>
      </w:r>
      <w:r>
        <w:t>Generalisatie</w:t>
      </w:r>
      <w:r w:rsidRPr="00370737">
        <w:rPr>
          <w:i/>
        </w:rPr>
        <w:t>»</w:t>
      </w:r>
      <w:r>
        <w:t xml:space="preserve"> speelt het niet. </w:t>
      </w:r>
      <w:r>
        <w:rPr>
          <w:rFonts w:eastAsia="Batang"/>
        </w:rPr>
        <w:t xml:space="preserve">Een relatie heeft een source kant, die de eigenaar is van de relatie, en is gericht naar de target kant. De relatierol kan aan beide kanten een naam en een definitie krijgen.  </w:t>
      </w:r>
    </w:p>
    <w:p w14:paraId="56DCE672" w14:textId="77777777" w:rsidR="00CC2597" w:rsidRDefault="00CC2597" w:rsidP="00CC2597"/>
    <w:p w14:paraId="738196E0" w14:textId="0BEBFD23" w:rsidR="00CC2597" w:rsidRDefault="00F57639" w:rsidP="00CC2597">
      <w:pPr>
        <w:ind w:left="720"/>
        <w:rPr>
          <w:i/>
        </w:rPr>
      </w:pPr>
      <w:r>
        <w:rPr>
          <w:i/>
        </w:rPr>
        <w:t>Bijv</w:t>
      </w:r>
      <w:r w:rsidR="00CC2597">
        <w:rPr>
          <w:i/>
        </w:rPr>
        <w:t xml:space="preserve">oorbeeld: een kind-ouder relatie. Een PERSOON heeft in de rol ‘ouder van’ een relatie met PERSOON, 0, 1 of meerdere keren. Andersom is de rol ‘kind van’. Een EIGENDOM kan overgedragen worden van de ene PERSOON naar de andere PERSOON. De relatie krijgt de naam ‘overdracht’ , met de source rol ‘vervreemder’ en de target rol ‘verkrijger’. </w:t>
      </w:r>
    </w:p>
    <w:p w14:paraId="20EA3447" w14:textId="1F5047B9" w:rsidR="006A511A" w:rsidRDefault="00E10788">
      <w:pPr>
        <w:rPr>
          <w:u w:val="single"/>
        </w:rPr>
      </w:pPr>
      <w:r>
        <w:t xml:space="preserve"> </w:t>
      </w:r>
      <w:r w:rsidR="004D780B">
        <w:t xml:space="preserve"> </w:t>
      </w:r>
    </w:p>
    <w:p w14:paraId="5F25A4D7" w14:textId="3B08BF31" w:rsidR="0010346A" w:rsidRPr="0010346A" w:rsidRDefault="00633E05" w:rsidP="00633E05">
      <w:pPr>
        <w:pStyle w:val="Kop3"/>
      </w:pPr>
      <w:bookmarkStart w:id="50" w:name="_Toc485712855"/>
      <w:r>
        <w:lastRenderedPageBreak/>
        <w:t xml:space="preserve">2.2.3. </w:t>
      </w:r>
      <w:r w:rsidR="001F6234">
        <w:t>Waarde</w:t>
      </w:r>
      <w:r w:rsidR="00237C7F">
        <w:t>n</w:t>
      </w:r>
      <w:r w:rsidR="001F6234">
        <w:t>lijst</w:t>
      </w:r>
      <w:r w:rsidR="0010346A" w:rsidRPr="0010346A">
        <w:t>en</w:t>
      </w:r>
      <w:bookmarkEnd w:id="50"/>
      <w:r w:rsidR="0010346A" w:rsidRPr="0010346A">
        <w:t xml:space="preserve"> </w:t>
      </w:r>
    </w:p>
    <w:p w14:paraId="6C8F68CE" w14:textId="4EA246FE" w:rsidR="00D052CE" w:rsidRPr="00B20E71" w:rsidRDefault="00D052CE" w:rsidP="00D052CE">
      <w:pPr>
        <w:rPr>
          <w:rFonts w:eastAsia="Batang"/>
        </w:rPr>
      </w:pPr>
      <w:r w:rsidRPr="00B20E71">
        <w:rPr>
          <w:rFonts w:eastAsia="Batang"/>
        </w:rPr>
        <w:t xml:space="preserve">Een datatype waarvan de mogelijke waarden zijn opgesomd in een lijst. </w:t>
      </w:r>
      <w:r w:rsidR="004711B3">
        <w:rPr>
          <w:rFonts w:eastAsia="Batang"/>
        </w:rPr>
        <w:t xml:space="preserve">De waarde </w:t>
      </w:r>
      <w:r w:rsidR="00C34747">
        <w:rPr>
          <w:rFonts w:eastAsia="Batang"/>
        </w:rPr>
        <w:t xml:space="preserve">van </w:t>
      </w:r>
      <w:r w:rsidR="004711B3">
        <w:rPr>
          <w:rFonts w:eastAsia="Batang"/>
        </w:rPr>
        <w:t xml:space="preserve">een attribuutsoort moet </w:t>
      </w:r>
      <w:r w:rsidR="00C34747">
        <w:rPr>
          <w:rFonts w:eastAsia="Batang"/>
        </w:rPr>
        <w:t xml:space="preserve">één van de waarden zijn </w:t>
      </w:r>
      <w:r w:rsidR="004711B3">
        <w:rPr>
          <w:rFonts w:eastAsia="Batang"/>
        </w:rPr>
        <w:t>uit de</w:t>
      </w:r>
      <w:r w:rsidR="007201DE">
        <w:rPr>
          <w:rFonts w:eastAsia="Batang"/>
        </w:rPr>
        <w:t xml:space="preserve"> gespecificeerde</w:t>
      </w:r>
      <w:r w:rsidR="004711B3">
        <w:rPr>
          <w:rFonts w:eastAsia="Batang"/>
        </w:rPr>
        <w:t xml:space="preserve"> waardenlijst. </w:t>
      </w:r>
    </w:p>
    <w:p w14:paraId="3E348834" w14:textId="086707AE" w:rsidR="00126DD7" w:rsidRDefault="00126DD7">
      <w:pPr>
        <w:contextualSpacing w:val="0"/>
        <w:rPr>
          <w:b/>
        </w:rPr>
      </w:pPr>
    </w:p>
    <w:p w14:paraId="0943ABC6" w14:textId="69FC5C5C" w:rsidR="00892F3C" w:rsidRDefault="00A051BC" w:rsidP="005015C4">
      <w:pPr>
        <w:pStyle w:val="Lijstalinea"/>
        <w:numPr>
          <w:ilvl w:val="0"/>
          <w:numId w:val="8"/>
        </w:numPr>
        <w:spacing w:after="3" w:line="289" w:lineRule="auto"/>
        <w:ind w:right="3"/>
      </w:pPr>
      <w:r>
        <w:rPr>
          <w:b/>
        </w:rPr>
        <w:t xml:space="preserve">Referentielijst </w:t>
      </w:r>
      <w:r w:rsidRPr="00EF3812">
        <w:rPr>
          <w:i/>
        </w:rPr>
        <w:t xml:space="preserve">– </w:t>
      </w:r>
      <w:r w:rsidR="00892F3C" w:rsidRPr="00633E05">
        <w:rPr>
          <w:i/>
        </w:rPr>
        <w:t xml:space="preserve">Stereotype </w:t>
      </w:r>
      <w:r w:rsidR="00685D33" w:rsidRPr="00633E05">
        <w:rPr>
          <w:i/>
        </w:rPr>
        <w:t>«</w:t>
      </w:r>
      <w:r w:rsidR="00892F3C" w:rsidRPr="00633E05">
        <w:rPr>
          <w:i/>
        </w:rPr>
        <w:t>Referentielijst</w:t>
      </w:r>
      <w:r w:rsidR="00685D33" w:rsidRPr="00633E05">
        <w:rPr>
          <w:i/>
        </w:rPr>
        <w:t>»</w:t>
      </w:r>
      <w:r w:rsidR="00892F3C" w:rsidRPr="00633E05">
        <w:rPr>
          <w:b/>
        </w:rPr>
        <w:t xml:space="preserve">: </w:t>
      </w:r>
      <w:r w:rsidR="00892F3C" w:rsidRPr="00633E05">
        <w:t>De UML-representatie van een referentielijst, uitgedrukt in een stereotype van UML-</w:t>
      </w:r>
      <w:r w:rsidR="00E500F6" w:rsidRPr="00633E05">
        <w:t>Datatype</w:t>
      </w:r>
      <w:r w:rsidR="00B96E66" w:rsidRPr="00633E05">
        <w:t xml:space="preserve"> (metaclass)</w:t>
      </w:r>
      <w:r w:rsidR="00892F3C" w:rsidRPr="00633E05">
        <w:t>.</w:t>
      </w:r>
    </w:p>
    <w:p w14:paraId="04218B99" w14:textId="77777777" w:rsidR="00892F3C" w:rsidRDefault="00892F3C" w:rsidP="00892F3C">
      <w:pPr>
        <w:pStyle w:val="Lijstalinea"/>
        <w:spacing w:after="3" w:line="289" w:lineRule="auto"/>
        <w:ind w:left="744" w:right="3"/>
      </w:pPr>
    </w:p>
    <w:p w14:paraId="76746149" w14:textId="7039CB0A" w:rsidR="00892F3C" w:rsidRPr="003D5D92" w:rsidRDefault="00892F3C" w:rsidP="00892F3C">
      <w:pPr>
        <w:rPr>
          <w:rFonts w:eastAsia="Batang"/>
          <w:b/>
        </w:rPr>
      </w:pPr>
      <w:r>
        <w:rPr>
          <w:rFonts w:eastAsia="Batang"/>
          <w:b/>
        </w:rPr>
        <w:tab/>
        <w:t xml:space="preserve">Definitie </w:t>
      </w:r>
      <w:r w:rsidRPr="003D5D92">
        <w:rPr>
          <w:rFonts w:eastAsia="Batang"/>
          <w:b/>
        </w:rPr>
        <w:t>Referentielijst</w:t>
      </w:r>
    </w:p>
    <w:p w14:paraId="2662DBE6" w14:textId="318ACB7C" w:rsidR="00787791" w:rsidRDefault="00787791" w:rsidP="00EF3812">
      <w:pPr>
        <w:ind w:left="720"/>
        <w:rPr>
          <w:rFonts w:eastAsia="Batang"/>
        </w:rPr>
      </w:pPr>
      <w:r>
        <w:rPr>
          <w:rFonts w:eastAsia="Batang"/>
        </w:rPr>
        <w:t>Een lijst met een opsomming van de mogelijke domeinwaarden van een attribuutsoort</w:t>
      </w:r>
      <w:r w:rsidR="00F36274">
        <w:rPr>
          <w:rFonts w:eastAsia="Batang"/>
        </w:rPr>
        <w:t xml:space="preserve">, </w:t>
      </w:r>
      <w:r w:rsidR="0031489A">
        <w:rPr>
          <w:rFonts w:eastAsia="Batang"/>
        </w:rPr>
        <w:t xml:space="preserve">die </w:t>
      </w:r>
      <w:r w:rsidR="00F36274">
        <w:rPr>
          <w:rFonts w:eastAsia="Batang"/>
        </w:rPr>
        <w:t xml:space="preserve">buiten het model in een externe </w:t>
      </w:r>
      <w:r w:rsidR="001F6234">
        <w:rPr>
          <w:rFonts w:eastAsia="Batang"/>
        </w:rPr>
        <w:t>waarde</w:t>
      </w:r>
      <w:r w:rsidR="00A44973">
        <w:rPr>
          <w:rFonts w:eastAsia="Batang"/>
        </w:rPr>
        <w:t>n</w:t>
      </w:r>
      <w:r w:rsidR="001F6234">
        <w:rPr>
          <w:rFonts w:eastAsia="Batang"/>
        </w:rPr>
        <w:t>lijst</w:t>
      </w:r>
      <w:r w:rsidR="00F36274">
        <w:rPr>
          <w:rFonts w:eastAsia="Batang"/>
        </w:rPr>
        <w:t xml:space="preserve"> worden beheerd. </w:t>
      </w:r>
      <w:r w:rsidR="003A3451">
        <w:rPr>
          <w:rFonts w:eastAsia="Batang"/>
        </w:rPr>
        <w:t>De domeinwaarden in de lijst kunnen in de loop van de tijd aangepast</w:t>
      </w:r>
      <w:r w:rsidR="0031489A">
        <w:rPr>
          <w:rFonts w:eastAsia="Batang"/>
        </w:rPr>
        <w:t>,</w:t>
      </w:r>
      <w:r w:rsidR="003A3451">
        <w:rPr>
          <w:rFonts w:eastAsia="Batang"/>
        </w:rPr>
        <w:t xml:space="preserve"> uitgebreid</w:t>
      </w:r>
      <w:r w:rsidR="0031489A">
        <w:rPr>
          <w:rFonts w:eastAsia="Batang"/>
        </w:rPr>
        <w:t>,</w:t>
      </w:r>
      <w:r w:rsidR="003A3451">
        <w:rPr>
          <w:rFonts w:eastAsia="Batang"/>
        </w:rPr>
        <w:t xml:space="preserve"> of verwijderd worden, </w:t>
      </w:r>
      <w:r w:rsidR="006E7346">
        <w:rPr>
          <w:rFonts w:eastAsia="Batang"/>
        </w:rPr>
        <w:t>zonder dat het informatiemodel aangepast wordt</w:t>
      </w:r>
      <w:r w:rsidR="003A3451">
        <w:rPr>
          <w:rFonts w:eastAsia="Batang"/>
        </w:rPr>
        <w:t xml:space="preserve"> (in tegenstelling tot bij een enumeratie)</w:t>
      </w:r>
      <w:r>
        <w:rPr>
          <w:rFonts w:eastAsia="Batang"/>
        </w:rPr>
        <w:t xml:space="preserve">. </w:t>
      </w:r>
    </w:p>
    <w:p w14:paraId="0FE8FE0F" w14:textId="77777777" w:rsidR="003A3451" w:rsidRDefault="003A3451" w:rsidP="00EF3812">
      <w:pPr>
        <w:ind w:left="720"/>
        <w:rPr>
          <w:rFonts w:eastAsia="Batang"/>
        </w:rPr>
      </w:pPr>
    </w:p>
    <w:p w14:paraId="6E3EAAF5" w14:textId="775AF0D8" w:rsidR="00337CC9" w:rsidRDefault="00F57639" w:rsidP="00337CC9">
      <w:pPr>
        <w:pStyle w:val="Lijstalinea"/>
        <w:ind w:left="744"/>
        <w:rPr>
          <w:i/>
        </w:rPr>
      </w:pPr>
      <w:r>
        <w:rPr>
          <w:i/>
        </w:rPr>
        <w:t>Bijv</w:t>
      </w:r>
      <w:r w:rsidR="00337CC9">
        <w:rPr>
          <w:i/>
        </w:rPr>
        <w:t xml:space="preserve">oorbeeld: referentielijst LAND, referentielijst NATIONALITEIT. Een NATUURLIJK PERSOON heeft een attribuut geboorteland, van het type LAND. </w:t>
      </w:r>
    </w:p>
    <w:p w14:paraId="50649379" w14:textId="77777777" w:rsidR="00D047FE" w:rsidRDefault="00D047FE" w:rsidP="005D7C0A">
      <w:pPr>
        <w:ind w:left="720"/>
        <w:rPr>
          <w:rFonts w:eastAsia="Batang"/>
        </w:rPr>
      </w:pPr>
    </w:p>
    <w:p w14:paraId="28AD04D1" w14:textId="77777777" w:rsidR="005D0C9E" w:rsidRDefault="005D0C9E" w:rsidP="005D0C9E">
      <w:pPr>
        <w:ind w:left="720"/>
        <w:rPr>
          <w:rFonts w:eastAsia="Batang"/>
        </w:rPr>
      </w:pPr>
      <w:r>
        <w:rPr>
          <w:rFonts w:eastAsia="Batang"/>
        </w:rPr>
        <w:t xml:space="preserve">De referentielijst bevat representaties van objecten, die in het informatiemodel niet als een objecttype onderwerp van gesprek zijn. De referentielijst wordt gebruikt als type van een attribuut van een object. </w:t>
      </w:r>
    </w:p>
    <w:p w14:paraId="109EA17E" w14:textId="77777777" w:rsidR="005D0C9E" w:rsidRDefault="005D0C9E" w:rsidP="004C2D77">
      <w:pPr>
        <w:ind w:left="720"/>
      </w:pPr>
    </w:p>
    <w:p w14:paraId="70D28F76" w14:textId="527429EA" w:rsidR="004C2D77" w:rsidRDefault="00E731C0" w:rsidP="004C2D77">
      <w:pPr>
        <w:ind w:left="720"/>
        <w:rPr>
          <w:rFonts w:eastAsia="Batang"/>
        </w:rPr>
      </w:pPr>
      <w:r w:rsidRPr="007850DE">
        <w:t xml:space="preserve">Het objecttype LAND </w:t>
      </w:r>
      <w:r>
        <w:t xml:space="preserve">uit het voorbeeld is </w:t>
      </w:r>
      <w:r w:rsidRPr="007850DE">
        <w:t>opgenomen in een referentielijst</w:t>
      </w:r>
      <w:r>
        <w:t xml:space="preserve"> en niet als objecttype</w:t>
      </w:r>
      <w:r w:rsidRPr="007850DE">
        <w:t>.</w:t>
      </w:r>
      <w:r>
        <w:rPr>
          <w:i/>
        </w:rPr>
        <w:t xml:space="preserve"> </w:t>
      </w:r>
      <w:r>
        <w:rPr>
          <w:rFonts w:eastAsia="Batang"/>
        </w:rPr>
        <w:t>M</w:t>
      </w:r>
      <w:r w:rsidR="002C6F54">
        <w:rPr>
          <w:rFonts w:eastAsia="Batang"/>
        </w:rPr>
        <w:t xml:space="preserve">aar we willen wel de structuur en betekenis van </w:t>
      </w:r>
      <w:r w:rsidR="004C2D77">
        <w:rPr>
          <w:rFonts w:eastAsia="Batang"/>
        </w:rPr>
        <w:t xml:space="preserve">LAND </w:t>
      </w:r>
      <w:r w:rsidR="002C6F54">
        <w:rPr>
          <w:rFonts w:eastAsia="Batang"/>
        </w:rPr>
        <w:t xml:space="preserve">vastleggen, zodat we er naar kunnen refereren. Een object </w:t>
      </w:r>
      <w:r w:rsidR="0031489A">
        <w:rPr>
          <w:rFonts w:eastAsia="Batang"/>
        </w:rPr>
        <w:t xml:space="preserve">dat </w:t>
      </w:r>
      <w:r w:rsidR="002C6F54">
        <w:rPr>
          <w:rFonts w:eastAsia="Batang"/>
        </w:rPr>
        <w:t xml:space="preserve">is opgenomen in een referentielijst heeft </w:t>
      </w:r>
      <w:r>
        <w:rPr>
          <w:rFonts w:eastAsia="Batang"/>
        </w:rPr>
        <w:t xml:space="preserve">daarom </w:t>
      </w:r>
      <w:r w:rsidR="006356AD">
        <w:rPr>
          <w:rFonts w:eastAsia="Batang"/>
        </w:rPr>
        <w:t>veelal meerdere attributen</w:t>
      </w:r>
      <w:r>
        <w:rPr>
          <w:rFonts w:eastAsia="Batang"/>
        </w:rPr>
        <w:t xml:space="preserve">, </w:t>
      </w:r>
      <w:r w:rsidR="001F7F86">
        <w:rPr>
          <w:rFonts w:eastAsia="Batang"/>
        </w:rPr>
        <w:t xml:space="preserve">zoals de naam, </w:t>
      </w:r>
      <w:r w:rsidR="006E1E53">
        <w:rPr>
          <w:rFonts w:eastAsia="Batang"/>
        </w:rPr>
        <w:t xml:space="preserve">de </w:t>
      </w:r>
      <w:r w:rsidR="001F7F86">
        <w:rPr>
          <w:rFonts w:eastAsia="Batang"/>
        </w:rPr>
        <w:t>ontstaansdatum</w:t>
      </w:r>
      <w:r w:rsidR="00B4015F">
        <w:rPr>
          <w:rFonts w:eastAsia="Batang"/>
        </w:rPr>
        <w:t>, een omschrijving</w:t>
      </w:r>
      <w:r w:rsidR="007A3B3B">
        <w:rPr>
          <w:rFonts w:eastAsia="Batang"/>
        </w:rPr>
        <w:t xml:space="preserve"> en</w:t>
      </w:r>
      <w:r w:rsidR="001F7F86">
        <w:rPr>
          <w:rFonts w:eastAsia="Batang"/>
        </w:rPr>
        <w:t xml:space="preserve"> </w:t>
      </w:r>
      <w:r w:rsidR="00F35163">
        <w:rPr>
          <w:rFonts w:eastAsia="Batang"/>
        </w:rPr>
        <w:t xml:space="preserve">de </w:t>
      </w:r>
      <w:r w:rsidR="001F7F86">
        <w:rPr>
          <w:rFonts w:eastAsia="Batang"/>
        </w:rPr>
        <w:t xml:space="preserve">ISO code, </w:t>
      </w:r>
      <w:r w:rsidR="0031489A">
        <w:rPr>
          <w:rFonts w:eastAsia="Batang"/>
        </w:rPr>
        <w:t xml:space="preserve">die </w:t>
      </w:r>
      <w:r w:rsidR="006356AD">
        <w:rPr>
          <w:rFonts w:eastAsia="Batang"/>
        </w:rPr>
        <w:t>zijn opgenomen</w:t>
      </w:r>
      <w:r w:rsidRPr="00E731C0">
        <w:rPr>
          <w:rFonts w:eastAsia="Batang"/>
        </w:rPr>
        <w:t xml:space="preserve"> </w:t>
      </w:r>
      <w:r>
        <w:rPr>
          <w:rFonts w:eastAsia="Batang"/>
        </w:rPr>
        <w:t>in de referentie lijst</w:t>
      </w:r>
      <w:r w:rsidR="006356AD">
        <w:rPr>
          <w:rFonts w:eastAsia="Batang"/>
        </w:rPr>
        <w:t xml:space="preserve">. </w:t>
      </w:r>
    </w:p>
    <w:p w14:paraId="42AE05C5" w14:textId="77777777" w:rsidR="00E731C0" w:rsidRDefault="00E731C0" w:rsidP="00EF3812">
      <w:pPr>
        <w:ind w:left="720"/>
        <w:rPr>
          <w:rFonts w:eastAsia="Batang"/>
        </w:rPr>
      </w:pPr>
    </w:p>
    <w:p w14:paraId="032B8FD0" w14:textId="6F2C63C6" w:rsidR="002C6F54" w:rsidRDefault="002C6F54" w:rsidP="00EF3812">
      <w:pPr>
        <w:ind w:left="720"/>
      </w:pPr>
      <w:r>
        <w:t xml:space="preserve">Alle </w:t>
      </w:r>
      <w:r w:rsidR="00FE2FC7">
        <w:t xml:space="preserve">attributen van </w:t>
      </w:r>
      <w:r>
        <w:t>gerefereerde object</w:t>
      </w:r>
      <w:r w:rsidR="0031489A">
        <w:t>en</w:t>
      </w:r>
      <w:r>
        <w:t xml:space="preserve"> uit de referentielijst gelden</w:t>
      </w:r>
      <w:r w:rsidR="00FE2FC7">
        <w:t xml:space="preserve"> in de context van het informatiemodel</w:t>
      </w:r>
      <w:r>
        <w:t xml:space="preserve">, </w:t>
      </w:r>
      <w:r w:rsidR="00525371">
        <w:t xml:space="preserve">mits opgenomen in de </w:t>
      </w:r>
      <w:r w:rsidR="00277E83" w:rsidRPr="00EF3812">
        <w:rPr>
          <w:i/>
        </w:rPr>
        <w:t>«Referentielijst»</w:t>
      </w:r>
      <w:r w:rsidR="005E0849">
        <w:t xml:space="preserve">. </w:t>
      </w:r>
      <w:r w:rsidR="00B26233">
        <w:t>I</w:t>
      </w:r>
      <w:r>
        <w:t xml:space="preserve">n de registratie wordt </w:t>
      </w:r>
      <w:r w:rsidR="00814D99">
        <w:t xml:space="preserve">vaak </w:t>
      </w:r>
      <w:r>
        <w:t xml:space="preserve">alleen de referentie </w:t>
      </w:r>
      <w:r w:rsidR="001269D8">
        <w:t xml:space="preserve">ernaartoe </w:t>
      </w:r>
      <w:r>
        <w:t>opgenomen</w:t>
      </w:r>
      <w:r w:rsidR="0031489A">
        <w:t xml:space="preserve">, omdat </w:t>
      </w:r>
      <w:r w:rsidR="00A946CF">
        <w:t xml:space="preserve">het niet de bedoeling </w:t>
      </w:r>
      <w:r w:rsidR="0031489A">
        <w:t xml:space="preserve">is </w:t>
      </w:r>
      <w:r w:rsidR="00A946CF">
        <w:t xml:space="preserve">om alle </w:t>
      </w:r>
      <w:r>
        <w:t xml:space="preserve">gegevens over te nemen. De gegevens staan immers al in de referentielijst en er is bewust gekozen om een referentielijst te modelleren. </w:t>
      </w:r>
      <w:r w:rsidR="004C2D77">
        <w:rPr>
          <w:rFonts w:eastAsia="Batang"/>
        </w:rPr>
        <w:t xml:space="preserve">Het attribuut van een objecttype </w:t>
      </w:r>
      <w:r w:rsidR="0031489A">
        <w:rPr>
          <w:rFonts w:eastAsia="Batang"/>
        </w:rPr>
        <w:t xml:space="preserve">dat </w:t>
      </w:r>
      <w:r w:rsidR="004C2D77">
        <w:rPr>
          <w:rFonts w:eastAsia="Batang"/>
        </w:rPr>
        <w:t xml:space="preserve">als type een referentielijst heeft bevat in de registratie daarom </w:t>
      </w:r>
      <w:r w:rsidR="007B4522">
        <w:rPr>
          <w:rFonts w:eastAsia="Batang"/>
        </w:rPr>
        <w:t xml:space="preserve">(vaak) </w:t>
      </w:r>
      <w:r w:rsidR="004C2D77">
        <w:rPr>
          <w:rFonts w:eastAsia="Batang"/>
        </w:rPr>
        <w:t>alleen een</w:t>
      </w:r>
      <w:r w:rsidR="004C2D77">
        <w:t xml:space="preserve"> referentie naar </w:t>
      </w:r>
      <w:r w:rsidR="0031489A">
        <w:t xml:space="preserve">een </w:t>
      </w:r>
      <w:r w:rsidR="004C2D77">
        <w:t>object uit de lijst.</w:t>
      </w:r>
      <w:r w:rsidR="002E0C83">
        <w:br/>
      </w:r>
    </w:p>
    <w:p w14:paraId="268D29CB" w14:textId="77777777" w:rsidR="00F24D5F" w:rsidRDefault="00F24D5F" w:rsidP="00EF3812"/>
    <w:p w14:paraId="7D788666" w14:textId="58E7E454" w:rsidR="00892F3C" w:rsidRDefault="00A051BC" w:rsidP="00EF3812">
      <w:pPr>
        <w:pStyle w:val="Lijstalinea"/>
        <w:numPr>
          <w:ilvl w:val="0"/>
          <w:numId w:val="8"/>
        </w:numPr>
        <w:spacing w:after="3" w:line="289" w:lineRule="auto"/>
        <w:ind w:right="3"/>
      </w:pPr>
      <w:r>
        <w:rPr>
          <w:b/>
        </w:rPr>
        <w:t xml:space="preserve">Referentie element </w:t>
      </w:r>
      <w:r w:rsidRPr="00EF3812">
        <w:rPr>
          <w:i/>
        </w:rPr>
        <w:t xml:space="preserve">– </w:t>
      </w:r>
      <w:r w:rsidR="00892F3C" w:rsidRPr="00EF3812">
        <w:rPr>
          <w:i/>
        </w:rPr>
        <w:t xml:space="preserve">Stereotype </w:t>
      </w:r>
      <w:r w:rsidR="00685D33" w:rsidRPr="00EF3812">
        <w:rPr>
          <w:i/>
        </w:rPr>
        <w:t>«</w:t>
      </w:r>
      <w:r w:rsidR="00563523" w:rsidRPr="00EF3812">
        <w:rPr>
          <w:i/>
        </w:rPr>
        <w:t>Referentie element</w:t>
      </w:r>
      <w:r w:rsidR="00685D33" w:rsidRPr="00EF3812">
        <w:rPr>
          <w:i/>
        </w:rPr>
        <w:t>»</w:t>
      </w:r>
      <w:r w:rsidR="00892F3C" w:rsidRPr="00930E0F">
        <w:t xml:space="preserve">: </w:t>
      </w:r>
      <w:r w:rsidR="009E08C2">
        <w:t>D</w:t>
      </w:r>
      <w:r w:rsidR="00892F3C" w:rsidRPr="00930E0F">
        <w:t xml:space="preserve">e UML-representatie van een </w:t>
      </w:r>
      <w:r w:rsidR="00563523">
        <w:t>referentie</w:t>
      </w:r>
      <w:r w:rsidR="0031489A">
        <w:t>-</w:t>
      </w:r>
      <w:r w:rsidR="00563523">
        <w:t>element</w:t>
      </w:r>
      <w:r w:rsidR="00892F3C">
        <w:t xml:space="preserve"> </w:t>
      </w:r>
      <w:r w:rsidR="00892F3C" w:rsidRPr="00930E0F">
        <w:t>uitgedrukt in een stereotype van UML-</w:t>
      </w:r>
      <w:r w:rsidR="0059731E">
        <w:t>Pro</w:t>
      </w:r>
      <w:r w:rsidR="00D701EC">
        <w:t>perty</w:t>
      </w:r>
      <w:r w:rsidR="00B96E66">
        <w:t>(metaclass)</w:t>
      </w:r>
      <w:r w:rsidR="00892F3C" w:rsidRPr="00930E0F">
        <w:t xml:space="preserve">. </w:t>
      </w:r>
    </w:p>
    <w:p w14:paraId="2E866D3C" w14:textId="77777777" w:rsidR="00A41DC1" w:rsidRDefault="00A41DC1" w:rsidP="00A41DC1">
      <w:pPr>
        <w:pStyle w:val="Lijstalinea"/>
        <w:spacing w:after="3" w:line="289" w:lineRule="auto"/>
        <w:ind w:left="744" w:right="3"/>
        <w:jc w:val="both"/>
      </w:pPr>
    </w:p>
    <w:p w14:paraId="5C696AD7" w14:textId="5334A913" w:rsidR="00031CD2" w:rsidRDefault="00031CD2" w:rsidP="00A41DC1">
      <w:pPr>
        <w:pStyle w:val="Lijstalinea"/>
        <w:spacing w:after="3" w:line="289" w:lineRule="auto"/>
        <w:ind w:left="744" w:right="3"/>
        <w:jc w:val="both"/>
        <w:rPr>
          <w:b/>
        </w:rPr>
      </w:pPr>
      <w:r w:rsidRPr="00031CD2">
        <w:rPr>
          <w:b/>
        </w:rPr>
        <w:t>Definitie</w:t>
      </w:r>
    </w:p>
    <w:p w14:paraId="2647181E" w14:textId="123D15DD" w:rsidR="00031CD2" w:rsidRDefault="00031CD2" w:rsidP="00A41DC1">
      <w:pPr>
        <w:pStyle w:val="Lijstalinea"/>
        <w:spacing w:after="3" w:line="289" w:lineRule="auto"/>
        <w:ind w:left="744" w:right="3"/>
        <w:jc w:val="both"/>
      </w:pPr>
      <w:r w:rsidRPr="00031CD2">
        <w:t xml:space="preserve">Een eigenschap van een </w:t>
      </w:r>
      <w:r w:rsidR="0033271E">
        <w:t xml:space="preserve">object in een </w:t>
      </w:r>
      <w:r w:rsidRPr="00031CD2">
        <w:t>referentielijst in de vorm van een gegeven.</w:t>
      </w:r>
    </w:p>
    <w:p w14:paraId="744F8881" w14:textId="77777777" w:rsidR="00031CD2" w:rsidRPr="00031CD2" w:rsidRDefault="00031CD2" w:rsidP="00A41DC1">
      <w:pPr>
        <w:pStyle w:val="Lijstalinea"/>
        <w:spacing w:after="3" w:line="289" w:lineRule="auto"/>
        <w:ind w:left="744" w:right="3"/>
        <w:jc w:val="both"/>
      </w:pPr>
    </w:p>
    <w:p w14:paraId="605274E0" w14:textId="76D67318" w:rsidR="00E027C5" w:rsidRDefault="00F57639" w:rsidP="00420B2D">
      <w:pPr>
        <w:ind w:left="720"/>
        <w:rPr>
          <w:i/>
        </w:rPr>
      </w:pPr>
      <w:r>
        <w:rPr>
          <w:i/>
        </w:rPr>
        <w:t>Bijv</w:t>
      </w:r>
      <w:r w:rsidR="00892F3C" w:rsidRPr="00C73A52">
        <w:rPr>
          <w:i/>
        </w:rPr>
        <w:t>oorbeeld</w:t>
      </w:r>
      <w:r w:rsidR="00892F3C">
        <w:rPr>
          <w:i/>
        </w:rPr>
        <w:t>:</w:t>
      </w:r>
      <w:r w:rsidR="00892F3C" w:rsidRPr="00C73A52">
        <w:rPr>
          <w:i/>
        </w:rPr>
        <w:t xml:space="preserve"> </w:t>
      </w:r>
      <w:r w:rsidR="0040706D" w:rsidRPr="00C73A52">
        <w:rPr>
          <w:i/>
        </w:rPr>
        <w:t>referentielijst LAND</w:t>
      </w:r>
      <w:r w:rsidR="0040706D">
        <w:rPr>
          <w:i/>
        </w:rPr>
        <w:t xml:space="preserve"> </w:t>
      </w:r>
      <w:r w:rsidR="009C2689">
        <w:rPr>
          <w:i/>
        </w:rPr>
        <w:t xml:space="preserve">kent </w:t>
      </w:r>
      <w:r w:rsidR="002C6F54">
        <w:rPr>
          <w:i/>
        </w:rPr>
        <w:t xml:space="preserve">de </w:t>
      </w:r>
      <w:r w:rsidR="00563523">
        <w:rPr>
          <w:i/>
        </w:rPr>
        <w:t>referentie</w:t>
      </w:r>
      <w:r w:rsidR="0031489A">
        <w:rPr>
          <w:i/>
        </w:rPr>
        <w:t>-</w:t>
      </w:r>
      <w:r w:rsidR="00563523">
        <w:rPr>
          <w:i/>
        </w:rPr>
        <w:t>element</w:t>
      </w:r>
      <w:r w:rsidR="002C6F54">
        <w:rPr>
          <w:i/>
        </w:rPr>
        <w:t>en</w:t>
      </w:r>
      <w:r w:rsidR="00892F3C" w:rsidRPr="00C73A52">
        <w:rPr>
          <w:i/>
        </w:rPr>
        <w:t xml:space="preserve"> Landcode </w:t>
      </w:r>
      <w:r w:rsidR="00892F3C">
        <w:rPr>
          <w:i/>
        </w:rPr>
        <w:t xml:space="preserve">ISO </w:t>
      </w:r>
      <w:r w:rsidR="00D9331B">
        <w:rPr>
          <w:i/>
        </w:rPr>
        <w:t xml:space="preserve">en </w:t>
      </w:r>
      <w:r w:rsidR="0040706D">
        <w:rPr>
          <w:i/>
        </w:rPr>
        <w:t>Landnaam</w:t>
      </w:r>
      <w:r w:rsidR="00892F3C">
        <w:rPr>
          <w:i/>
        </w:rPr>
        <w:t>, referentielijst NATIONALITEIT</w:t>
      </w:r>
      <w:r w:rsidR="00FB7222">
        <w:rPr>
          <w:i/>
        </w:rPr>
        <w:t xml:space="preserve"> kent referentie</w:t>
      </w:r>
      <w:r w:rsidR="0031489A">
        <w:rPr>
          <w:i/>
        </w:rPr>
        <w:t>-</w:t>
      </w:r>
      <w:r w:rsidR="00FB7222">
        <w:rPr>
          <w:i/>
        </w:rPr>
        <w:t xml:space="preserve">element Nationaliteitcode. </w:t>
      </w:r>
    </w:p>
    <w:p w14:paraId="4F1AFE47" w14:textId="77777777" w:rsidR="00840D27" w:rsidRDefault="00840D27" w:rsidP="00420B2D">
      <w:pPr>
        <w:ind w:left="720"/>
        <w:rPr>
          <w:i/>
        </w:rPr>
      </w:pPr>
    </w:p>
    <w:p w14:paraId="46A5EAC8" w14:textId="568F2647" w:rsidR="002C6F54" w:rsidRPr="008B4A85" w:rsidRDefault="002C6F54" w:rsidP="002C6F54">
      <w:pPr>
        <w:ind w:left="720"/>
      </w:pPr>
      <w:r>
        <w:t xml:space="preserve">Een referentie element kan uniek zijn, zoals een code, en is dan op zichzelf geschikt om gebruikt te worden als referentie (zoals bedoeld in de definitie van Referentielijst). </w:t>
      </w:r>
    </w:p>
    <w:p w14:paraId="627DFBDB" w14:textId="1DE72BAC" w:rsidR="006A511A" w:rsidRDefault="006A511A">
      <w:pPr>
        <w:contextualSpacing w:val="0"/>
        <w:rPr>
          <w:b/>
        </w:rPr>
      </w:pPr>
      <w:r>
        <w:rPr>
          <w:b/>
        </w:rPr>
        <w:br w:type="page"/>
      </w:r>
    </w:p>
    <w:p w14:paraId="215074D6" w14:textId="77777777" w:rsidR="00126DD7" w:rsidRPr="00B20E71" w:rsidRDefault="00126DD7" w:rsidP="00126DD7">
      <w:pPr>
        <w:pStyle w:val="Lijstalinea"/>
        <w:keepNext/>
        <w:numPr>
          <w:ilvl w:val="0"/>
          <w:numId w:val="8"/>
        </w:numPr>
        <w:rPr>
          <w:rFonts w:eastAsiaTheme="minorEastAsia"/>
          <w:b/>
          <w:szCs w:val="20"/>
        </w:rPr>
      </w:pPr>
      <w:r w:rsidRPr="00B20E71">
        <w:rPr>
          <w:rFonts w:eastAsiaTheme="minorEastAsia"/>
          <w:b/>
          <w:szCs w:val="20"/>
        </w:rPr>
        <w:lastRenderedPageBreak/>
        <w:t>Enumeratie</w:t>
      </w:r>
    </w:p>
    <w:p w14:paraId="269F0BC3" w14:textId="6C942E91" w:rsidR="00126DD7" w:rsidRPr="00B20E71" w:rsidRDefault="00126DD7" w:rsidP="00633E05">
      <w:pPr>
        <w:keepNext/>
        <w:ind w:left="720"/>
        <w:rPr>
          <w:rFonts w:eastAsiaTheme="minorEastAsia"/>
          <w:szCs w:val="20"/>
        </w:rPr>
      </w:pPr>
      <w:r w:rsidRPr="00B20E71">
        <w:rPr>
          <w:rFonts w:eastAsiaTheme="minorEastAsia"/>
          <w:szCs w:val="20"/>
        </w:rPr>
        <w:t>Voor enumeraties is geen stereotype gespecificeerd. In het metamodel maken we gebruik van de bestaande UML-enumeration</w:t>
      </w:r>
      <w:r w:rsidRPr="00B20E71">
        <w:t xml:space="preserve"> (metaclass) </w:t>
      </w:r>
      <w:r w:rsidRPr="00B20E71">
        <w:rPr>
          <w:rFonts w:eastAsiaTheme="minorEastAsia"/>
          <w:szCs w:val="20"/>
        </w:rPr>
        <w:t xml:space="preserve">voor de specificaties van een enumeratie. </w:t>
      </w:r>
    </w:p>
    <w:p w14:paraId="3E92FF66" w14:textId="77777777" w:rsidR="00126DD7" w:rsidRPr="00B20E71" w:rsidRDefault="00126DD7" w:rsidP="00126DD7">
      <w:pPr>
        <w:keepNext/>
        <w:rPr>
          <w:rFonts w:eastAsiaTheme="minorEastAsia"/>
          <w:szCs w:val="20"/>
        </w:rPr>
      </w:pPr>
    </w:p>
    <w:p w14:paraId="285CB171" w14:textId="77777777" w:rsidR="00126DD7" w:rsidRPr="00B20E71" w:rsidRDefault="00126DD7" w:rsidP="00126DD7">
      <w:pPr>
        <w:keepNext/>
        <w:rPr>
          <w:b/>
        </w:rPr>
      </w:pPr>
      <w:r w:rsidRPr="00B20E71">
        <w:rPr>
          <w:rFonts w:eastAsiaTheme="minorEastAsia"/>
          <w:b/>
          <w:szCs w:val="20"/>
        </w:rPr>
        <w:tab/>
        <w:t xml:space="preserve">Definitie </w:t>
      </w:r>
      <w:r w:rsidRPr="00B20E71">
        <w:rPr>
          <w:b/>
        </w:rPr>
        <w:t>Enumeratie</w:t>
      </w:r>
    </w:p>
    <w:p w14:paraId="5FC4EE68" w14:textId="50D80FF3" w:rsidR="008E3CC4" w:rsidRPr="00B20E71" w:rsidRDefault="00A80301" w:rsidP="00EF3812">
      <w:pPr>
        <w:ind w:left="720"/>
        <w:rPr>
          <w:rFonts w:eastAsia="Batang"/>
        </w:rPr>
      </w:pPr>
      <w:r w:rsidRPr="00B20E71">
        <w:rPr>
          <w:rFonts w:eastAsia="Batang"/>
        </w:rPr>
        <w:t>E</w:t>
      </w:r>
      <w:r w:rsidR="00936067" w:rsidRPr="00B20E71">
        <w:rPr>
          <w:rFonts w:eastAsia="Batang"/>
        </w:rPr>
        <w:t xml:space="preserve">en datatype </w:t>
      </w:r>
      <w:r w:rsidR="00954F71" w:rsidRPr="00B20E71">
        <w:rPr>
          <w:rFonts w:eastAsia="Batang"/>
        </w:rPr>
        <w:t xml:space="preserve">waarvan de </w:t>
      </w:r>
      <w:r w:rsidR="000D6B85" w:rsidRPr="00B20E71">
        <w:rPr>
          <w:rFonts w:eastAsia="Batang"/>
        </w:rPr>
        <w:t xml:space="preserve">mogelijke </w:t>
      </w:r>
      <w:r w:rsidR="00954F71" w:rsidRPr="00B20E71">
        <w:rPr>
          <w:rFonts w:eastAsia="Batang"/>
        </w:rPr>
        <w:t xml:space="preserve">waarden </w:t>
      </w:r>
      <w:r w:rsidR="00186015">
        <w:rPr>
          <w:rFonts w:eastAsia="Batang"/>
        </w:rPr>
        <w:t xml:space="preserve">limitatief </w:t>
      </w:r>
      <w:r w:rsidR="00293581" w:rsidRPr="00B20E71">
        <w:rPr>
          <w:rFonts w:eastAsia="Batang"/>
        </w:rPr>
        <w:t xml:space="preserve">zijn opgesomd in een </w:t>
      </w:r>
      <w:r w:rsidR="00B33D10">
        <w:rPr>
          <w:rFonts w:eastAsia="Batang"/>
        </w:rPr>
        <w:t xml:space="preserve">statische </w:t>
      </w:r>
      <w:r w:rsidR="00293581" w:rsidRPr="00B20E71">
        <w:rPr>
          <w:rFonts w:eastAsia="Batang"/>
        </w:rPr>
        <w:t>lijst</w:t>
      </w:r>
      <w:r w:rsidR="00223B9F" w:rsidRPr="00B20E71">
        <w:rPr>
          <w:rFonts w:eastAsia="Batang"/>
        </w:rPr>
        <w:t xml:space="preserve">. </w:t>
      </w:r>
    </w:p>
    <w:p w14:paraId="5963BB97" w14:textId="77777777" w:rsidR="008E3CC4" w:rsidRPr="00B20E71" w:rsidRDefault="008E3CC4" w:rsidP="00EF3812">
      <w:pPr>
        <w:ind w:left="720"/>
        <w:rPr>
          <w:rFonts w:eastAsia="Batang"/>
        </w:rPr>
      </w:pPr>
    </w:p>
    <w:p w14:paraId="62206DF7" w14:textId="77777777" w:rsidR="008E3CC4" w:rsidRPr="00B20E71" w:rsidRDefault="008E3CC4" w:rsidP="00EF3812">
      <w:pPr>
        <w:ind w:left="720"/>
        <w:rPr>
          <w:rFonts w:eastAsia="Batang"/>
          <w:i/>
        </w:rPr>
      </w:pPr>
      <w:r w:rsidRPr="00B20E71">
        <w:rPr>
          <w:rFonts w:eastAsia="Batang"/>
          <w:i/>
        </w:rPr>
        <w:t>Toelichting</w:t>
      </w:r>
    </w:p>
    <w:p w14:paraId="0A8A1287" w14:textId="3B085DC7" w:rsidR="00126DD7" w:rsidRPr="00B20E71" w:rsidRDefault="00223B9F" w:rsidP="00EF3812">
      <w:pPr>
        <w:ind w:left="720"/>
        <w:rPr>
          <w:rFonts w:eastAsia="Batang"/>
        </w:rPr>
      </w:pPr>
      <w:r w:rsidRPr="00B20E71">
        <w:rPr>
          <w:rFonts w:eastAsia="Batang"/>
        </w:rPr>
        <w:t xml:space="preserve">In de registratie krijgt een attribuut één van deze waarden. De lijst is een statische lijst met </w:t>
      </w:r>
      <w:r w:rsidR="00126DD7" w:rsidRPr="00B20E71">
        <w:rPr>
          <w:rFonts w:eastAsia="Batang"/>
        </w:rPr>
        <w:t>constanten</w:t>
      </w:r>
      <w:r w:rsidR="0092468C" w:rsidRPr="00B20E71">
        <w:rPr>
          <w:rFonts w:eastAsia="Batang"/>
        </w:rPr>
        <w:t xml:space="preserve"> (meerdere attributen, zoals bij een referentielijst</w:t>
      </w:r>
      <w:r w:rsidR="001B173E" w:rsidRPr="00B20E71">
        <w:rPr>
          <w:rFonts w:eastAsia="Batang"/>
        </w:rPr>
        <w:t>, zijn nooit aan de orde</w:t>
      </w:r>
      <w:r w:rsidR="0092468C" w:rsidRPr="00B20E71">
        <w:rPr>
          <w:rFonts w:eastAsia="Batang"/>
        </w:rPr>
        <w:t>)</w:t>
      </w:r>
      <w:r w:rsidRPr="00B20E71">
        <w:rPr>
          <w:rFonts w:eastAsia="Batang"/>
        </w:rPr>
        <w:t xml:space="preserve">. </w:t>
      </w:r>
      <w:r w:rsidR="00F57639">
        <w:rPr>
          <w:rFonts w:eastAsia="Batang"/>
        </w:rPr>
        <w:br/>
      </w:r>
      <w:r w:rsidR="00F57639">
        <w:rPr>
          <w:rFonts w:eastAsia="Batang"/>
        </w:rPr>
        <w:br/>
      </w:r>
      <w:r w:rsidR="00F57639" w:rsidRPr="008D6400">
        <w:rPr>
          <w:rFonts w:eastAsia="Batang"/>
          <w:i/>
        </w:rPr>
        <w:t xml:space="preserve">Bijvoorbeeld: </w:t>
      </w:r>
      <w:r w:rsidR="00D962B0">
        <w:rPr>
          <w:rFonts w:eastAsia="Batang"/>
          <w:i/>
        </w:rPr>
        <w:t xml:space="preserve">geslacht (man, vrouw, overig), </w:t>
      </w:r>
      <w:r w:rsidR="004F54FD">
        <w:rPr>
          <w:rFonts w:eastAsia="Batang"/>
          <w:i/>
        </w:rPr>
        <w:t>de</w:t>
      </w:r>
      <w:r w:rsidR="00F57639" w:rsidRPr="008D6400">
        <w:rPr>
          <w:rFonts w:eastAsia="Batang"/>
          <w:i/>
        </w:rPr>
        <w:t xml:space="preserve"> typering van een openbare ruimte</w:t>
      </w:r>
      <w:r w:rsidR="009D22CF">
        <w:rPr>
          <w:rFonts w:eastAsia="Batang"/>
          <w:i/>
        </w:rPr>
        <w:t xml:space="preserve"> (spoorbaan, plein, straat). </w:t>
      </w:r>
      <w:r w:rsidR="00F57639" w:rsidRPr="008D6400">
        <w:rPr>
          <w:rFonts w:eastAsia="Batang"/>
          <w:i/>
        </w:rPr>
        <w:t xml:space="preserve"> </w:t>
      </w:r>
    </w:p>
    <w:p w14:paraId="00612B0E" w14:textId="77777777" w:rsidR="008E3CC4" w:rsidRPr="00B20E71" w:rsidRDefault="008E3CC4" w:rsidP="00EF3812">
      <w:pPr>
        <w:ind w:left="720"/>
        <w:rPr>
          <w:rFonts w:eastAsia="Batang"/>
        </w:rPr>
      </w:pPr>
    </w:p>
    <w:p w14:paraId="3FF6C36F" w14:textId="4E03B52B" w:rsidR="008E3CC4" w:rsidRPr="00B20E71" w:rsidRDefault="008E3CC4" w:rsidP="00E67275">
      <w:pPr>
        <w:pStyle w:val="Lijstopsomteken"/>
        <w:numPr>
          <w:ilvl w:val="0"/>
          <w:numId w:val="8"/>
        </w:numPr>
        <w:rPr>
          <w:b/>
        </w:rPr>
      </w:pPr>
      <w:r w:rsidRPr="00B20E71">
        <w:rPr>
          <w:b/>
        </w:rPr>
        <w:t>Enumeratiewaarde</w:t>
      </w:r>
    </w:p>
    <w:p w14:paraId="78B45602" w14:textId="7B4BC098" w:rsidR="008E3CC4" w:rsidRDefault="008E3CC4" w:rsidP="00633E05">
      <w:pPr>
        <w:keepNext/>
        <w:ind w:left="714"/>
        <w:rPr>
          <w:rFonts w:eastAsiaTheme="minorEastAsia"/>
          <w:szCs w:val="20"/>
        </w:rPr>
      </w:pPr>
      <w:r w:rsidRPr="00B20E71">
        <w:rPr>
          <w:rFonts w:eastAsiaTheme="minorEastAsia"/>
          <w:szCs w:val="20"/>
        </w:rPr>
        <w:t xml:space="preserve">Voor enumeratiewaarde is geen stereotype gespecificeerd. In het metamodel maken we </w:t>
      </w:r>
      <w:r w:rsidRPr="00B20E71">
        <w:rPr>
          <w:rFonts w:eastAsiaTheme="minorEastAsia"/>
          <w:szCs w:val="20"/>
        </w:rPr>
        <w:tab/>
        <w:t>gebruik van de bestaande UML-enumerationLiteral</w:t>
      </w:r>
      <w:r w:rsidRPr="00B20E71">
        <w:t xml:space="preserve"> (metaclass) </w:t>
      </w:r>
      <w:r w:rsidRPr="00B20E71">
        <w:rPr>
          <w:rFonts w:eastAsiaTheme="minorEastAsia"/>
          <w:szCs w:val="20"/>
        </w:rPr>
        <w:t>voor de specificaties van een enumeratiewaarde</w:t>
      </w:r>
      <w:r>
        <w:rPr>
          <w:rFonts w:eastAsiaTheme="minorEastAsia"/>
          <w:szCs w:val="20"/>
        </w:rPr>
        <w:t xml:space="preserve">. </w:t>
      </w:r>
    </w:p>
    <w:p w14:paraId="7E6EA8BC" w14:textId="77777777" w:rsidR="00293581" w:rsidRDefault="00293581" w:rsidP="008E3CC4">
      <w:pPr>
        <w:keepNext/>
        <w:ind w:firstLine="384"/>
        <w:rPr>
          <w:rFonts w:eastAsiaTheme="minorEastAsia"/>
          <w:szCs w:val="20"/>
        </w:rPr>
      </w:pPr>
    </w:p>
    <w:p w14:paraId="764C3D7D" w14:textId="4515E909" w:rsidR="00293581" w:rsidRPr="000E1125" w:rsidRDefault="00293581" w:rsidP="008E3CC4">
      <w:pPr>
        <w:keepNext/>
        <w:ind w:firstLine="384"/>
        <w:rPr>
          <w:rFonts w:eastAsiaTheme="minorEastAsia"/>
          <w:b/>
          <w:szCs w:val="20"/>
        </w:rPr>
      </w:pPr>
      <w:r>
        <w:rPr>
          <w:rFonts w:eastAsiaTheme="minorEastAsia"/>
          <w:szCs w:val="20"/>
        </w:rPr>
        <w:tab/>
      </w:r>
      <w:r w:rsidRPr="000E1125">
        <w:rPr>
          <w:rFonts w:eastAsiaTheme="minorEastAsia"/>
          <w:b/>
          <w:szCs w:val="20"/>
        </w:rPr>
        <w:t>Definitie</w:t>
      </w:r>
      <w:r w:rsidR="0010284B">
        <w:rPr>
          <w:rFonts w:eastAsiaTheme="minorEastAsia"/>
          <w:b/>
          <w:szCs w:val="20"/>
        </w:rPr>
        <w:t xml:space="preserve"> Enumeratiewaarde </w:t>
      </w:r>
    </w:p>
    <w:p w14:paraId="3A210F30" w14:textId="1C0A5DD3" w:rsidR="00126DD7" w:rsidRDefault="000D6B85" w:rsidP="00420B2D">
      <w:pPr>
        <w:ind w:left="720"/>
        <w:rPr>
          <w:b/>
        </w:rPr>
      </w:pPr>
      <w:r>
        <w:rPr>
          <w:rFonts w:eastAsia="Batang"/>
        </w:rPr>
        <w:t>E</w:t>
      </w:r>
      <w:r w:rsidR="00293581">
        <w:rPr>
          <w:rFonts w:eastAsia="Batang"/>
        </w:rPr>
        <w:t>en gedefinieerd</w:t>
      </w:r>
      <w:r w:rsidR="00A80301">
        <w:rPr>
          <w:rFonts w:eastAsia="Batang"/>
        </w:rPr>
        <w:t>e</w:t>
      </w:r>
      <w:r w:rsidR="00976DD5">
        <w:rPr>
          <w:rFonts w:eastAsia="Batang"/>
        </w:rPr>
        <w:t xml:space="preserve"> waarde</w:t>
      </w:r>
      <w:r w:rsidR="00A80301">
        <w:rPr>
          <w:rFonts w:eastAsia="Batang"/>
        </w:rPr>
        <w:t xml:space="preserve">, </w:t>
      </w:r>
      <w:r w:rsidR="00976DD5" w:rsidRPr="00031CD2">
        <w:t>in de vorm van</w:t>
      </w:r>
      <w:r w:rsidR="00976DD5">
        <w:t xml:space="preserve"> een e</w:t>
      </w:r>
      <w:r w:rsidR="00F91600">
        <w:rPr>
          <w:rFonts w:eastAsia="Batang"/>
        </w:rPr>
        <w:t xml:space="preserve">enmalig </w:t>
      </w:r>
      <w:r w:rsidR="00A80301">
        <w:rPr>
          <w:rFonts w:eastAsia="Batang"/>
        </w:rPr>
        <w:t xml:space="preserve">vastgesteld </w:t>
      </w:r>
      <w:r w:rsidR="00F91600">
        <w:rPr>
          <w:rFonts w:eastAsia="Batang"/>
        </w:rPr>
        <w:t>constant</w:t>
      </w:r>
      <w:r w:rsidR="00976DD5">
        <w:rPr>
          <w:rFonts w:eastAsia="Batang"/>
        </w:rPr>
        <w:t xml:space="preserve"> gegeven. </w:t>
      </w:r>
      <w:r w:rsidR="00EF2546">
        <w:rPr>
          <w:rFonts w:eastAsia="Batang"/>
        </w:rPr>
        <w:br/>
      </w:r>
      <w:r w:rsidR="00EF2546">
        <w:rPr>
          <w:rFonts w:eastAsia="Batang"/>
        </w:rPr>
        <w:br/>
      </w:r>
      <w:r w:rsidR="00EF2546" w:rsidRPr="0013261D">
        <w:rPr>
          <w:rFonts w:eastAsia="Batang"/>
          <w:i/>
        </w:rPr>
        <w:t xml:space="preserve">Bijvoorbeeld: </w:t>
      </w:r>
      <w:r w:rsidR="00BA724F">
        <w:rPr>
          <w:rFonts w:eastAsia="Batang"/>
          <w:i/>
        </w:rPr>
        <w:t xml:space="preserve">geslacht: </w:t>
      </w:r>
      <w:r w:rsidR="00EF2546">
        <w:rPr>
          <w:rFonts w:eastAsia="Batang"/>
          <w:i/>
        </w:rPr>
        <w:t xml:space="preserve">man, vrouw, overig, </w:t>
      </w:r>
      <w:r w:rsidR="00BA724F">
        <w:rPr>
          <w:rFonts w:eastAsia="Batang"/>
          <w:i/>
        </w:rPr>
        <w:t xml:space="preserve">type openbare ruimte: </w:t>
      </w:r>
      <w:r w:rsidR="00EF2546">
        <w:rPr>
          <w:rFonts w:eastAsia="Batang"/>
          <w:i/>
        </w:rPr>
        <w:t xml:space="preserve">spoorbaan, plein, straat. </w:t>
      </w:r>
      <w:r w:rsidR="00EF2546" w:rsidRPr="0013261D">
        <w:rPr>
          <w:rFonts w:eastAsia="Batang"/>
          <w:i/>
        </w:rPr>
        <w:t xml:space="preserve"> </w:t>
      </w:r>
      <w:r w:rsidR="00EF2546">
        <w:rPr>
          <w:rFonts w:eastAsia="Batang"/>
        </w:rPr>
        <w:br/>
      </w:r>
    </w:p>
    <w:p w14:paraId="425D2AE8" w14:textId="4E89E3A9" w:rsidR="00126DD7" w:rsidRPr="00D333E0" w:rsidRDefault="00126DD7" w:rsidP="00126DD7">
      <w:pPr>
        <w:pStyle w:val="Lijstalinea"/>
        <w:keepNext/>
        <w:numPr>
          <w:ilvl w:val="0"/>
          <w:numId w:val="8"/>
        </w:numPr>
        <w:rPr>
          <w:rFonts w:eastAsiaTheme="minorEastAsia"/>
          <w:b/>
          <w:szCs w:val="20"/>
        </w:rPr>
      </w:pPr>
      <w:r w:rsidRPr="00EF3812">
        <w:rPr>
          <w:b/>
        </w:rPr>
        <w:t xml:space="preserve">Stereotype </w:t>
      </w:r>
      <w:r w:rsidRPr="00F40649">
        <w:t>«</w:t>
      </w:r>
      <w:r>
        <w:rPr>
          <w:rFonts w:eastAsiaTheme="minorEastAsia"/>
          <w:b/>
          <w:szCs w:val="20"/>
        </w:rPr>
        <w:t>Codelist</w:t>
      </w:r>
      <w:r w:rsidRPr="00F40649">
        <w:t>»</w:t>
      </w:r>
      <w:r>
        <w:t xml:space="preserve">: </w:t>
      </w:r>
      <w:r w:rsidRPr="00930E0F">
        <w:t xml:space="preserve">De UML-representatie van een </w:t>
      </w:r>
      <w:r>
        <w:t>codelist</w:t>
      </w:r>
      <w:r w:rsidRPr="00930E0F">
        <w:t>, uitgedrukt in een stereotype van UML-</w:t>
      </w:r>
      <w:r w:rsidR="003202FA">
        <w:t xml:space="preserve">datatype </w:t>
      </w:r>
      <w:r>
        <w:t>(metaclass)</w:t>
      </w:r>
      <w:r w:rsidRPr="00930E0F">
        <w:t>.</w:t>
      </w:r>
    </w:p>
    <w:p w14:paraId="0B43E37F" w14:textId="77777777" w:rsidR="00126DD7" w:rsidRDefault="00126DD7" w:rsidP="00126DD7">
      <w:pPr>
        <w:keepNext/>
        <w:rPr>
          <w:rFonts w:eastAsiaTheme="minorEastAsia"/>
          <w:szCs w:val="20"/>
        </w:rPr>
      </w:pPr>
    </w:p>
    <w:p w14:paraId="467B311D" w14:textId="17C9702C" w:rsidR="00126DD7" w:rsidRPr="000C210C" w:rsidRDefault="00126DD7" w:rsidP="00126DD7">
      <w:pPr>
        <w:keepNext/>
        <w:rPr>
          <w:b/>
        </w:rPr>
      </w:pPr>
      <w:r>
        <w:rPr>
          <w:rFonts w:eastAsiaTheme="minorEastAsia"/>
          <w:b/>
          <w:szCs w:val="20"/>
        </w:rPr>
        <w:tab/>
      </w:r>
      <w:r w:rsidRPr="008239B8">
        <w:rPr>
          <w:rFonts w:eastAsiaTheme="minorEastAsia"/>
          <w:b/>
          <w:szCs w:val="20"/>
        </w:rPr>
        <w:t xml:space="preserve">Definitie </w:t>
      </w:r>
      <w:r w:rsidRPr="008239B8">
        <w:rPr>
          <w:b/>
        </w:rPr>
        <w:t>Codelist</w:t>
      </w:r>
    </w:p>
    <w:p w14:paraId="1FE4A33E" w14:textId="77777777" w:rsidR="00F3360B" w:rsidRDefault="00B5298E" w:rsidP="00B049A2">
      <w:pPr>
        <w:ind w:left="720"/>
        <w:rPr>
          <w:rFonts w:eastAsia="Batang"/>
        </w:rPr>
      </w:pPr>
      <w:r>
        <w:rPr>
          <w:rFonts w:eastAsia="Batang"/>
        </w:rPr>
        <w:t xml:space="preserve">De definitie van een codelist is gelijk aan de definitie van een referentielijst. </w:t>
      </w:r>
    </w:p>
    <w:p w14:paraId="2BF1D7A5" w14:textId="77777777" w:rsidR="00F3360B" w:rsidRDefault="00F3360B" w:rsidP="00B049A2">
      <w:pPr>
        <w:ind w:left="720"/>
        <w:rPr>
          <w:rFonts w:eastAsia="Batang"/>
        </w:rPr>
      </w:pPr>
    </w:p>
    <w:p w14:paraId="3BA15F5D" w14:textId="43CD38DC" w:rsidR="00F3360B" w:rsidRDefault="00F3360B" w:rsidP="00B049A2">
      <w:pPr>
        <w:ind w:left="720"/>
        <w:rPr>
          <w:rFonts w:eastAsia="Batang"/>
        </w:rPr>
      </w:pPr>
      <w:r>
        <w:rPr>
          <w:rFonts w:eastAsia="Batang"/>
        </w:rPr>
        <w:t>Er is wel een verschil in modellering</w:t>
      </w:r>
      <w:r w:rsidR="0031489A">
        <w:rPr>
          <w:rFonts w:eastAsia="Batang"/>
        </w:rPr>
        <w:t xml:space="preserve">; </w:t>
      </w:r>
      <w:r>
        <w:rPr>
          <w:rFonts w:eastAsia="Batang"/>
        </w:rPr>
        <w:t xml:space="preserve">zie </w:t>
      </w:r>
      <w:r w:rsidR="0031489A">
        <w:rPr>
          <w:rFonts w:eastAsia="Batang"/>
        </w:rPr>
        <w:t xml:space="preserve">hiervoor de </w:t>
      </w:r>
      <w:r>
        <w:rPr>
          <w:rFonts w:eastAsia="Batang"/>
        </w:rPr>
        <w:t xml:space="preserve">toelichting. </w:t>
      </w:r>
    </w:p>
    <w:p w14:paraId="54E56FC7" w14:textId="77777777" w:rsidR="00F22511" w:rsidRDefault="00F22511" w:rsidP="00B049A2">
      <w:pPr>
        <w:ind w:left="720"/>
        <w:rPr>
          <w:rFonts w:eastAsia="Batang"/>
        </w:rPr>
      </w:pPr>
    </w:p>
    <w:p w14:paraId="60D134DA" w14:textId="54BE361A" w:rsidR="00F22511" w:rsidRPr="00F57639" w:rsidRDefault="0095477F" w:rsidP="00F22511">
      <w:pPr>
        <w:ind w:left="720"/>
        <w:rPr>
          <w:i/>
        </w:rPr>
      </w:pPr>
      <w:r>
        <w:rPr>
          <w:rFonts w:eastAsia="Batang"/>
          <w:i/>
        </w:rPr>
        <w:t>Bijv</w:t>
      </w:r>
      <w:r w:rsidR="00F22511" w:rsidRPr="008D6400">
        <w:rPr>
          <w:rFonts w:eastAsia="Batang"/>
          <w:i/>
        </w:rPr>
        <w:t xml:space="preserve">oorbeeld: </w:t>
      </w:r>
      <w:r w:rsidR="00F22511" w:rsidRPr="00F57639">
        <w:rPr>
          <w:i/>
        </w:rPr>
        <w:t xml:space="preserve">codelist LAND met daarin (alleen) het attribuut ‘naam’ (de externe gepubliceerde </w:t>
      </w:r>
      <w:r w:rsidR="001F6234" w:rsidRPr="00F57639">
        <w:rPr>
          <w:i/>
        </w:rPr>
        <w:t>waarde</w:t>
      </w:r>
      <w:r w:rsidR="00A44973" w:rsidRPr="00F57639">
        <w:rPr>
          <w:i/>
        </w:rPr>
        <w:t>n</w:t>
      </w:r>
      <w:r w:rsidR="001F6234" w:rsidRPr="00F57639">
        <w:rPr>
          <w:i/>
        </w:rPr>
        <w:t>lijst</w:t>
      </w:r>
      <w:r w:rsidR="00F22511" w:rsidRPr="00F57639">
        <w:rPr>
          <w:i/>
        </w:rPr>
        <w:t xml:space="preserve"> bevat naast de naam ook de ISO code en de ontstaansdatum).  </w:t>
      </w:r>
    </w:p>
    <w:p w14:paraId="1FDABD63" w14:textId="77777777" w:rsidR="00723663" w:rsidRDefault="00723663" w:rsidP="00B049A2">
      <w:pPr>
        <w:ind w:left="720"/>
        <w:rPr>
          <w:rFonts w:eastAsia="Batang"/>
        </w:rPr>
      </w:pPr>
    </w:p>
    <w:p w14:paraId="53E445AF" w14:textId="257F85DB" w:rsidR="00B3396B" w:rsidRPr="004D17FC" w:rsidRDefault="00B3396B" w:rsidP="00B049A2">
      <w:pPr>
        <w:ind w:left="720"/>
        <w:rPr>
          <w:rFonts w:eastAsia="Batang"/>
          <w:i/>
        </w:rPr>
      </w:pPr>
      <w:r w:rsidRPr="004D17FC">
        <w:rPr>
          <w:rFonts w:eastAsia="Batang"/>
          <w:i/>
        </w:rPr>
        <w:t>Toelichting</w:t>
      </w:r>
    </w:p>
    <w:p w14:paraId="53178263" w14:textId="55FBAC4B" w:rsidR="00644FE9" w:rsidRDefault="0031489A" w:rsidP="00525371">
      <w:pPr>
        <w:ind w:left="720"/>
        <w:rPr>
          <w:rFonts w:eastAsia="Batang"/>
        </w:rPr>
      </w:pPr>
      <w:r>
        <w:rPr>
          <w:rFonts w:eastAsia="Batang"/>
        </w:rPr>
        <w:t>Zowel</w:t>
      </w:r>
      <w:r w:rsidR="00F3360B">
        <w:rPr>
          <w:rFonts w:eastAsia="Batang"/>
        </w:rPr>
        <w:t xml:space="preserve"> referentielijst</w:t>
      </w:r>
      <w:r>
        <w:rPr>
          <w:rFonts w:eastAsia="Batang"/>
        </w:rPr>
        <w:t>en</w:t>
      </w:r>
      <w:r w:rsidR="00F3360B">
        <w:rPr>
          <w:rFonts w:eastAsia="Batang"/>
        </w:rPr>
        <w:t xml:space="preserve"> </w:t>
      </w:r>
      <w:r>
        <w:rPr>
          <w:rFonts w:eastAsia="Batang"/>
        </w:rPr>
        <w:t xml:space="preserve">als </w:t>
      </w:r>
      <w:r w:rsidR="00F3360B">
        <w:rPr>
          <w:rFonts w:eastAsia="Batang"/>
        </w:rPr>
        <w:t>codelist</w:t>
      </w:r>
      <w:r>
        <w:rPr>
          <w:rFonts w:eastAsia="Batang"/>
        </w:rPr>
        <w:t xml:space="preserve">s zijn in feite </w:t>
      </w:r>
      <w:r w:rsidR="001F6234">
        <w:rPr>
          <w:rFonts w:eastAsia="Batang"/>
        </w:rPr>
        <w:t>waarde</w:t>
      </w:r>
      <w:r w:rsidR="00A44973">
        <w:rPr>
          <w:rFonts w:eastAsia="Batang"/>
        </w:rPr>
        <w:t>n</w:t>
      </w:r>
      <w:r w:rsidR="001F6234">
        <w:rPr>
          <w:rFonts w:eastAsia="Batang"/>
        </w:rPr>
        <w:t>lijst</w:t>
      </w:r>
      <w:r>
        <w:rPr>
          <w:rFonts w:eastAsia="Batang"/>
        </w:rPr>
        <w:t>en</w:t>
      </w:r>
      <w:r w:rsidR="00F3360B">
        <w:rPr>
          <w:rFonts w:eastAsia="Batang"/>
        </w:rPr>
        <w:t xml:space="preserve">. In tegenstelling echter tot de referentielijst wordt </w:t>
      </w:r>
      <w:r>
        <w:rPr>
          <w:rFonts w:eastAsia="Batang"/>
        </w:rPr>
        <w:t xml:space="preserve">een codelist </w:t>
      </w:r>
      <w:r w:rsidR="00F3360B" w:rsidRPr="00644FE9">
        <w:rPr>
          <w:rFonts w:eastAsia="Batang"/>
          <w:i/>
        </w:rPr>
        <w:t>niet</w:t>
      </w:r>
      <w:r w:rsidR="00F3360B">
        <w:rPr>
          <w:rFonts w:eastAsia="Batang"/>
        </w:rPr>
        <w:t xml:space="preserve"> in het informatiemodel beschreven, omdat de definitie en semantiek geheel in de </w:t>
      </w:r>
      <w:r>
        <w:rPr>
          <w:rFonts w:eastAsia="Batang"/>
        </w:rPr>
        <w:t>externe waarde</w:t>
      </w:r>
      <w:r w:rsidR="00A44973">
        <w:rPr>
          <w:rFonts w:eastAsia="Batang"/>
        </w:rPr>
        <w:t>n</w:t>
      </w:r>
      <w:r>
        <w:rPr>
          <w:rFonts w:eastAsia="Batang"/>
        </w:rPr>
        <w:t xml:space="preserve">lijst </w:t>
      </w:r>
      <w:r w:rsidR="00F3360B">
        <w:rPr>
          <w:rFonts w:eastAsia="Batang"/>
        </w:rPr>
        <w:t>staat en niet (nader) geduid hoeft te worden in het informatiemodel zelf. Een codelist heeft in het informatiemodel daarom geen attributen</w:t>
      </w:r>
      <w:r w:rsidR="00EE1BE7">
        <w:rPr>
          <w:rFonts w:eastAsia="Batang"/>
        </w:rPr>
        <w:t xml:space="preserve"> (en zou voor de definitie alleen hoeven te</w:t>
      </w:r>
      <w:r w:rsidR="00486AD0">
        <w:rPr>
          <w:rFonts w:eastAsia="Batang"/>
        </w:rPr>
        <w:t xml:space="preserve"> refereren naar de definitie bij de extern gepubliceerde waardenlijst</w:t>
      </w:r>
      <w:r w:rsidR="00EE1BE7">
        <w:rPr>
          <w:rFonts w:eastAsia="Batang"/>
        </w:rPr>
        <w:t xml:space="preserve">, maar voor het gemak is de definitie wel opgenomen als metagegeven in dit metamodel). </w:t>
      </w:r>
      <w:r w:rsidR="00F3360B">
        <w:rPr>
          <w:rFonts w:eastAsia="Batang"/>
        </w:rPr>
        <w:t>De extern</w:t>
      </w:r>
      <w:r w:rsidR="008357A9">
        <w:rPr>
          <w:rFonts w:eastAsia="Batang"/>
        </w:rPr>
        <w:t xml:space="preserve"> gepubliceerde</w:t>
      </w:r>
      <w:r w:rsidR="00F3360B">
        <w:rPr>
          <w:rFonts w:eastAsia="Batang"/>
        </w:rPr>
        <w:t xml:space="preserve"> </w:t>
      </w:r>
      <w:r w:rsidR="001F6234">
        <w:rPr>
          <w:rFonts w:eastAsia="Batang"/>
        </w:rPr>
        <w:t>waarde</w:t>
      </w:r>
      <w:r w:rsidR="00A44973">
        <w:rPr>
          <w:rFonts w:eastAsia="Batang"/>
        </w:rPr>
        <w:t>n</w:t>
      </w:r>
      <w:r w:rsidR="001F6234">
        <w:rPr>
          <w:rFonts w:eastAsia="Batang"/>
        </w:rPr>
        <w:t>lijst</w:t>
      </w:r>
      <w:r w:rsidR="00F3360B">
        <w:rPr>
          <w:rFonts w:eastAsia="Batang"/>
        </w:rPr>
        <w:t xml:space="preserve"> bevat, naast gewone attributen, ook altijd één specifiek attribuut, met daarin de domeinwaarden die gebruikt mogen/moeten worden in de registratie. </w:t>
      </w:r>
      <w:r w:rsidR="001351F1">
        <w:rPr>
          <w:rFonts w:eastAsia="Batang"/>
        </w:rPr>
        <w:t xml:space="preserve">In het gebruik is een Codelist </w:t>
      </w:r>
      <w:r w:rsidR="00F3360B">
        <w:rPr>
          <w:rFonts w:eastAsia="Batang"/>
        </w:rPr>
        <w:t xml:space="preserve">daarom </w:t>
      </w:r>
      <w:r w:rsidR="001351F1">
        <w:rPr>
          <w:rFonts w:eastAsia="Batang"/>
        </w:rPr>
        <w:t>analoog aan een Enumeratie</w:t>
      </w:r>
      <w:r w:rsidR="00F3360B">
        <w:rPr>
          <w:rFonts w:eastAsia="Batang"/>
        </w:rPr>
        <w:t>. Welk specifiek attribuut dit is en wat de betekenis daarvan is staat in de codelist zelf gedefinieerd.</w:t>
      </w:r>
    </w:p>
    <w:p w14:paraId="2769AC96" w14:textId="77777777" w:rsidR="00644FE9" w:rsidRDefault="00644FE9" w:rsidP="00525371">
      <w:pPr>
        <w:ind w:left="720"/>
        <w:rPr>
          <w:rFonts w:eastAsia="Batang"/>
        </w:rPr>
      </w:pPr>
    </w:p>
    <w:p w14:paraId="578FED54" w14:textId="77777777" w:rsidR="00126DD7" w:rsidRDefault="00126DD7" w:rsidP="00EF3812">
      <w:pPr>
        <w:ind w:left="720"/>
        <w:rPr>
          <w:rFonts w:eastAsia="Batang"/>
        </w:rPr>
      </w:pPr>
    </w:p>
    <w:p w14:paraId="790E2628" w14:textId="77777777" w:rsidR="001B7129" w:rsidRDefault="001B7129">
      <w:pPr>
        <w:contextualSpacing w:val="0"/>
        <w:rPr>
          <w:u w:val="single"/>
        </w:rPr>
      </w:pPr>
      <w:r>
        <w:rPr>
          <w:u w:val="single"/>
        </w:rPr>
        <w:br w:type="page"/>
      </w:r>
    </w:p>
    <w:p w14:paraId="626CED22" w14:textId="242883C0" w:rsidR="00CA64CA" w:rsidRDefault="00633E05" w:rsidP="00633E05">
      <w:pPr>
        <w:pStyle w:val="Kop3"/>
      </w:pPr>
      <w:bookmarkStart w:id="51" w:name="_Toc485712856"/>
      <w:r>
        <w:lastRenderedPageBreak/>
        <w:t xml:space="preserve">2.2.4 </w:t>
      </w:r>
      <w:r w:rsidR="00126DD7" w:rsidRPr="00126DD7">
        <w:t>Datatypen</w:t>
      </w:r>
      <w:bookmarkEnd w:id="51"/>
    </w:p>
    <w:p w14:paraId="63B49045" w14:textId="0E8364E1" w:rsidR="002E0C83" w:rsidRDefault="00CA64CA" w:rsidP="005D1812">
      <w:pPr>
        <w:spacing w:after="3" w:line="289" w:lineRule="auto"/>
        <w:ind w:right="3"/>
      </w:pPr>
      <w:r>
        <w:t xml:space="preserve">Een datatype </w:t>
      </w:r>
      <w:r w:rsidR="005539B0">
        <w:t xml:space="preserve">die de </w:t>
      </w:r>
      <w:r w:rsidR="008625CE" w:rsidRPr="00CA64CA">
        <w:t xml:space="preserve">structuur </w:t>
      </w:r>
      <w:r w:rsidR="005539B0">
        <w:t xml:space="preserve">beschrijft </w:t>
      </w:r>
      <w:r w:rsidR="00C42340">
        <w:t xml:space="preserve">waaraan </w:t>
      </w:r>
      <w:r w:rsidR="00010512" w:rsidRPr="00CA64CA">
        <w:t xml:space="preserve">een </w:t>
      </w:r>
      <w:r w:rsidR="005C0251">
        <w:t xml:space="preserve">waarde </w:t>
      </w:r>
      <w:r w:rsidR="00136B88">
        <w:t xml:space="preserve">(zie </w:t>
      </w:r>
      <w:r w:rsidR="00136B88">
        <w:fldChar w:fldCharType="begin"/>
      </w:r>
      <w:r w:rsidR="00136B88">
        <w:instrText xml:space="preserve"> REF _Ref479231206 \h </w:instrText>
      </w:r>
      <w:r w:rsidR="00136B88">
        <w:fldChar w:fldCharType="separate"/>
      </w:r>
      <w:r w:rsidR="00A90657">
        <w:t xml:space="preserve">2.2.1 </w:t>
      </w:r>
      <w:r w:rsidR="00A90657" w:rsidRPr="00285536">
        <w:t>Objecten en attributen</w:t>
      </w:r>
      <w:r w:rsidR="00136B88">
        <w:fldChar w:fldCharType="end"/>
      </w:r>
      <w:r w:rsidR="00136B88">
        <w:t xml:space="preserve">) </w:t>
      </w:r>
      <w:r w:rsidR="00C42340">
        <w:t>moet voldoen</w:t>
      </w:r>
      <w:r w:rsidR="008625CE" w:rsidRPr="00CA64CA">
        <w:t xml:space="preserve">. </w:t>
      </w:r>
    </w:p>
    <w:p w14:paraId="210F9DFB" w14:textId="77777777" w:rsidR="002E0C83" w:rsidRDefault="002E0C83" w:rsidP="005D1812">
      <w:pPr>
        <w:spacing w:after="3" w:line="289" w:lineRule="auto"/>
        <w:ind w:right="3"/>
      </w:pPr>
    </w:p>
    <w:p w14:paraId="20D5BF00" w14:textId="4A77C3D7" w:rsidR="005C0251" w:rsidRDefault="00FE4292" w:rsidP="005D1812">
      <w:pPr>
        <w:spacing w:after="3" w:line="289" w:lineRule="auto"/>
        <w:ind w:right="3"/>
      </w:pPr>
      <w:r>
        <w:t xml:space="preserve">Bij elke </w:t>
      </w:r>
      <w:r w:rsidRPr="00211AB1">
        <w:t>«</w:t>
      </w:r>
      <w:r>
        <w:t>Attribuutsoort</w:t>
      </w:r>
      <w:r w:rsidRPr="00211AB1">
        <w:t>»</w:t>
      </w:r>
      <w:r>
        <w:t xml:space="preserve"> wordt gespecificeerd aan welk datatype </w:t>
      </w:r>
      <w:r w:rsidR="00415B9C">
        <w:t xml:space="preserve">de data c.q. de waarde die hiervoor vastgelegd wordt </w:t>
      </w:r>
      <w:r>
        <w:t xml:space="preserve">moet voldoen. </w:t>
      </w:r>
      <w:r w:rsidR="005C0251">
        <w:t>Het datatype</w:t>
      </w:r>
      <w:r w:rsidR="005C0251" w:rsidRPr="005D7C0A">
        <w:t xml:space="preserve"> wordt gebruikt als type van een attribuutsoort</w:t>
      </w:r>
      <w:r w:rsidR="005C0251" w:rsidRPr="00211AB1">
        <w:t>.</w:t>
      </w:r>
    </w:p>
    <w:p w14:paraId="19C12972" w14:textId="07863206" w:rsidR="00126DD7" w:rsidRPr="00CA64CA" w:rsidRDefault="005C0251">
      <w:pPr>
        <w:contextualSpacing w:val="0"/>
      </w:pPr>
      <w:r>
        <w:t xml:space="preserve">Anders gezegd, </w:t>
      </w:r>
      <w:r w:rsidR="00697896">
        <w:t xml:space="preserve">Datatypes zijn </w:t>
      </w:r>
      <w:r w:rsidR="00E86A01">
        <w:t xml:space="preserve">veelal </w:t>
      </w:r>
      <w:r w:rsidR="00697896">
        <w:t>herbruikbaar</w:t>
      </w:r>
      <w:r w:rsidR="00F042A2">
        <w:t xml:space="preserve"> en kunnen gespecificeerd worden bij diverse </w:t>
      </w:r>
      <w:r w:rsidR="00F042A2" w:rsidRPr="00211AB1">
        <w:t>«</w:t>
      </w:r>
      <w:r w:rsidR="00F042A2">
        <w:t>Attribuutsoort</w:t>
      </w:r>
      <w:r w:rsidR="00F042A2" w:rsidRPr="00211AB1">
        <w:t>»</w:t>
      </w:r>
      <w:r w:rsidR="0019504B">
        <w:t xml:space="preserve">-en. </w:t>
      </w:r>
      <w:r w:rsidR="00886F37">
        <w:t xml:space="preserve"> </w:t>
      </w:r>
      <w:r w:rsidR="00126DD7" w:rsidRPr="00CA64CA">
        <w:br/>
      </w:r>
    </w:p>
    <w:p w14:paraId="666F0227" w14:textId="262F50F1" w:rsidR="00080993" w:rsidRPr="003A58FD" w:rsidRDefault="00080993" w:rsidP="00EF3812">
      <w:pPr>
        <w:pStyle w:val="Lijstalinea"/>
        <w:keepNext/>
        <w:numPr>
          <w:ilvl w:val="0"/>
          <w:numId w:val="8"/>
        </w:numPr>
        <w:rPr>
          <w:rFonts w:eastAsiaTheme="minorEastAsia"/>
          <w:szCs w:val="20"/>
        </w:rPr>
      </w:pPr>
      <w:r w:rsidRPr="003A58FD">
        <w:rPr>
          <w:rFonts w:eastAsia="Batang"/>
          <w:b/>
        </w:rPr>
        <w:t>Primitief datatype</w:t>
      </w:r>
      <w:r w:rsidR="00E04B00">
        <w:rPr>
          <w:rFonts w:eastAsia="Batang"/>
          <w:b/>
        </w:rPr>
        <w:t xml:space="preserve"> - </w:t>
      </w:r>
      <w:r w:rsidR="00E04B00" w:rsidRPr="00211AB1">
        <w:t>«</w:t>
      </w:r>
      <w:r w:rsidR="00E04B00">
        <w:t>Primitief d</w:t>
      </w:r>
      <w:r w:rsidR="00E04B00" w:rsidRPr="00211AB1">
        <w:t>atatype»</w:t>
      </w:r>
      <w:r w:rsidR="003A58FD" w:rsidRPr="00EF3812">
        <w:rPr>
          <w:rFonts w:eastAsia="Batang"/>
        </w:rPr>
        <w:t>:</w:t>
      </w:r>
      <w:r w:rsidR="003A58FD" w:rsidRPr="003A58FD">
        <w:rPr>
          <w:rFonts w:eastAsia="Batang"/>
        </w:rPr>
        <w:t xml:space="preserve"> </w:t>
      </w:r>
      <w:r w:rsidR="003A58FD">
        <w:rPr>
          <w:rFonts w:eastAsiaTheme="minorEastAsia"/>
          <w:szCs w:val="20"/>
        </w:rPr>
        <w:t>i</w:t>
      </w:r>
      <w:r w:rsidRPr="003A58FD">
        <w:rPr>
          <w:rFonts w:eastAsiaTheme="minorEastAsia"/>
          <w:szCs w:val="20"/>
        </w:rPr>
        <w:t>n het metamodel maken we gebruik van de bestaande UML-PrimitiveType</w:t>
      </w:r>
      <w:r>
        <w:t xml:space="preserve"> (metaclass) </w:t>
      </w:r>
      <w:r w:rsidRPr="003A58FD">
        <w:rPr>
          <w:rFonts w:eastAsiaTheme="minorEastAsia"/>
          <w:szCs w:val="20"/>
        </w:rPr>
        <w:t xml:space="preserve">voor de specificaties van een primitief datatype. </w:t>
      </w:r>
    </w:p>
    <w:p w14:paraId="40242DFD" w14:textId="77777777" w:rsidR="00C62297" w:rsidRDefault="00C62297" w:rsidP="00080993">
      <w:pPr>
        <w:pStyle w:val="Lijstalinea"/>
        <w:keepNext/>
        <w:ind w:left="744"/>
        <w:rPr>
          <w:rFonts w:eastAsiaTheme="minorEastAsia"/>
          <w:szCs w:val="20"/>
        </w:rPr>
      </w:pPr>
    </w:p>
    <w:p w14:paraId="75BCD4BE" w14:textId="77777777" w:rsidR="004C530D" w:rsidRPr="008D6400" w:rsidRDefault="004C530D" w:rsidP="0010284B">
      <w:pPr>
        <w:pStyle w:val="Lijstalinea"/>
        <w:keepNext/>
        <w:ind w:left="744"/>
        <w:rPr>
          <w:b/>
        </w:rPr>
      </w:pPr>
      <w:r w:rsidRPr="008D6400">
        <w:rPr>
          <w:rFonts w:eastAsiaTheme="minorEastAsia"/>
          <w:b/>
          <w:szCs w:val="20"/>
        </w:rPr>
        <w:t>UML-PrimitiveType</w:t>
      </w:r>
      <w:r w:rsidRPr="008D6400">
        <w:rPr>
          <w:b/>
        </w:rPr>
        <w:t xml:space="preserve"> </w:t>
      </w:r>
    </w:p>
    <w:p w14:paraId="1CAE6789" w14:textId="70DFC7C3" w:rsidR="0010284B" w:rsidRDefault="0010284B" w:rsidP="0010284B">
      <w:pPr>
        <w:pStyle w:val="Lijstalinea"/>
        <w:keepNext/>
        <w:ind w:left="744"/>
        <w:rPr>
          <w:rFonts w:eastAsiaTheme="minorEastAsia"/>
          <w:szCs w:val="20"/>
        </w:rPr>
      </w:pPr>
      <w:r>
        <w:rPr>
          <w:rFonts w:eastAsiaTheme="minorEastAsia"/>
          <w:szCs w:val="20"/>
        </w:rPr>
        <w:t>Een standaard datatype, zoals bekend in vele specificatietalen, dat de structuur van een gegeven beschrijft. Het metamodel volgt waar mogelijk de definities zoals beschreven in ISO standaarden (zie §</w:t>
      </w:r>
      <w:r>
        <w:rPr>
          <w:rFonts w:eastAsiaTheme="minorEastAsia"/>
          <w:szCs w:val="20"/>
        </w:rPr>
        <w:fldChar w:fldCharType="begin"/>
      </w:r>
      <w:r>
        <w:rPr>
          <w:rFonts w:eastAsiaTheme="minorEastAsia"/>
          <w:szCs w:val="20"/>
        </w:rPr>
        <w:instrText xml:space="preserve"> REF _Ref468367614 \w \h </w:instrText>
      </w:r>
      <w:r>
        <w:rPr>
          <w:rFonts w:eastAsiaTheme="minorEastAsia"/>
          <w:szCs w:val="20"/>
        </w:rPr>
      </w:r>
      <w:r>
        <w:rPr>
          <w:rFonts w:eastAsiaTheme="minorEastAsia"/>
          <w:szCs w:val="20"/>
        </w:rPr>
        <w:fldChar w:fldCharType="separate"/>
      </w:r>
      <w:r w:rsidR="00A90657">
        <w:rPr>
          <w:rFonts w:eastAsiaTheme="minorEastAsia"/>
          <w:szCs w:val="20"/>
        </w:rPr>
        <w:t>3.1</w:t>
      </w:r>
      <w:r>
        <w:rPr>
          <w:rFonts w:eastAsiaTheme="minorEastAsia"/>
          <w:szCs w:val="20"/>
        </w:rPr>
        <w:fldChar w:fldCharType="end"/>
      </w:r>
      <w:r>
        <w:rPr>
          <w:rFonts w:eastAsiaTheme="minorEastAsia"/>
          <w:szCs w:val="20"/>
        </w:rPr>
        <w:t xml:space="preserve">). Deze datatypes hebben altijd al een naam en definitie gekregen vanuit deze standaarden en deze worden gebruikt. Deze worden niet door de modelleur gecreëerd en hebben daarom geen KKG metaclass. </w:t>
      </w:r>
      <w:r w:rsidR="00E6095B">
        <w:rPr>
          <w:rFonts w:eastAsiaTheme="minorEastAsia"/>
          <w:szCs w:val="20"/>
        </w:rPr>
        <w:br/>
      </w:r>
      <w:r w:rsidR="00E6095B">
        <w:rPr>
          <w:rFonts w:eastAsiaTheme="minorEastAsia"/>
          <w:szCs w:val="20"/>
        </w:rPr>
        <w:br/>
      </w:r>
      <w:r w:rsidRPr="0036148C">
        <w:rPr>
          <w:rFonts w:eastAsiaTheme="minorEastAsia"/>
          <w:i/>
          <w:szCs w:val="20"/>
        </w:rPr>
        <w:t>Voorbeeld: CharacterString, Integer, DateTime</w:t>
      </w:r>
      <w:r>
        <w:rPr>
          <w:rFonts w:eastAsiaTheme="minorEastAsia"/>
          <w:i/>
          <w:szCs w:val="20"/>
        </w:rPr>
        <w:t>.</w:t>
      </w:r>
    </w:p>
    <w:p w14:paraId="7E2DD2CC" w14:textId="77777777" w:rsidR="0010284B" w:rsidRDefault="0010284B" w:rsidP="00080993">
      <w:pPr>
        <w:pStyle w:val="Lijstalinea"/>
        <w:keepNext/>
        <w:ind w:left="744"/>
        <w:rPr>
          <w:rFonts w:eastAsiaTheme="minorEastAsia"/>
          <w:szCs w:val="20"/>
        </w:rPr>
      </w:pPr>
    </w:p>
    <w:p w14:paraId="7D146CDA" w14:textId="7FFAB49C" w:rsidR="0010284B" w:rsidRPr="0010284B" w:rsidRDefault="00C62297" w:rsidP="008D6400">
      <w:pPr>
        <w:pStyle w:val="Lijstalinea"/>
        <w:keepNext/>
        <w:ind w:left="744"/>
        <w:rPr>
          <w:rFonts w:eastAsiaTheme="minorEastAsia"/>
          <w:i/>
        </w:rPr>
      </w:pPr>
      <w:r w:rsidRPr="008114F0">
        <w:rPr>
          <w:rFonts w:eastAsiaTheme="minorEastAsia"/>
          <w:b/>
          <w:szCs w:val="20"/>
        </w:rPr>
        <w:t>Definitie Primitief datatype</w:t>
      </w:r>
      <w:r w:rsidR="0010284B">
        <w:rPr>
          <w:rFonts w:eastAsiaTheme="minorEastAsia"/>
          <w:b/>
          <w:szCs w:val="20"/>
        </w:rPr>
        <w:t xml:space="preserve"> </w:t>
      </w:r>
      <w:r w:rsidR="0010284B">
        <w:rPr>
          <w:rFonts w:eastAsiaTheme="minorEastAsia"/>
          <w:b/>
          <w:szCs w:val="20"/>
        </w:rPr>
        <w:br/>
      </w:r>
      <w:r w:rsidR="00B50C30" w:rsidRPr="008D6400">
        <w:rPr>
          <w:rFonts w:eastAsiaTheme="minorEastAsia"/>
          <w:szCs w:val="20"/>
        </w:rPr>
        <w:t xml:space="preserve">Een </w:t>
      </w:r>
      <w:r w:rsidR="003E3FCD">
        <w:rPr>
          <w:rFonts w:eastAsiaTheme="minorEastAsia"/>
          <w:szCs w:val="20"/>
        </w:rPr>
        <w:t xml:space="preserve">in het eigen model </w:t>
      </w:r>
      <w:r w:rsidR="0010284B" w:rsidRPr="0010284B">
        <w:rPr>
          <w:rFonts w:eastAsiaTheme="minorEastAsia"/>
        </w:rPr>
        <w:t xml:space="preserve">gedefinieerd primitieve datatype. Deze worden wel door de modelleur gecreëerd, met een eigen naam en een eigen definitie (en eigen metagegevens). </w:t>
      </w:r>
      <w:r w:rsidR="00E6095B">
        <w:rPr>
          <w:rFonts w:eastAsiaTheme="minorEastAsia"/>
        </w:rPr>
        <w:br/>
      </w:r>
      <w:r w:rsidR="00E6095B">
        <w:rPr>
          <w:rFonts w:eastAsiaTheme="minorEastAsia"/>
          <w:i/>
        </w:rPr>
        <w:br/>
      </w:r>
      <w:r w:rsidR="0010284B" w:rsidRPr="0010284B">
        <w:rPr>
          <w:rFonts w:eastAsiaTheme="minorEastAsia"/>
          <w:i/>
        </w:rPr>
        <w:t>Voorbeeld: Documentnummer</w:t>
      </w:r>
      <w:r w:rsidR="0092185D">
        <w:rPr>
          <w:rFonts w:eastAsiaTheme="minorEastAsia"/>
          <w:i/>
        </w:rPr>
        <w:t xml:space="preserve">, </w:t>
      </w:r>
      <w:r w:rsidR="0092185D">
        <w:rPr>
          <w:i/>
        </w:rPr>
        <w:t>P</w:t>
      </w:r>
      <w:r w:rsidR="0092185D" w:rsidRPr="00185635">
        <w:rPr>
          <w:i/>
        </w:rPr>
        <w:t>ostcode. In het geval van Postcode is de landelijke definitie in tekst vastgelegd buiten het informatiemodel zelf, waarbij in het eigen model een modelelement is gemaakt in de vorm van het datatype Postcode</w:t>
      </w:r>
      <w:r w:rsidR="0092185D">
        <w:rPr>
          <w:rStyle w:val="Voetnootmarkering"/>
          <w:i/>
        </w:rPr>
        <w:footnoteReference w:id="6"/>
      </w:r>
      <w:r w:rsidR="0092185D" w:rsidRPr="00185635">
        <w:rPr>
          <w:i/>
        </w:rPr>
        <w:t>.</w:t>
      </w:r>
    </w:p>
    <w:p w14:paraId="14FC889C" w14:textId="2A4C5098" w:rsidR="002E0C83" w:rsidRDefault="002E0C83" w:rsidP="00080993">
      <w:pPr>
        <w:pStyle w:val="Lijstalinea"/>
        <w:keepNext/>
        <w:ind w:left="744"/>
        <w:rPr>
          <w:rFonts w:eastAsiaTheme="minorEastAsia"/>
          <w:szCs w:val="20"/>
        </w:rPr>
      </w:pPr>
    </w:p>
    <w:p w14:paraId="4AF89EAE" w14:textId="5EBFA357" w:rsidR="00A9655D" w:rsidRPr="004D2849" w:rsidRDefault="002E0C83" w:rsidP="008D6400">
      <w:pPr>
        <w:pStyle w:val="Lijstalinea"/>
        <w:spacing w:after="3" w:line="289" w:lineRule="auto"/>
        <w:ind w:left="744" w:right="3"/>
        <w:rPr>
          <w:b/>
        </w:rPr>
      </w:pPr>
      <w:r w:rsidRPr="008D6400">
        <w:rPr>
          <w:rFonts w:eastAsiaTheme="minorEastAsia"/>
          <w:i/>
          <w:szCs w:val="20"/>
        </w:rPr>
        <w:t>Toelichting</w:t>
      </w:r>
      <w:r w:rsidR="002316AA">
        <w:rPr>
          <w:rFonts w:eastAsiaTheme="minorEastAsia"/>
          <w:i/>
          <w:szCs w:val="20"/>
        </w:rPr>
        <w:br/>
      </w:r>
      <w:r w:rsidR="002316AA">
        <w:rPr>
          <w:rFonts w:eastAsiaTheme="minorEastAsia"/>
          <w:szCs w:val="20"/>
        </w:rPr>
        <w:t>E</w:t>
      </w:r>
      <w:r>
        <w:rPr>
          <w:rFonts w:eastAsiaTheme="minorEastAsia"/>
          <w:szCs w:val="20"/>
        </w:rPr>
        <w:t xml:space="preserve">en primitief datatype is een datatype zonder </w:t>
      </w:r>
      <w:r w:rsidR="00C03C65">
        <w:rPr>
          <w:rFonts w:eastAsiaTheme="minorEastAsia"/>
          <w:szCs w:val="20"/>
        </w:rPr>
        <w:t xml:space="preserve">verdere specificatie over de </w:t>
      </w:r>
      <w:r>
        <w:rPr>
          <w:rFonts w:eastAsiaTheme="minorEastAsia"/>
          <w:szCs w:val="20"/>
        </w:rPr>
        <w:t>structuur</w:t>
      </w:r>
      <w:r w:rsidR="00C3041D">
        <w:rPr>
          <w:rFonts w:eastAsiaTheme="minorEastAsia"/>
          <w:szCs w:val="20"/>
        </w:rPr>
        <w:t xml:space="preserve">. Dit datatype kent geen </w:t>
      </w:r>
      <w:r w:rsidR="002F772C" w:rsidRPr="00211AB1">
        <w:t>UML-</w:t>
      </w:r>
      <w:r w:rsidR="002F772C">
        <w:t>property</w:t>
      </w:r>
      <w:r w:rsidR="00C3041D">
        <w:t xml:space="preserve"> en dus ook geen elementen met stereotype </w:t>
      </w:r>
      <w:r w:rsidR="00C3041D" w:rsidRPr="00D934F4">
        <w:t>«</w:t>
      </w:r>
      <w:r w:rsidR="00C3041D" w:rsidRPr="006F1961">
        <w:t>Data element</w:t>
      </w:r>
      <w:r w:rsidR="00C3041D" w:rsidRPr="00D934F4">
        <w:t>»</w:t>
      </w:r>
      <w:r w:rsidR="00C3041D">
        <w:t xml:space="preserve">. </w:t>
      </w:r>
      <w:r w:rsidR="00184309">
        <w:t xml:space="preserve">Dit datatype </w:t>
      </w:r>
      <w:r w:rsidR="00BE0160">
        <w:t xml:space="preserve"> is enkelvoudig, oftewel niet samengesteld, en wordt ook wel simpel datatype genoemd.</w:t>
      </w:r>
      <w:r w:rsidR="003C1C94">
        <w:br/>
      </w:r>
      <w:r w:rsidR="00BE0160">
        <w:br/>
      </w:r>
      <w:r w:rsidR="00E6095B">
        <w:rPr>
          <w:rFonts w:eastAsiaTheme="minorEastAsia"/>
          <w:szCs w:val="20"/>
        </w:rPr>
        <w:t xml:space="preserve">Wanneer een Primitief datatype wordt gespecificeerd, dan heeft deze standaard als primitive datatype een CharacterString. </w:t>
      </w:r>
      <w:r w:rsidR="00670F9B">
        <w:rPr>
          <w:rFonts w:eastAsiaTheme="minorEastAsia"/>
          <w:szCs w:val="20"/>
        </w:rPr>
        <w:br/>
      </w:r>
      <w:r w:rsidR="00185635">
        <w:br/>
      </w:r>
      <w:r w:rsidR="00553131">
        <w:t>Een informatiemodel definieert datatypes</w:t>
      </w:r>
      <w:r w:rsidR="00C60CCD">
        <w:t xml:space="preserve"> </w:t>
      </w:r>
      <w:r w:rsidR="00D35496">
        <w:t>als er behoefte is aan</w:t>
      </w:r>
      <w:r w:rsidR="00C60CCD">
        <w:t xml:space="preserve"> </w:t>
      </w:r>
      <w:r w:rsidR="00D35496">
        <w:t xml:space="preserve">een </w:t>
      </w:r>
      <w:r w:rsidR="00C60CCD">
        <w:t xml:space="preserve">datatype </w:t>
      </w:r>
      <w:r w:rsidR="00553131">
        <w:t xml:space="preserve">dat </w:t>
      </w:r>
      <w:r w:rsidR="00D35496">
        <w:t>eenmalig gedefinieerd word</w:t>
      </w:r>
      <w:r w:rsidR="00553131">
        <w:t>t</w:t>
      </w:r>
      <w:r w:rsidR="00D35496">
        <w:t xml:space="preserve"> en</w:t>
      </w:r>
      <w:r w:rsidR="00792C3D">
        <w:t xml:space="preserve"> </w:t>
      </w:r>
      <w:r w:rsidR="00A9655D">
        <w:t xml:space="preserve">op meerdere plekken in het model gebruikt moet kunnen worden met </w:t>
      </w:r>
      <w:r w:rsidR="009E3D5A">
        <w:t xml:space="preserve">altijd </w:t>
      </w:r>
      <w:r w:rsidR="00A9655D">
        <w:t>exact dezelfde structuur</w:t>
      </w:r>
      <w:r w:rsidR="00937AB8">
        <w:t xml:space="preserve"> </w:t>
      </w:r>
      <w:r w:rsidR="006C4982">
        <w:t>en waardenbereik (zie ook ‘</w:t>
      </w:r>
      <w:r w:rsidR="00937AB8">
        <w:t>patroon</w:t>
      </w:r>
      <w:r w:rsidR="006C4982">
        <w:t xml:space="preserve">’ in </w:t>
      </w:r>
      <w:r w:rsidR="006C4982">
        <w:fldChar w:fldCharType="begin"/>
      </w:r>
      <w:r w:rsidR="006C4982">
        <w:instrText xml:space="preserve"> REF _Ref468266036 \w \h </w:instrText>
      </w:r>
      <w:r w:rsidR="006C4982">
        <w:fldChar w:fldCharType="separate"/>
      </w:r>
      <w:r w:rsidR="00A90657">
        <w:t>3.5</w:t>
      </w:r>
      <w:r w:rsidR="006C4982">
        <w:fldChar w:fldCharType="end"/>
      </w:r>
      <w:r w:rsidR="006C4982">
        <w:t>)</w:t>
      </w:r>
      <w:r w:rsidR="00A9655D">
        <w:t xml:space="preserve">. </w:t>
      </w:r>
      <w:r w:rsidR="000E0811">
        <w:t>Dit datatype</w:t>
      </w:r>
      <w:r w:rsidR="00A205E3">
        <w:t xml:space="preserve">, met een eigen naam, </w:t>
      </w:r>
      <w:r w:rsidR="00A9655D" w:rsidRPr="006F1961">
        <w:t xml:space="preserve">wordt </w:t>
      </w:r>
      <w:r w:rsidR="00A205E3">
        <w:t xml:space="preserve">vervolgens </w:t>
      </w:r>
      <w:r w:rsidR="00A9655D" w:rsidRPr="006F1961">
        <w:t>gebruikt als type van een attribuutsoort</w:t>
      </w:r>
      <w:r w:rsidR="00A9655D">
        <w:t xml:space="preserve">. </w:t>
      </w:r>
      <w:r w:rsidR="00C91123">
        <w:br/>
      </w:r>
      <w:r w:rsidR="00A9655D">
        <w:br/>
      </w:r>
      <w:r w:rsidR="00A9655D" w:rsidRPr="00185635">
        <w:rPr>
          <w:i/>
        </w:rPr>
        <w:br/>
      </w:r>
    </w:p>
    <w:p w14:paraId="6A7C7149" w14:textId="77777777" w:rsidR="00941084" w:rsidRDefault="00941084">
      <w:pPr>
        <w:contextualSpacing w:val="0"/>
        <w:rPr>
          <w:b/>
        </w:rPr>
      </w:pPr>
      <w:r>
        <w:rPr>
          <w:b/>
        </w:rPr>
        <w:br w:type="page"/>
      </w:r>
    </w:p>
    <w:p w14:paraId="012948CE" w14:textId="2399BA6B" w:rsidR="005E5FD1" w:rsidRPr="005E5FD1" w:rsidRDefault="007D7AC1" w:rsidP="00EA62D3">
      <w:pPr>
        <w:pStyle w:val="Lijstalinea"/>
        <w:numPr>
          <w:ilvl w:val="0"/>
          <w:numId w:val="8"/>
        </w:numPr>
        <w:spacing w:after="3" w:line="289" w:lineRule="auto"/>
        <w:ind w:right="3"/>
        <w:jc w:val="both"/>
      </w:pPr>
      <w:r>
        <w:rPr>
          <w:b/>
        </w:rPr>
        <w:lastRenderedPageBreak/>
        <w:t>Gestructureerd</w:t>
      </w:r>
      <w:r w:rsidRPr="00941084">
        <w:rPr>
          <w:b/>
        </w:rPr>
        <w:t xml:space="preserve"> </w:t>
      </w:r>
      <w:r w:rsidR="002B4CA1" w:rsidRPr="00941084">
        <w:rPr>
          <w:b/>
        </w:rPr>
        <w:t>datatype</w:t>
      </w:r>
      <w:r w:rsidR="002B4CA1">
        <w:t xml:space="preserve"> </w:t>
      </w:r>
      <w:r w:rsidR="002B4CA1" w:rsidRPr="00941084">
        <w:rPr>
          <w:i/>
        </w:rPr>
        <w:t xml:space="preserve">– stereotype </w:t>
      </w:r>
      <w:r w:rsidR="003D376D" w:rsidRPr="00941084">
        <w:rPr>
          <w:i/>
        </w:rPr>
        <w:t>«</w:t>
      </w:r>
      <w:r w:rsidR="008620D3">
        <w:rPr>
          <w:i/>
        </w:rPr>
        <w:t>Gestructureerd</w:t>
      </w:r>
      <w:r w:rsidR="008620D3" w:rsidRPr="00941084">
        <w:rPr>
          <w:i/>
        </w:rPr>
        <w:t xml:space="preserve"> </w:t>
      </w:r>
      <w:r w:rsidR="003D376D" w:rsidRPr="00941084">
        <w:rPr>
          <w:i/>
        </w:rPr>
        <w:t>datatype»</w:t>
      </w:r>
      <w:r w:rsidR="003D376D" w:rsidRPr="00941084">
        <w:rPr>
          <w:b/>
        </w:rPr>
        <w:t xml:space="preserve">: </w:t>
      </w:r>
      <w:r w:rsidR="003D376D">
        <w:t xml:space="preserve">De UML-representatie van een  </w:t>
      </w:r>
      <w:r w:rsidR="005C23A2">
        <w:t>gestructureerd</w:t>
      </w:r>
      <w:r w:rsidR="005C23A2" w:rsidRPr="00211AB1">
        <w:t xml:space="preserve"> </w:t>
      </w:r>
      <w:r w:rsidR="003D376D" w:rsidRPr="00211AB1">
        <w:t>datatype uitgedrukt in UML-</w:t>
      </w:r>
      <w:r w:rsidR="00E55B01" w:rsidRPr="00211AB1">
        <w:t>datatype</w:t>
      </w:r>
      <w:r w:rsidR="00B96E66" w:rsidRPr="00211AB1">
        <w:t xml:space="preserve"> (metaclass)</w:t>
      </w:r>
      <w:r w:rsidR="00881969" w:rsidRPr="00211AB1">
        <w:t xml:space="preserve"> met ten minste twee</w:t>
      </w:r>
      <w:r w:rsidR="00211AB1" w:rsidRPr="00211AB1">
        <w:t xml:space="preserve"> </w:t>
      </w:r>
      <w:r w:rsidR="00873267">
        <w:t xml:space="preserve">keer een </w:t>
      </w:r>
      <w:r w:rsidR="00881969" w:rsidRPr="00211AB1">
        <w:t>UML-</w:t>
      </w:r>
      <w:r w:rsidR="00CF3C7C" w:rsidRPr="00211AB1">
        <w:t>Property</w:t>
      </w:r>
      <w:r w:rsidR="00211AB1" w:rsidRPr="00211AB1">
        <w:t>.</w:t>
      </w:r>
      <w:r w:rsidR="0068752B">
        <w:br/>
      </w:r>
    </w:p>
    <w:p w14:paraId="3B062395" w14:textId="5B916127" w:rsidR="003D376D" w:rsidRDefault="003D376D" w:rsidP="003D376D">
      <w:pPr>
        <w:pStyle w:val="Lijstalinea"/>
        <w:spacing w:after="3" w:line="289" w:lineRule="auto"/>
        <w:ind w:left="744" w:right="3"/>
        <w:jc w:val="both"/>
        <w:rPr>
          <w:b/>
        </w:rPr>
      </w:pPr>
      <w:r>
        <w:rPr>
          <w:b/>
        </w:rPr>
        <w:t xml:space="preserve">Definitie </w:t>
      </w:r>
      <w:r w:rsidR="009C55DC">
        <w:rPr>
          <w:b/>
        </w:rPr>
        <w:t>Gestructureerd</w:t>
      </w:r>
      <w:r w:rsidR="001B77A4">
        <w:rPr>
          <w:b/>
        </w:rPr>
        <w:t xml:space="preserve"> </w:t>
      </w:r>
      <w:r>
        <w:rPr>
          <w:b/>
        </w:rPr>
        <w:t>datatype</w:t>
      </w:r>
    </w:p>
    <w:p w14:paraId="20576CB7" w14:textId="2E3A9522" w:rsidR="00390CB9" w:rsidRDefault="00D934F4" w:rsidP="00BF64E7">
      <w:pPr>
        <w:pStyle w:val="Lijstalinea"/>
        <w:spacing w:after="3" w:line="289" w:lineRule="auto"/>
        <w:ind w:left="744" w:right="3"/>
        <w:jc w:val="both"/>
      </w:pPr>
      <w:r>
        <w:t>Specifiek benoemd g</w:t>
      </w:r>
      <w:r w:rsidR="003D376D" w:rsidRPr="005F64A7">
        <w:t>estructur</w:t>
      </w:r>
      <w:r w:rsidR="003D376D">
        <w:t>eerd datatype</w:t>
      </w:r>
      <w:r w:rsidR="00901B16" w:rsidRPr="00901B16">
        <w:t xml:space="preserve"> </w:t>
      </w:r>
      <w:r w:rsidR="00901B16">
        <w:t>dat de structuur van een gegeven beschrijft</w:t>
      </w:r>
      <w:r w:rsidR="00553131">
        <w:t>,</w:t>
      </w:r>
      <w:r w:rsidR="00576448">
        <w:t xml:space="preserve"> samengesteld uit </w:t>
      </w:r>
      <w:r w:rsidR="006E4DC4">
        <w:t xml:space="preserve">minimaal twee </w:t>
      </w:r>
      <w:r w:rsidR="004C5BD2">
        <w:t>elementen</w:t>
      </w:r>
      <w:r w:rsidR="003B6A1A">
        <w:t>.</w:t>
      </w:r>
      <w:r w:rsidR="00FF0B68">
        <w:t xml:space="preserve"> </w:t>
      </w:r>
    </w:p>
    <w:p w14:paraId="7048BCFA" w14:textId="77777777" w:rsidR="00390CB9" w:rsidRDefault="00390CB9" w:rsidP="00BF64E7">
      <w:pPr>
        <w:pStyle w:val="Lijstalinea"/>
        <w:spacing w:after="3" w:line="289" w:lineRule="auto"/>
        <w:ind w:left="744" w:right="3"/>
        <w:jc w:val="both"/>
      </w:pPr>
    </w:p>
    <w:p w14:paraId="626E70AA" w14:textId="2C520311" w:rsidR="00390CB9" w:rsidRPr="00672886" w:rsidRDefault="00390CB9" w:rsidP="00BF64E7">
      <w:pPr>
        <w:pStyle w:val="Lijstalinea"/>
        <w:spacing w:after="3" w:line="289" w:lineRule="auto"/>
        <w:ind w:left="744" w:right="3"/>
        <w:jc w:val="both"/>
        <w:rPr>
          <w:i/>
        </w:rPr>
      </w:pPr>
      <w:r w:rsidRPr="00672886">
        <w:rPr>
          <w:i/>
        </w:rPr>
        <w:t>Toelichting</w:t>
      </w:r>
    </w:p>
    <w:p w14:paraId="2C6D7ED6" w14:textId="5233984F" w:rsidR="00415B9C" w:rsidRDefault="00462E3A" w:rsidP="00201F5C">
      <w:pPr>
        <w:pStyle w:val="Lijstalinea"/>
        <w:spacing w:after="3" w:line="289" w:lineRule="auto"/>
        <w:ind w:left="744" w:right="3"/>
        <w:rPr>
          <w:strike/>
        </w:rPr>
      </w:pPr>
      <w:r w:rsidRPr="00462E3A">
        <w:t xml:space="preserve"> </w:t>
      </w:r>
      <w:r w:rsidRPr="00211AB1">
        <w:t xml:space="preserve">In UML wordt een </w:t>
      </w:r>
      <w:r w:rsidR="0084661D">
        <w:t>Gestructureerd datatype</w:t>
      </w:r>
      <w:r w:rsidRPr="00211AB1">
        <w:t xml:space="preserve"> een structured Datatype genoemd.</w:t>
      </w:r>
      <w:r>
        <w:t xml:space="preserve"> </w:t>
      </w:r>
    </w:p>
    <w:p w14:paraId="38748BC7" w14:textId="77777777" w:rsidR="00462E3A" w:rsidRDefault="00462E3A" w:rsidP="00201F5C">
      <w:pPr>
        <w:pStyle w:val="Lijstalinea"/>
        <w:spacing w:after="3" w:line="289" w:lineRule="auto"/>
        <w:ind w:left="744" w:right="3"/>
        <w:rPr>
          <w:strike/>
        </w:rPr>
      </w:pPr>
    </w:p>
    <w:p w14:paraId="68830098" w14:textId="6D2A24EA" w:rsidR="003D2851" w:rsidRPr="00F40742" w:rsidRDefault="00F40742" w:rsidP="00513437">
      <w:pPr>
        <w:pStyle w:val="Lijstalinea"/>
        <w:spacing w:after="3" w:line="289" w:lineRule="auto"/>
        <w:ind w:left="744" w:right="3"/>
      </w:pPr>
      <w:r>
        <w:t xml:space="preserve">De waarde van </w:t>
      </w:r>
      <w:r w:rsidR="00DF70C3">
        <w:t xml:space="preserve">het </w:t>
      </w:r>
      <w:r>
        <w:t>attribuut</w:t>
      </w:r>
      <w:r w:rsidR="00415B9C">
        <w:t>soort</w:t>
      </w:r>
      <w:r w:rsidR="00CD5CF1">
        <w:t xml:space="preserve"> verkoopprijs</w:t>
      </w:r>
      <w:r>
        <w:t xml:space="preserve"> </w:t>
      </w:r>
      <w:r w:rsidR="00CD5CF1">
        <w:t xml:space="preserve">met datatype bedrag </w:t>
      </w:r>
      <w:r>
        <w:t xml:space="preserve">is </w:t>
      </w:r>
      <w:r w:rsidR="007D66E8">
        <w:t>uitgedrukt in</w:t>
      </w:r>
      <w:r w:rsidR="00BF270F">
        <w:t xml:space="preserve"> een combinatie van </w:t>
      </w:r>
      <w:r w:rsidR="00820095">
        <w:t xml:space="preserve">een </w:t>
      </w:r>
      <w:r w:rsidR="00E46B87">
        <w:t>som</w:t>
      </w:r>
      <w:r w:rsidR="00820095">
        <w:t xml:space="preserve"> en valuta zoals 35 euro. </w:t>
      </w:r>
      <w:r w:rsidR="00DF70C3">
        <w:t xml:space="preserve">De introductie van </w:t>
      </w:r>
      <w:r w:rsidR="00415B9C">
        <w:t xml:space="preserve">één </w:t>
      </w:r>
      <w:r w:rsidR="00DF70C3">
        <w:t>d</w:t>
      </w:r>
      <w:r w:rsidR="00CD5CF1">
        <w:t xml:space="preserve">atatype </w:t>
      </w:r>
      <w:r w:rsidR="00415B9C">
        <w:t>B</w:t>
      </w:r>
      <w:r w:rsidR="00DF70C3">
        <w:t>edrag</w:t>
      </w:r>
      <w:r w:rsidR="00415B9C">
        <w:t>,</w:t>
      </w:r>
      <w:r w:rsidR="00CD5CF1">
        <w:t xml:space="preserve"> uitgedrukt in som en valuta</w:t>
      </w:r>
      <w:r w:rsidR="00415B9C">
        <w:t>,</w:t>
      </w:r>
      <w:r w:rsidR="00820095">
        <w:t xml:space="preserve"> </w:t>
      </w:r>
      <w:r w:rsidR="00DF70C3">
        <w:t xml:space="preserve">legt dus vast dat som en valuta </w:t>
      </w:r>
      <w:r w:rsidR="00820095">
        <w:t xml:space="preserve">onlosmakelijk </w:t>
      </w:r>
      <w:r w:rsidR="00CD5CF1">
        <w:t xml:space="preserve">met </w:t>
      </w:r>
      <w:r w:rsidR="00820095">
        <w:t xml:space="preserve">elkaar </w:t>
      </w:r>
      <w:r w:rsidR="00DF70C3">
        <w:t xml:space="preserve">zijn </w:t>
      </w:r>
      <w:r w:rsidR="00820095">
        <w:t>verbonden.</w:t>
      </w:r>
    </w:p>
    <w:p w14:paraId="07570766" w14:textId="77777777" w:rsidR="003D2851" w:rsidRDefault="003D2851" w:rsidP="00513437">
      <w:pPr>
        <w:pStyle w:val="Lijstalinea"/>
        <w:spacing w:after="3" w:line="289" w:lineRule="auto"/>
        <w:ind w:left="744" w:right="3"/>
      </w:pPr>
    </w:p>
    <w:p w14:paraId="32E2A18B" w14:textId="7A4165B4" w:rsidR="007A4345" w:rsidRDefault="00BF64E7" w:rsidP="007A4345">
      <w:pPr>
        <w:pStyle w:val="Lijstalinea"/>
        <w:spacing w:after="3" w:line="289" w:lineRule="auto"/>
        <w:ind w:left="744" w:right="3"/>
      </w:pPr>
      <w:r w:rsidRPr="00D934F4">
        <w:t xml:space="preserve">De eigenschappen </w:t>
      </w:r>
      <w:r w:rsidR="00A557CD">
        <w:t xml:space="preserve">in het </w:t>
      </w:r>
      <w:r w:rsidR="0084661D">
        <w:t>Gestructureerd datatype</w:t>
      </w:r>
      <w:r w:rsidR="00A557CD">
        <w:t xml:space="preserve"> </w:t>
      </w:r>
      <w:r w:rsidRPr="00D934F4">
        <w:t>te</w:t>
      </w:r>
      <w:r w:rsidR="00457CCC">
        <w:t>z</w:t>
      </w:r>
      <w:r w:rsidRPr="00D934F4">
        <w:t xml:space="preserve">amen </w:t>
      </w:r>
      <w:r w:rsidR="00B77F53">
        <w:t xml:space="preserve">zijn identificerend </w:t>
      </w:r>
      <w:r w:rsidRPr="00D934F4">
        <w:t xml:space="preserve">(een </w:t>
      </w:r>
      <w:r w:rsidR="0084661D">
        <w:t>Gestructureerd datatype</w:t>
      </w:r>
      <w:r w:rsidRPr="00D934F4">
        <w:t xml:space="preserve"> “identificeert zichzelf”</w:t>
      </w:r>
      <w:r w:rsidR="00B77F53">
        <w:t>,</w:t>
      </w:r>
      <w:r w:rsidRPr="00D934F4">
        <w:t xml:space="preserve"> zoals er maar </w:t>
      </w:r>
      <w:r w:rsidR="00C3363A">
        <w:t xml:space="preserve">per definitie </w:t>
      </w:r>
      <w:r w:rsidRPr="00D934F4">
        <w:t>één “</w:t>
      </w:r>
      <w:r w:rsidR="00DE7155">
        <w:t>1</w:t>
      </w:r>
      <w:r w:rsidR="00DE7155" w:rsidRPr="00D934F4">
        <w:t xml:space="preserve"> </w:t>
      </w:r>
      <w:r w:rsidRPr="00D934F4">
        <w:t>liter” bestaat</w:t>
      </w:r>
      <w:r w:rsidR="00DE7155">
        <w:t xml:space="preserve">, één 35 euro </w:t>
      </w:r>
      <w:r w:rsidR="007A4345">
        <w:t xml:space="preserve">en </w:t>
      </w:r>
      <w:r w:rsidR="00415B9C">
        <w:t xml:space="preserve">één </w:t>
      </w:r>
      <w:r w:rsidR="00DE7155">
        <w:t>datum 6 april 2017</w:t>
      </w:r>
      <w:r w:rsidR="00415B9C">
        <w:t xml:space="preserve">, met </w:t>
      </w:r>
      <w:r w:rsidR="00C3363A">
        <w:t xml:space="preserve">per definitie </w:t>
      </w:r>
      <w:r w:rsidR="00DE7155">
        <w:t xml:space="preserve">altijd </w:t>
      </w:r>
      <w:r w:rsidR="00C3363A">
        <w:t>dezelfde betekenis</w:t>
      </w:r>
      <w:r w:rsidR="007A4345">
        <w:t>:</w:t>
      </w:r>
    </w:p>
    <w:p w14:paraId="35E2BEDF" w14:textId="5E583A79" w:rsidR="007A4345" w:rsidRDefault="00B67CD1" w:rsidP="005D1812">
      <w:pPr>
        <w:pStyle w:val="Lijstalinea"/>
        <w:numPr>
          <w:ilvl w:val="0"/>
          <w:numId w:val="47"/>
        </w:numPr>
        <w:spacing w:after="3" w:line="289" w:lineRule="auto"/>
        <w:ind w:right="3"/>
      </w:pPr>
      <w:r>
        <w:t>E</w:t>
      </w:r>
      <w:r w:rsidR="007A4345">
        <w:t xml:space="preserve">en blik olie heeft een inhoud van </w:t>
      </w:r>
      <w:r w:rsidR="00415B9C">
        <w:rPr>
          <w:b/>
        </w:rPr>
        <w:t>7</w:t>
      </w:r>
      <w:r w:rsidR="007A4345" w:rsidRPr="005D1812">
        <w:rPr>
          <w:b/>
        </w:rPr>
        <w:t xml:space="preserve"> liter</w:t>
      </w:r>
      <w:r w:rsidR="007A4345">
        <w:t xml:space="preserve">, kost </w:t>
      </w:r>
      <w:r w:rsidR="007A4345" w:rsidRPr="005D1812">
        <w:rPr>
          <w:b/>
        </w:rPr>
        <w:t>35 euro</w:t>
      </w:r>
      <w:r w:rsidR="007A4345">
        <w:t xml:space="preserve">, </w:t>
      </w:r>
      <w:r>
        <w:t xml:space="preserve">en is verkocht op </w:t>
      </w:r>
      <w:r w:rsidR="007A4345" w:rsidRPr="005D1812">
        <w:rPr>
          <w:b/>
        </w:rPr>
        <w:t>6 april 2017</w:t>
      </w:r>
      <w:r w:rsidR="00332D54" w:rsidRPr="005C2954">
        <w:t>.</w:t>
      </w:r>
      <w:r w:rsidR="007A4345">
        <w:t xml:space="preserve"> </w:t>
      </w:r>
    </w:p>
    <w:p w14:paraId="3CB7F315" w14:textId="5C463AC3" w:rsidR="00DE7155" w:rsidRDefault="007A4345" w:rsidP="005D1812">
      <w:pPr>
        <w:pStyle w:val="Lijstalinea"/>
        <w:numPr>
          <w:ilvl w:val="0"/>
          <w:numId w:val="47"/>
        </w:numPr>
        <w:spacing w:after="3" w:line="289" w:lineRule="auto"/>
        <w:ind w:right="3"/>
      </w:pPr>
      <w:r>
        <w:t xml:space="preserve">Piet heeft </w:t>
      </w:r>
      <w:r w:rsidR="00B67CD1">
        <w:rPr>
          <w:b/>
        </w:rPr>
        <w:t>1</w:t>
      </w:r>
      <w:r w:rsidRPr="005D1812">
        <w:rPr>
          <w:b/>
        </w:rPr>
        <w:t xml:space="preserve"> liter</w:t>
      </w:r>
      <w:r>
        <w:t xml:space="preserve"> bloed</w:t>
      </w:r>
      <w:r w:rsidR="00B67CD1">
        <w:t xml:space="preserve"> gedoneerd</w:t>
      </w:r>
      <w:r>
        <w:t xml:space="preserve">, </w:t>
      </w:r>
      <w:r w:rsidR="00712EFA">
        <w:t xml:space="preserve">daarvoor </w:t>
      </w:r>
      <w:r w:rsidRPr="005D1812">
        <w:rPr>
          <w:b/>
        </w:rPr>
        <w:t>35 euro</w:t>
      </w:r>
      <w:r>
        <w:t xml:space="preserve"> </w:t>
      </w:r>
      <w:r w:rsidR="00712EFA">
        <w:t xml:space="preserve">vergoeding gekregen, </w:t>
      </w:r>
      <w:r>
        <w:t xml:space="preserve">op </w:t>
      </w:r>
      <w:r w:rsidRPr="005D1812">
        <w:rPr>
          <w:b/>
        </w:rPr>
        <w:t>6 april 2017</w:t>
      </w:r>
      <w:r w:rsidRPr="00201F5C">
        <w:t>.</w:t>
      </w:r>
      <w:r>
        <w:t xml:space="preserve"> </w:t>
      </w:r>
    </w:p>
    <w:p w14:paraId="79AE9F51" w14:textId="77777777" w:rsidR="00FB1397" w:rsidRDefault="00FB1397" w:rsidP="00513437">
      <w:pPr>
        <w:pStyle w:val="Lijstalinea"/>
        <w:spacing w:after="3" w:line="289" w:lineRule="auto"/>
        <w:ind w:left="744" w:right="3"/>
      </w:pPr>
    </w:p>
    <w:p w14:paraId="12C4B808" w14:textId="44ADC955" w:rsidR="00A44E5D" w:rsidRDefault="00FB1397" w:rsidP="008D6400">
      <w:pPr>
        <w:pStyle w:val="Lijstalinea"/>
        <w:spacing w:after="3" w:line="289" w:lineRule="auto"/>
        <w:ind w:left="744" w:right="3"/>
      </w:pPr>
      <w:r>
        <w:t xml:space="preserve">Het identificerend zijn </w:t>
      </w:r>
      <w:r w:rsidR="00C3363A">
        <w:t>geldt bijvoorbeeld niet voor Jan</w:t>
      </w:r>
      <w:r w:rsidR="008A7C93">
        <w:t xml:space="preserve"> Jansen</w:t>
      </w:r>
      <w:r w:rsidR="00375354">
        <w:t>. E</w:t>
      </w:r>
      <w:r w:rsidR="00901B16">
        <w:t>r zijn meerdere personen met deze naam en dat zijn verschillende personen (</w:t>
      </w:r>
      <w:r w:rsidR="00A90658">
        <w:t>Jan Jansen is dan ook een gegevensgroeptype Naam met voornaam Jan en achternaam Jansen</w:t>
      </w:r>
      <w:r w:rsidR="009D7143">
        <w:t xml:space="preserve"> en geen </w:t>
      </w:r>
      <w:r w:rsidR="0084661D">
        <w:t>Gestructureerd datatype</w:t>
      </w:r>
      <w:r w:rsidR="00C3363A">
        <w:t xml:space="preserve">). </w:t>
      </w:r>
      <w:r w:rsidR="000F2E78">
        <w:br/>
      </w:r>
    </w:p>
    <w:p w14:paraId="21580B34" w14:textId="6FD1FC0C" w:rsidR="005F4456" w:rsidRDefault="003D376D" w:rsidP="001139A3">
      <w:pPr>
        <w:pStyle w:val="Lijstalinea"/>
        <w:spacing w:after="3" w:line="289" w:lineRule="auto"/>
        <w:ind w:left="744" w:right="3"/>
        <w:jc w:val="both"/>
        <w:rPr>
          <w:i/>
        </w:rPr>
      </w:pPr>
      <w:r w:rsidRPr="00B442D6">
        <w:rPr>
          <w:i/>
        </w:rPr>
        <w:t>Voorbeeld</w:t>
      </w:r>
      <w:r>
        <w:rPr>
          <w:i/>
        </w:rPr>
        <w:t xml:space="preserve">: </w:t>
      </w:r>
      <w:r w:rsidR="0084661D">
        <w:rPr>
          <w:i/>
        </w:rPr>
        <w:t>Gestructureerd datatype</w:t>
      </w:r>
      <w:r w:rsidR="00A96BDE">
        <w:rPr>
          <w:i/>
        </w:rPr>
        <w:t xml:space="preserve"> B</w:t>
      </w:r>
      <w:r>
        <w:rPr>
          <w:i/>
        </w:rPr>
        <w:t>edrag</w:t>
      </w:r>
      <w:r w:rsidR="00733FB1">
        <w:rPr>
          <w:i/>
        </w:rPr>
        <w:t xml:space="preserve"> bestaat uit de d</w:t>
      </w:r>
      <w:r w:rsidR="00A96BDE">
        <w:rPr>
          <w:i/>
        </w:rPr>
        <w:t>ata</w:t>
      </w:r>
      <w:r w:rsidR="00553131">
        <w:rPr>
          <w:i/>
        </w:rPr>
        <w:t>-</w:t>
      </w:r>
      <w:r>
        <w:rPr>
          <w:i/>
        </w:rPr>
        <w:t>element</w:t>
      </w:r>
      <w:r w:rsidR="00733FB1">
        <w:rPr>
          <w:i/>
        </w:rPr>
        <w:t>en</w:t>
      </w:r>
      <w:r>
        <w:rPr>
          <w:i/>
        </w:rPr>
        <w:t xml:space="preserve"> </w:t>
      </w:r>
      <w:r w:rsidR="00D13508">
        <w:rPr>
          <w:i/>
        </w:rPr>
        <w:t>s</w:t>
      </w:r>
      <w:r w:rsidR="00271ECC">
        <w:rPr>
          <w:i/>
        </w:rPr>
        <w:t>om</w:t>
      </w:r>
      <w:r>
        <w:rPr>
          <w:i/>
        </w:rPr>
        <w:t xml:space="preserve"> </w:t>
      </w:r>
      <w:r w:rsidR="00A96BDE">
        <w:rPr>
          <w:i/>
        </w:rPr>
        <w:t>en</w:t>
      </w:r>
      <w:r>
        <w:rPr>
          <w:i/>
        </w:rPr>
        <w:t xml:space="preserve"> </w:t>
      </w:r>
      <w:r w:rsidR="00D13508">
        <w:rPr>
          <w:i/>
        </w:rPr>
        <w:t>v</w:t>
      </w:r>
      <w:r w:rsidR="00A96BDE">
        <w:rPr>
          <w:i/>
        </w:rPr>
        <w:t>aluta</w:t>
      </w:r>
      <w:r w:rsidR="001139A3">
        <w:rPr>
          <w:i/>
        </w:rPr>
        <w:t>.</w:t>
      </w:r>
      <w:r>
        <w:rPr>
          <w:i/>
        </w:rPr>
        <w:t xml:space="preserve"> </w:t>
      </w:r>
    </w:p>
    <w:p w14:paraId="1B90F29A" w14:textId="55E8B1DE" w:rsidR="001B7129" w:rsidRDefault="001B7129" w:rsidP="001139A3">
      <w:pPr>
        <w:pStyle w:val="Lijstalinea"/>
        <w:spacing w:after="3" w:line="289" w:lineRule="auto"/>
        <w:ind w:left="744" w:right="3"/>
        <w:jc w:val="both"/>
        <w:rPr>
          <w:b/>
        </w:rPr>
      </w:pPr>
    </w:p>
    <w:p w14:paraId="332F1BE5" w14:textId="6C2E5371" w:rsidR="003D376D" w:rsidRPr="00992C37" w:rsidRDefault="00305CFE" w:rsidP="005D7C0A">
      <w:pPr>
        <w:pStyle w:val="Lijstalinea"/>
        <w:numPr>
          <w:ilvl w:val="0"/>
          <w:numId w:val="8"/>
        </w:numPr>
        <w:spacing w:after="3" w:line="289" w:lineRule="auto"/>
        <w:ind w:right="3"/>
        <w:jc w:val="both"/>
        <w:rPr>
          <w:b/>
        </w:rPr>
      </w:pPr>
      <w:r>
        <w:rPr>
          <w:b/>
        </w:rPr>
        <w:t xml:space="preserve">Data element </w:t>
      </w:r>
      <w:r w:rsidRPr="00D1300B">
        <w:rPr>
          <w:i/>
        </w:rPr>
        <w:t xml:space="preserve">- </w:t>
      </w:r>
      <w:r w:rsidR="003D376D" w:rsidRPr="00D1300B">
        <w:rPr>
          <w:i/>
        </w:rPr>
        <w:t>Stereotype «Data element»</w:t>
      </w:r>
      <w:r w:rsidR="003D376D">
        <w:rPr>
          <w:b/>
        </w:rPr>
        <w:t>:</w:t>
      </w:r>
      <w:r w:rsidR="003D376D">
        <w:t xml:space="preserve"> De UML-representatie van een data element uitgedrukt in UML-</w:t>
      </w:r>
      <w:r w:rsidR="00C376C8">
        <w:t>property</w:t>
      </w:r>
      <w:r w:rsidR="00982505">
        <w:t xml:space="preserve"> </w:t>
      </w:r>
      <w:r w:rsidR="00B96E66">
        <w:t>(metaclass)</w:t>
      </w:r>
      <w:r w:rsidR="003D376D">
        <w:t>.</w:t>
      </w:r>
    </w:p>
    <w:p w14:paraId="314DFBAE" w14:textId="77777777" w:rsidR="003D376D" w:rsidRDefault="003D376D" w:rsidP="003D376D">
      <w:pPr>
        <w:pStyle w:val="Lijstalinea"/>
        <w:spacing w:after="3" w:line="289" w:lineRule="auto"/>
        <w:ind w:left="744" w:right="3"/>
        <w:jc w:val="both"/>
        <w:rPr>
          <w:b/>
        </w:rPr>
      </w:pPr>
    </w:p>
    <w:p w14:paraId="17BD13BC" w14:textId="0FBBBB6A" w:rsidR="003D376D" w:rsidRDefault="003D376D" w:rsidP="003D376D">
      <w:pPr>
        <w:pStyle w:val="Lijstalinea"/>
        <w:spacing w:after="3" w:line="289" w:lineRule="auto"/>
        <w:ind w:left="744" w:right="3"/>
        <w:jc w:val="both"/>
        <w:rPr>
          <w:b/>
        </w:rPr>
      </w:pPr>
      <w:r>
        <w:rPr>
          <w:b/>
        </w:rPr>
        <w:t xml:space="preserve">Definitie </w:t>
      </w:r>
      <w:r w:rsidR="00EA69E0">
        <w:rPr>
          <w:b/>
        </w:rPr>
        <w:t>Data</w:t>
      </w:r>
      <w:r>
        <w:rPr>
          <w:b/>
        </w:rPr>
        <w:t xml:space="preserve"> element</w:t>
      </w:r>
    </w:p>
    <w:p w14:paraId="25F3DEFF" w14:textId="792858E2" w:rsidR="00390CB9" w:rsidRDefault="003D376D" w:rsidP="00976DD5">
      <w:pPr>
        <w:pStyle w:val="Lijstalinea"/>
        <w:spacing w:after="3" w:line="289" w:lineRule="auto"/>
        <w:ind w:left="744" w:right="3"/>
      </w:pPr>
      <w:r>
        <w:t>Een</w:t>
      </w:r>
      <w:r w:rsidR="00E10F31">
        <w:t xml:space="preserve"> onderdeel</w:t>
      </w:r>
      <w:r w:rsidR="004C5BD2">
        <w:t>/element</w:t>
      </w:r>
      <w:r>
        <w:t xml:space="preserve"> van een </w:t>
      </w:r>
      <w:r w:rsidR="0084661D">
        <w:t>Gestructureerd datatype</w:t>
      </w:r>
      <w:r w:rsidR="00AB35C0">
        <w:t xml:space="preserve"> die als type een datatype heeft.</w:t>
      </w:r>
    </w:p>
    <w:p w14:paraId="06ED4037" w14:textId="77777777" w:rsidR="00390CB9" w:rsidRPr="000E1125" w:rsidRDefault="00390CB9" w:rsidP="003D376D">
      <w:pPr>
        <w:pStyle w:val="Lijstalinea"/>
        <w:spacing w:after="3" w:line="289" w:lineRule="auto"/>
        <w:ind w:left="744" w:right="3"/>
        <w:jc w:val="both"/>
        <w:rPr>
          <w:i/>
        </w:rPr>
      </w:pPr>
    </w:p>
    <w:p w14:paraId="76B252E4" w14:textId="77777777" w:rsidR="00390CB9" w:rsidRPr="000E1125" w:rsidRDefault="00390CB9" w:rsidP="003D376D">
      <w:pPr>
        <w:pStyle w:val="Lijstalinea"/>
        <w:spacing w:after="3" w:line="289" w:lineRule="auto"/>
        <w:ind w:left="744" w:right="3"/>
        <w:jc w:val="both"/>
        <w:rPr>
          <w:i/>
        </w:rPr>
      </w:pPr>
      <w:r w:rsidRPr="000E1125">
        <w:rPr>
          <w:i/>
        </w:rPr>
        <w:t>Toelichting</w:t>
      </w:r>
    </w:p>
    <w:p w14:paraId="3086D4E4" w14:textId="00FD6891" w:rsidR="007727DD" w:rsidRDefault="007727DD" w:rsidP="007727DD">
      <w:pPr>
        <w:pStyle w:val="Lijstalinea"/>
        <w:spacing w:after="3" w:line="289" w:lineRule="auto"/>
        <w:ind w:left="744" w:right="3"/>
        <w:jc w:val="both"/>
      </w:pPr>
      <w:r>
        <w:t xml:space="preserve">Het data element is een eigenschap van een </w:t>
      </w:r>
      <w:r w:rsidR="0084661D">
        <w:t>Gestructureerd datatype</w:t>
      </w:r>
      <w:r w:rsidR="00C160E8">
        <w:t xml:space="preserve"> en beschrijft de structuur van een gegeven. Het is niet </w:t>
      </w:r>
      <w:r>
        <w:t xml:space="preserve">een eigenschap van een object en </w:t>
      </w:r>
      <w:r w:rsidR="00616504">
        <w:t xml:space="preserve">niet hetzelfde als </w:t>
      </w:r>
      <w:r>
        <w:t xml:space="preserve">een attribuutsoort. </w:t>
      </w:r>
    </w:p>
    <w:p w14:paraId="08BF8A75" w14:textId="77777777" w:rsidR="00616504" w:rsidRDefault="00616504" w:rsidP="007727DD">
      <w:pPr>
        <w:pStyle w:val="Lijstalinea"/>
        <w:spacing w:after="3" w:line="289" w:lineRule="auto"/>
        <w:ind w:left="744" w:right="3"/>
        <w:jc w:val="both"/>
      </w:pPr>
    </w:p>
    <w:p w14:paraId="7F783195" w14:textId="18DFE8B2" w:rsidR="00567B78" w:rsidRDefault="00E01CDA" w:rsidP="003D376D">
      <w:pPr>
        <w:pStyle w:val="Lijstalinea"/>
        <w:spacing w:after="3" w:line="289" w:lineRule="auto"/>
        <w:ind w:left="744" w:right="3"/>
        <w:jc w:val="both"/>
      </w:pPr>
      <w:r>
        <w:t xml:space="preserve">Het </w:t>
      </w:r>
      <w:r w:rsidR="004C5BD2">
        <w:t xml:space="preserve">data element </w:t>
      </w:r>
      <w:r>
        <w:t xml:space="preserve">beschrijft </w:t>
      </w:r>
      <w:r w:rsidR="00E46B87">
        <w:t xml:space="preserve">in combinatie met andere data-elementen </w:t>
      </w:r>
      <w:r>
        <w:t>de structuur van een gegeven</w:t>
      </w:r>
      <w:r w:rsidR="00567B78">
        <w:t xml:space="preserve"> en heeft zelf een datatype. Dit datatype is meestal een primitief datatype</w:t>
      </w:r>
      <w:r w:rsidR="00F27016">
        <w:t xml:space="preserve">. </w:t>
      </w:r>
    </w:p>
    <w:p w14:paraId="0B698940" w14:textId="77777777" w:rsidR="00892F3C" w:rsidRDefault="00892F3C" w:rsidP="00892F3C">
      <w:pPr>
        <w:autoSpaceDE w:val="0"/>
        <w:autoSpaceDN w:val="0"/>
        <w:adjustRightInd w:val="0"/>
        <w:spacing w:line="240" w:lineRule="atLeast"/>
        <w:jc w:val="both"/>
        <w:rPr>
          <w:rFonts w:eastAsiaTheme="minorEastAsia"/>
          <w:szCs w:val="20"/>
        </w:rPr>
      </w:pPr>
    </w:p>
    <w:p w14:paraId="7A2E74E9" w14:textId="77777777" w:rsidR="00126DD7" w:rsidRPr="00992C37" w:rsidRDefault="00126DD7" w:rsidP="00126DD7">
      <w:pPr>
        <w:pStyle w:val="Lijstalinea"/>
        <w:numPr>
          <w:ilvl w:val="0"/>
          <w:numId w:val="8"/>
        </w:numPr>
        <w:spacing w:after="3" w:line="289" w:lineRule="auto"/>
        <w:ind w:right="3"/>
        <w:jc w:val="both"/>
        <w:rPr>
          <w:b/>
        </w:rPr>
      </w:pPr>
      <w:r>
        <w:rPr>
          <w:b/>
        </w:rPr>
        <w:t xml:space="preserve">Union </w:t>
      </w:r>
      <w:r w:rsidRPr="00EF3812">
        <w:rPr>
          <w:i/>
        </w:rPr>
        <w:t>– Stereotype «Union»</w:t>
      </w:r>
      <w:r>
        <w:rPr>
          <w:b/>
        </w:rPr>
        <w:t xml:space="preserve">: </w:t>
      </w:r>
      <w:r>
        <w:t>De UML-representatie van een union uitgedrukt in UML-datatype (metaclass).</w:t>
      </w:r>
    </w:p>
    <w:p w14:paraId="634800AF" w14:textId="77777777" w:rsidR="00126DD7" w:rsidRDefault="00126DD7" w:rsidP="00126DD7">
      <w:pPr>
        <w:pStyle w:val="Lijstalinea"/>
        <w:spacing w:after="3" w:line="289" w:lineRule="auto"/>
        <w:ind w:left="744" w:right="3"/>
        <w:jc w:val="both"/>
        <w:rPr>
          <w:b/>
        </w:rPr>
      </w:pPr>
    </w:p>
    <w:p w14:paraId="5C4F2518" w14:textId="77777777" w:rsidR="00126DD7" w:rsidRDefault="00126DD7" w:rsidP="00126DD7">
      <w:pPr>
        <w:pStyle w:val="Lijstalinea"/>
        <w:spacing w:after="3" w:line="289" w:lineRule="auto"/>
        <w:ind w:left="744" w:right="3"/>
        <w:jc w:val="both"/>
        <w:rPr>
          <w:b/>
        </w:rPr>
      </w:pPr>
      <w:r>
        <w:rPr>
          <w:b/>
        </w:rPr>
        <w:t>Definitie Union</w:t>
      </w:r>
    </w:p>
    <w:p w14:paraId="634EFCA8" w14:textId="771E6322" w:rsidR="00126DD7" w:rsidRDefault="00126DD7" w:rsidP="00672886">
      <w:pPr>
        <w:pStyle w:val="Lijstalinea"/>
        <w:spacing w:after="3" w:line="289" w:lineRule="auto"/>
        <w:ind w:left="744" w:right="3"/>
      </w:pPr>
      <w:r>
        <w:t>G</w:t>
      </w:r>
      <w:r w:rsidRPr="005F64A7">
        <w:t>estructureerd datatype</w:t>
      </w:r>
      <w:r>
        <w:t xml:space="preserve">, waarmee wordt aangegeven dat er meer dan één mogelijkheid is voor het datatype van </w:t>
      </w:r>
      <w:r w:rsidR="00891A9B">
        <w:t>een</w:t>
      </w:r>
      <w:r>
        <w:t xml:space="preserve"> attribuu</w:t>
      </w:r>
      <w:r w:rsidR="00A64CE0">
        <w:t>t</w:t>
      </w:r>
      <w:r>
        <w:t xml:space="preserve">. Het attribuut zelf krijgt als datatype de union. De union biedt een keuze uit verschillende datatypes, elk afzonderlijk beschreven in een union element.  </w:t>
      </w:r>
    </w:p>
    <w:p w14:paraId="683FAB4B" w14:textId="77777777" w:rsidR="00126DD7" w:rsidRDefault="00126DD7" w:rsidP="00672886">
      <w:pPr>
        <w:pStyle w:val="Lijstalinea"/>
        <w:spacing w:after="3" w:line="289" w:lineRule="auto"/>
        <w:ind w:left="744" w:right="3"/>
      </w:pPr>
    </w:p>
    <w:p w14:paraId="6D9B5C85" w14:textId="1832C0F7" w:rsidR="00126DD7" w:rsidRPr="00B442D6" w:rsidRDefault="00126DD7" w:rsidP="00672886">
      <w:pPr>
        <w:pStyle w:val="Lijstalinea"/>
        <w:spacing w:after="3" w:line="289" w:lineRule="auto"/>
        <w:ind w:left="744" w:right="3"/>
        <w:rPr>
          <w:i/>
        </w:rPr>
      </w:pPr>
      <w:r w:rsidRPr="00B442D6">
        <w:rPr>
          <w:i/>
        </w:rPr>
        <w:t>Voorbeeld</w:t>
      </w:r>
      <w:r>
        <w:rPr>
          <w:i/>
        </w:rPr>
        <w:t>: Union LineOrPolygon</w:t>
      </w:r>
      <w:r w:rsidR="00553131">
        <w:rPr>
          <w:i/>
        </w:rPr>
        <w:t>.</w:t>
      </w:r>
      <w:r>
        <w:rPr>
          <w:i/>
        </w:rPr>
        <w:t xml:space="preserve"> Deze biedt een keuze uit</w:t>
      </w:r>
      <w:r w:rsidR="00553131">
        <w:rPr>
          <w:i/>
        </w:rPr>
        <w:t xml:space="preserve"> </w:t>
      </w:r>
      <w:r>
        <w:rPr>
          <w:i/>
        </w:rPr>
        <w:t xml:space="preserve">Union element Line of Union element Polygon. </w:t>
      </w:r>
    </w:p>
    <w:p w14:paraId="7C395951" w14:textId="77777777" w:rsidR="00126DD7" w:rsidRPr="00992C37" w:rsidRDefault="00126DD7" w:rsidP="00126DD7">
      <w:pPr>
        <w:pStyle w:val="Lijstalinea"/>
        <w:spacing w:after="3" w:line="289" w:lineRule="auto"/>
        <w:ind w:left="744" w:right="3"/>
        <w:jc w:val="both"/>
        <w:rPr>
          <w:b/>
        </w:rPr>
      </w:pPr>
    </w:p>
    <w:p w14:paraId="3F247422" w14:textId="17C6DCD2" w:rsidR="00126DD7" w:rsidRPr="00992C37" w:rsidRDefault="00126DD7" w:rsidP="00126DD7">
      <w:pPr>
        <w:pStyle w:val="Lijstalinea"/>
        <w:numPr>
          <w:ilvl w:val="0"/>
          <w:numId w:val="8"/>
        </w:numPr>
        <w:spacing w:after="3" w:line="289" w:lineRule="auto"/>
        <w:ind w:right="3"/>
        <w:jc w:val="both"/>
        <w:rPr>
          <w:b/>
        </w:rPr>
      </w:pPr>
      <w:r>
        <w:rPr>
          <w:b/>
        </w:rPr>
        <w:lastRenderedPageBreak/>
        <w:t xml:space="preserve">Union element </w:t>
      </w:r>
      <w:r w:rsidRPr="00EF3812">
        <w:rPr>
          <w:i/>
        </w:rPr>
        <w:t>- Stereotype «Union element»</w:t>
      </w:r>
      <w:r>
        <w:rPr>
          <w:b/>
        </w:rPr>
        <w:t>:</w:t>
      </w:r>
      <w:r>
        <w:t xml:space="preserve"> De UML-representatie van een union element uitgedrukt in UML-</w:t>
      </w:r>
      <w:r w:rsidR="00C376C8">
        <w:t xml:space="preserve">property </w:t>
      </w:r>
      <w:r>
        <w:t xml:space="preserve">(metaclass), </w:t>
      </w:r>
      <w:r w:rsidR="00553131">
        <w:t xml:space="preserve">dat </w:t>
      </w:r>
      <w:r>
        <w:t xml:space="preserve">zelf een type heeft </w:t>
      </w:r>
      <w:r w:rsidR="00553131">
        <w:t xml:space="preserve">dat </w:t>
      </w:r>
      <w:r>
        <w:t>uitgedrukt is in een UML-datatype (metaclass)</w:t>
      </w:r>
      <w:r w:rsidR="00202F0A">
        <w:t>.</w:t>
      </w:r>
      <w:r>
        <w:t xml:space="preserve"> </w:t>
      </w:r>
    </w:p>
    <w:p w14:paraId="748811FE" w14:textId="77777777" w:rsidR="00126DD7" w:rsidRDefault="00126DD7" w:rsidP="00126DD7">
      <w:pPr>
        <w:pStyle w:val="Lijstalinea"/>
        <w:spacing w:after="3" w:line="289" w:lineRule="auto"/>
        <w:ind w:left="744" w:right="3"/>
        <w:jc w:val="both"/>
        <w:rPr>
          <w:b/>
        </w:rPr>
      </w:pPr>
    </w:p>
    <w:p w14:paraId="23272EB8" w14:textId="77777777" w:rsidR="00126DD7" w:rsidRDefault="00126DD7" w:rsidP="00126DD7">
      <w:pPr>
        <w:pStyle w:val="Lijstalinea"/>
        <w:spacing w:after="3" w:line="289" w:lineRule="auto"/>
        <w:ind w:left="744" w:right="3"/>
        <w:jc w:val="both"/>
        <w:rPr>
          <w:b/>
        </w:rPr>
      </w:pPr>
      <w:r>
        <w:rPr>
          <w:b/>
        </w:rPr>
        <w:t>Definitie Union element</w:t>
      </w:r>
    </w:p>
    <w:p w14:paraId="3137FC9F" w14:textId="6F5AB8D1" w:rsidR="00126DD7" w:rsidRDefault="00126DD7" w:rsidP="00126DD7">
      <w:pPr>
        <w:pStyle w:val="Lijstalinea"/>
        <w:spacing w:after="3" w:line="289" w:lineRule="auto"/>
        <w:ind w:left="744" w:right="3"/>
        <w:jc w:val="both"/>
      </w:pPr>
      <w:r>
        <w:t xml:space="preserve">Een type </w:t>
      </w:r>
      <w:r w:rsidR="00553131">
        <w:t xml:space="preserve">dat </w:t>
      </w:r>
      <w:r>
        <w:t>gebruikt kan worden voor het attribuut zoals beschreven in de definitie van Union. Het union element is een onderdeel van een Union, uitgedrukt in een eigenschap (attribute) van een union, die als keuze binnen de</w:t>
      </w:r>
      <w:r w:rsidRPr="00A57AB7">
        <w:t xml:space="preserve"> </w:t>
      </w:r>
      <w:r>
        <w:t>Union is gerepresenteerd.</w:t>
      </w:r>
      <w:r w:rsidR="00976DD5">
        <w:t>.</w:t>
      </w:r>
    </w:p>
    <w:p w14:paraId="4BE326F1" w14:textId="77777777" w:rsidR="00126DD7" w:rsidRDefault="00126DD7" w:rsidP="00126DD7">
      <w:pPr>
        <w:pStyle w:val="Lijstalinea"/>
        <w:spacing w:after="3" w:line="289" w:lineRule="auto"/>
        <w:ind w:left="744" w:right="3"/>
        <w:jc w:val="both"/>
      </w:pPr>
    </w:p>
    <w:p w14:paraId="6459DAD1" w14:textId="1A94526F" w:rsidR="00126DD7" w:rsidRDefault="00126DD7" w:rsidP="00126DD7">
      <w:pPr>
        <w:pStyle w:val="Lijstalinea"/>
        <w:spacing w:after="3" w:line="289" w:lineRule="auto"/>
        <w:ind w:left="744" w:right="3"/>
        <w:jc w:val="both"/>
        <w:rPr>
          <w:i/>
        </w:rPr>
      </w:pPr>
      <w:r w:rsidRPr="00782529">
        <w:rPr>
          <w:i/>
        </w:rPr>
        <w:t>Voorbeeld: union element Line</w:t>
      </w:r>
      <w:r w:rsidR="00553131">
        <w:rPr>
          <w:i/>
        </w:rPr>
        <w:t xml:space="preserve"> en </w:t>
      </w:r>
      <w:r w:rsidRPr="00782529">
        <w:rPr>
          <w:i/>
        </w:rPr>
        <w:t xml:space="preserve"> union element Polygon </w:t>
      </w:r>
      <w:r w:rsidR="00553131">
        <w:rPr>
          <w:i/>
        </w:rPr>
        <w:t xml:space="preserve">zijn </w:t>
      </w:r>
      <w:r w:rsidRPr="00782529">
        <w:rPr>
          <w:i/>
        </w:rPr>
        <w:t>beide</w:t>
      </w:r>
      <w:r>
        <w:rPr>
          <w:i/>
        </w:rPr>
        <w:t>n</w:t>
      </w:r>
      <w:r w:rsidRPr="00782529">
        <w:rPr>
          <w:i/>
        </w:rPr>
        <w:t xml:space="preserve"> onderdeel van Union LineOrPolygon</w:t>
      </w:r>
    </w:p>
    <w:p w14:paraId="29F7D08C" w14:textId="7A09E6D5" w:rsidR="00AB35C0" w:rsidRDefault="00AB35C0">
      <w:pPr>
        <w:contextualSpacing w:val="0"/>
        <w:rPr>
          <w:rFonts w:eastAsia="Calibri"/>
          <w:b/>
          <w:bCs/>
          <w:color w:val="003359"/>
          <w:szCs w:val="24"/>
          <w:lang w:eastAsia="en-US"/>
        </w:rPr>
      </w:pPr>
    </w:p>
    <w:p w14:paraId="0EBFC01D" w14:textId="3CF54F81" w:rsidR="00633E05" w:rsidRDefault="00633E05" w:rsidP="00633E05">
      <w:pPr>
        <w:pStyle w:val="Kop3"/>
      </w:pPr>
      <w:bookmarkStart w:id="52" w:name="_Toc485712857"/>
      <w:r>
        <w:t xml:space="preserve">2.2.5 </w:t>
      </w:r>
      <w:r w:rsidR="00126DD7" w:rsidRPr="00126DD7">
        <w:t>Packages</w:t>
      </w:r>
      <w:bookmarkEnd w:id="52"/>
      <w:r w:rsidR="00126DD7" w:rsidRPr="00126DD7">
        <w:t xml:space="preserve"> </w:t>
      </w:r>
    </w:p>
    <w:p w14:paraId="662C7A03" w14:textId="28E2EA91" w:rsidR="00126DD7" w:rsidRPr="00126DD7" w:rsidRDefault="00126DD7" w:rsidP="00F92FB6">
      <w:pPr>
        <w:autoSpaceDE w:val="0"/>
        <w:autoSpaceDN w:val="0"/>
        <w:adjustRightInd w:val="0"/>
        <w:spacing w:line="240" w:lineRule="atLeast"/>
        <w:rPr>
          <w:rFonts w:eastAsiaTheme="minorEastAsia"/>
          <w:szCs w:val="20"/>
          <w:u w:val="single"/>
        </w:rPr>
      </w:pPr>
      <w:r>
        <w:rPr>
          <w:rFonts w:eastAsiaTheme="minorEastAsia"/>
          <w:szCs w:val="20"/>
          <w:u w:val="single"/>
        </w:rPr>
        <w:br/>
      </w:r>
      <w:r w:rsidR="00F92FB6" w:rsidRPr="00F92FB6">
        <w:rPr>
          <w:rFonts w:eastAsiaTheme="minorEastAsia"/>
          <w:szCs w:val="20"/>
        </w:rPr>
        <w:t xml:space="preserve">Een </w:t>
      </w:r>
      <w:r w:rsidR="006E68A1">
        <w:rPr>
          <w:rFonts w:eastAsiaTheme="minorEastAsia"/>
          <w:szCs w:val="20"/>
        </w:rPr>
        <w:t xml:space="preserve">package is een </w:t>
      </w:r>
      <w:r w:rsidR="00F92FB6">
        <w:rPr>
          <w:rFonts w:eastAsiaTheme="minorEastAsia"/>
          <w:szCs w:val="20"/>
        </w:rPr>
        <w:t xml:space="preserve">benoemde en begrensde </w:t>
      </w:r>
      <w:r w:rsidR="00F92FB6" w:rsidRPr="00F92FB6">
        <w:rPr>
          <w:rFonts w:eastAsiaTheme="minorEastAsia"/>
          <w:szCs w:val="20"/>
        </w:rPr>
        <w:t>verzameling</w:t>
      </w:r>
      <w:r w:rsidR="00F43934">
        <w:rPr>
          <w:rFonts w:eastAsiaTheme="minorEastAsia"/>
          <w:szCs w:val="20"/>
        </w:rPr>
        <w:t>/groepering</w:t>
      </w:r>
      <w:r w:rsidR="00F92FB6" w:rsidRPr="00F92FB6">
        <w:rPr>
          <w:rFonts w:eastAsiaTheme="minorEastAsia"/>
          <w:szCs w:val="20"/>
        </w:rPr>
        <w:t xml:space="preserve"> van modelelementen. </w:t>
      </w:r>
      <w:r w:rsidR="00F92FB6">
        <w:rPr>
          <w:rFonts w:eastAsiaTheme="minorEastAsia"/>
          <w:szCs w:val="20"/>
        </w:rPr>
        <w:br/>
      </w:r>
    </w:p>
    <w:p w14:paraId="7B97409B" w14:textId="65973A50" w:rsidR="001167FE" w:rsidRPr="00D3048E" w:rsidRDefault="00D33A61" w:rsidP="005D7C0A">
      <w:pPr>
        <w:pStyle w:val="Lijstalinea"/>
        <w:keepNext/>
        <w:numPr>
          <w:ilvl w:val="0"/>
          <w:numId w:val="8"/>
        </w:numPr>
        <w:rPr>
          <w:rFonts w:eastAsiaTheme="minorEastAsia"/>
          <w:b/>
          <w:szCs w:val="20"/>
        </w:rPr>
      </w:pPr>
      <w:r>
        <w:rPr>
          <w:rFonts w:eastAsiaTheme="minorEastAsia"/>
          <w:b/>
          <w:szCs w:val="20"/>
        </w:rPr>
        <w:t xml:space="preserve">Extern </w:t>
      </w:r>
      <w:r w:rsidRPr="00D33A61">
        <w:rPr>
          <w:rFonts w:eastAsiaTheme="minorEastAsia"/>
          <w:szCs w:val="20"/>
        </w:rPr>
        <w:t xml:space="preserve">- </w:t>
      </w:r>
      <w:r w:rsidR="001167FE" w:rsidRPr="00D33A61">
        <w:rPr>
          <w:rFonts w:eastAsiaTheme="minorEastAsia"/>
          <w:szCs w:val="20"/>
        </w:rPr>
        <w:t xml:space="preserve">Stereotype </w:t>
      </w:r>
      <w:r w:rsidR="00685D33" w:rsidRPr="00D33A61">
        <w:t>«</w:t>
      </w:r>
      <w:r w:rsidR="009C64F7" w:rsidRPr="00D33A61">
        <w:rPr>
          <w:rFonts w:eastAsiaTheme="minorEastAsia"/>
          <w:szCs w:val="20"/>
        </w:rPr>
        <w:t>Extern</w:t>
      </w:r>
      <w:r w:rsidR="00685D33" w:rsidRPr="00D33A61">
        <w:t>»</w:t>
      </w:r>
      <w:r w:rsidR="00227E9F">
        <w:rPr>
          <w:rFonts w:eastAsiaTheme="minorEastAsia"/>
          <w:b/>
          <w:szCs w:val="20"/>
        </w:rPr>
        <w:t xml:space="preserve">: </w:t>
      </w:r>
      <w:r w:rsidR="00227E9F" w:rsidRPr="00227E9F">
        <w:rPr>
          <w:rFonts w:eastAsiaTheme="minorEastAsia"/>
          <w:szCs w:val="20"/>
        </w:rPr>
        <w:t>De UML</w:t>
      </w:r>
      <w:r w:rsidR="00227E9F">
        <w:rPr>
          <w:rFonts w:eastAsiaTheme="minorEastAsia"/>
          <w:szCs w:val="20"/>
        </w:rPr>
        <w:t>-representatie van een extern package uitgedrukt in UML-package</w:t>
      </w:r>
      <w:r w:rsidR="00196756">
        <w:t xml:space="preserve"> (metaclass)</w:t>
      </w:r>
    </w:p>
    <w:p w14:paraId="78023019" w14:textId="77777777" w:rsidR="00D3048E" w:rsidRDefault="00D3048E" w:rsidP="00D3048E">
      <w:pPr>
        <w:keepNext/>
        <w:rPr>
          <w:rFonts w:eastAsiaTheme="minorEastAsia"/>
          <w:b/>
          <w:szCs w:val="20"/>
        </w:rPr>
      </w:pPr>
    </w:p>
    <w:p w14:paraId="271B3842" w14:textId="072F0185" w:rsidR="00D3048E" w:rsidRPr="00D3048E" w:rsidRDefault="00D3048E" w:rsidP="00D3048E">
      <w:pPr>
        <w:keepNext/>
        <w:ind w:left="720"/>
        <w:rPr>
          <w:rFonts w:eastAsiaTheme="minorEastAsia"/>
          <w:b/>
          <w:szCs w:val="20"/>
        </w:rPr>
      </w:pPr>
      <w:r>
        <w:rPr>
          <w:rFonts w:eastAsiaTheme="minorEastAsia"/>
          <w:b/>
          <w:szCs w:val="20"/>
        </w:rPr>
        <w:t xml:space="preserve">Definitie </w:t>
      </w:r>
      <w:r w:rsidR="009C64F7">
        <w:rPr>
          <w:rFonts w:eastAsiaTheme="minorEastAsia"/>
          <w:b/>
          <w:szCs w:val="20"/>
        </w:rPr>
        <w:t>Extern</w:t>
      </w:r>
      <w:r>
        <w:rPr>
          <w:rFonts w:eastAsiaTheme="minorEastAsia"/>
          <w:b/>
          <w:szCs w:val="20"/>
        </w:rPr>
        <w:t xml:space="preserve"> </w:t>
      </w:r>
    </w:p>
    <w:p w14:paraId="69822C0F" w14:textId="40F8D1E5" w:rsidR="00227E9F" w:rsidRDefault="00B95846" w:rsidP="00227E9F">
      <w:pPr>
        <w:pStyle w:val="Lijstalinea"/>
        <w:keepNext/>
        <w:ind w:left="744"/>
        <w:rPr>
          <w:rFonts w:eastAsiaTheme="minorEastAsia"/>
          <w:szCs w:val="20"/>
        </w:rPr>
      </w:pPr>
      <w:r w:rsidRPr="00B95846">
        <w:rPr>
          <w:rFonts w:eastAsiaTheme="minorEastAsia"/>
          <w:szCs w:val="20"/>
        </w:rPr>
        <w:t>Een groepering</w:t>
      </w:r>
      <w:r>
        <w:rPr>
          <w:rFonts w:eastAsiaTheme="minorEastAsia"/>
          <w:szCs w:val="20"/>
        </w:rPr>
        <w:t xml:space="preserve"> van constructies d</w:t>
      </w:r>
      <w:r w:rsidR="00204B2D">
        <w:rPr>
          <w:rFonts w:eastAsiaTheme="minorEastAsia"/>
          <w:szCs w:val="20"/>
        </w:rPr>
        <w:t>ie</w:t>
      </w:r>
      <w:r>
        <w:rPr>
          <w:rFonts w:eastAsiaTheme="minorEastAsia"/>
          <w:szCs w:val="20"/>
        </w:rPr>
        <w:t xml:space="preserve"> een </w:t>
      </w:r>
      <w:r w:rsidR="00AB005E">
        <w:rPr>
          <w:rFonts w:eastAsiaTheme="minorEastAsia"/>
          <w:szCs w:val="20"/>
        </w:rPr>
        <w:t>externe</w:t>
      </w:r>
      <w:r>
        <w:rPr>
          <w:rFonts w:eastAsiaTheme="minorEastAsia"/>
          <w:szCs w:val="20"/>
        </w:rPr>
        <w:t xml:space="preserve"> instantie b</w:t>
      </w:r>
      <w:r w:rsidR="00204B2D">
        <w:rPr>
          <w:rFonts w:eastAsiaTheme="minorEastAsia"/>
          <w:szCs w:val="20"/>
        </w:rPr>
        <w:t>eheert</w:t>
      </w:r>
      <w:r>
        <w:rPr>
          <w:rFonts w:eastAsiaTheme="minorEastAsia"/>
          <w:szCs w:val="20"/>
        </w:rPr>
        <w:t xml:space="preserve"> </w:t>
      </w:r>
      <w:r w:rsidR="00204B2D">
        <w:rPr>
          <w:rFonts w:eastAsiaTheme="minorEastAsia"/>
          <w:szCs w:val="20"/>
        </w:rPr>
        <w:t xml:space="preserve">en </w:t>
      </w:r>
      <w:r w:rsidR="00CA3DEA">
        <w:rPr>
          <w:rFonts w:eastAsiaTheme="minorEastAsia"/>
          <w:szCs w:val="20"/>
        </w:rPr>
        <w:t xml:space="preserve">beschikbaar stelt </w:t>
      </w:r>
      <w:r w:rsidR="00322ECB">
        <w:rPr>
          <w:rFonts w:eastAsiaTheme="minorEastAsia"/>
          <w:szCs w:val="20"/>
        </w:rPr>
        <w:t>aan</w:t>
      </w:r>
      <w:r w:rsidR="00CA3DEA">
        <w:rPr>
          <w:rFonts w:eastAsiaTheme="minorEastAsia"/>
          <w:szCs w:val="20"/>
        </w:rPr>
        <w:t xml:space="preserve"> </w:t>
      </w:r>
      <w:r w:rsidR="00F96F00">
        <w:rPr>
          <w:rFonts w:eastAsiaTheme="minorEastAsia"/>
          <w:szCs w:val="20"/>
        </w:rPr>
        <w:t>een</w:t>
      </w:r>
      <w:r w:rsidR="00CA3DEA">
        <w:rPr>
          <w:rFonts w:eastAsiaTheme="minorEastAsia"/>
          <w:szCs w:val="20"/>
        </w:rPr>
        <w:t xml:space="preserve"> informatiemodel </w:t>
      </w:r>
      <w:r w:rsidR="00E8796A">
        <w:rPr>
          <w:rFonts w:eastAsiaTheme="minorEastAsia"/>
          <w:szCs w:val="20"/>
        </w:rPr>
        <w:t xml:space="preserve">en </w:t>
      </w:r>
      <w:r w:rsidR="00553131">
        <w:rPr>
          <w:rFonts w:eastAsiaTheme="minorEastAsia"/>
          <w:szCs w:val="20"/>
        </w:rPr>
        <w:t xml:space="preserve">die </w:t>
      </w:r>
      <w:r w:rsidR="004A144C">
        <w:rPr>
          <w:rFonts w:eastAsiaTheme="minorEastAsia"/>
          <w:szCs w:val="20"/>
        </w:rPr>
        <w:t xml:space="preserve">in het informatiemodel </w:t>
      </w:r>
      <w:r w:rsidR="00E8796A">
        <w:rPr>
          <w:rFonts w:eastAsiaTheme="minorEastAsia"/>
          <w:szCs w:val="20"/>
        </w:rPr>
        <w:t>ongewijzigd gebruikt worden</w:t>
      </w:r>
      <w:r w:rsidR="00443803">
        <w:rPr>
          <w:rFonts w:eastAsiaTheme="minorEastAsia"/>
          <w:szCs w:val="20"/>
        </w:rPr>
        <w:t>.</w:t>
      </w:r>
      <w:r w:rsidR="00E8796A">
        <w:rPr>
          <w:rFonts w:eastAsiaTheme="minorEastAsia"/>
          <w:szCs w:val="20"/>
        </w:rPr>
        <w:t xml:space="preserve"> </w:t>
      </w:r>
    </w:p>
    <w:p w14:paraId="24073DD8" w14:textId="77777777" w:rsidR="000E4F5A" w:rsidRDefault="000E4F5A" w:rsidP="00227E9F">
      <w:pPr>
        <w:pStyle w:val="Lijstalinea"/>
        <w:keepNext/>
        <w:ind w:left="744"/>
        <w:rPr>
          <w:rFonts w:eastAsiaTheme="minorEastAsia"/>
          <w:szCs w:val="20"/>
        </w:rPr>
      </w:pPr>
    </w:p>
    <w:p w14:paraId="53CD908C" w14:textId="472B251F" w:rsidR="000E4F5A" w:rsidRDefault="000E4F5A" w:rsidP="00227E9F">
      <w:pPr>
        <w:pStyle w:val="Lijstalinea"/>
        <w:keepNext/>
        <w:ind w:left="744"/>
        <w:rPr>
          <w:rFonts w:eastAsiaTheme="minorEastAsia"/>
          <w:i/>
          <w:szCs w:val="20"/>
        </w:rPr>
      </w:pPr>
      <w:r w:rsidRPr="00557A35">
        <w:rPr>
          <w:rFonts w:eastAsiaTheme="minorEastAsia"/>
          <w:i/>
          <w:szCs w:val="20"/>
        </w:rPr>
        <w:t>Voorbeeld:</w:t>
      </w:r>
      <w:r w:rsidR="00557A35">
        <w:rPr>
          <w:rFonts w:eastAsiaTheme="minorEastAsia"/>
          <w:i/>
          <w:szCs w:val="20"/>
        </w:rPr>
        <w:t xml:space="preserve"> het</w:t>
      </w:r>
      <w:r w:rsidRPr="00557A35">
        <w:rPr>
          <w:rFonts w:eastAsiaTheme="minorEastAsia"/>
          <w:i/>
          <w:szCs w:val="20"/>
        </w:rPr>
        <w:t xml:space="preserve"> </w:t>
      </w:r>
      <w:r w:rsidR="009C64F7">
        <w:rPr>
          <w:rFonts w:eastAsiaTheme="minorEastAsia"/>
          <w:i/>
          <w:szCs w:val="20"/>
        </w:rPr>
        <w:t>Extern</w:t>
      </w:r>
      <w:r w:rsidR="00553131">
        <w:rPr>
          <w:rFonts w:eastAsiaTheme="minorEastAsia"/>
          <w:i/>
          <w:szCs w:val="20"/>
        </w:rPr>
        <w:t>e</w:t>
      </w:r>
      <w:r w:rsidRPr="00557A35">
        <w:rPr>
          <w:rFonts w:eastAsiaTheme="minorEastAsia"/>
          <w:i/>
          <w:szCs w:val="20"/>
        </w:rPr>
        <w:t xml:space="preserve"> package NEN3610 met datatype NEN3610ID.</w:t>
      </w:r>
      <w:r w:rsidR="00F931CC">
        <w:rPr>
          <w:rFonts w:eastAsiaTheme="minorEastAsia"/>
          <w:i/>
          <w:szCs w:val="20"/>
        </w:rPr>
        <w:t xml:space="preserve"> Het datatype van attribuutsoort Identificatie wegdeel in RSGB verwijst naar </w:t>
      </w:r>
      <w:r w:rsidR="003A7A9F">
        <w:rPr>
          <w:rFonts w:eastAsiaTheme="minorEastAsia"/>
          <w:i/>
          <w:szCs w:val="20"/>
        </w:rPr>
        <w:t xml:space="preserve">het datatype </w:t>
      </w:r>
      <w:r w:rsidR="00F931CC">
        <w:rPr>
          <w:rFonts w:eastAsiaTheme="minorEastAsia"/>
          <w:i/>
          <w:szCs w:val="20"/>
        </w:rPr>
        <w:t xml:space="preserve">NEN3610ID zoals opgenomen in </w:t>
      </w:r>
      <w:r w:rsidR="00553131">
        <w:rPr>
          <w:rFonts w:eastAsiaTheme="minorEastAsia"/>
          <w:i/>
          <w:szCs w:val="20"/>
        </w:rPr>
        <w:t xml:space="preserve">het </w:t>
      </w:r>
      <w:r w:rsidR="009C64F7">
        <w:rPr>
          <w:rFonts w:eastAsiaTheme="minorEastAsia"/>
          <w:i/>
          <w:szCs w:val="20"/>
        </w:rPr>
        <w:t>Extern</w:t>
      </w:r>
      <w:r w:rsidR="00553131">
        <w:rPr>
          <w:rFonts w:eastAsiaTheme="minorEastAsia"/>
          <w:i/>
          <w:szCs w:val="20"/>
        </w:rPr>
        <w:t>e</w:t>
      </w:r>
      <w:r w:rsidR="00F931CC">
        <w:rPr>
          <w:rFonts w:eastAsiaTheme="minorEastAsia"/>
          <w:i/>
          <w:szCs w:val="20"/>
        </w:rPr>
        <w:t xml:space="preserve"> package.</w:t>
      </w:r>
    </w:p>
    <w:p w14:paraId="2C7C5739" w14:textId="77777777" w:rsidR="00191B41" w:rsidRDefault="00191B41" w:rsidP="00191B41">
      <w:pPr>
        <w:autoSpaceDE w:val="0"/>
        <w:autoSpaceDN w:val="0"/>
        <w:adjustRightInd w:val="0"/>
        <w:spacing w:line="240" w:lineRule="atLeast"/>
        <w:jc w:val="both"/>
        <w:rPr>
          <w:rFonts w:eastAsiaTheme="minorEastAsia"/>
          <w:szCs w:val="20"/>
        </w:rPr>
      </w:pPr>
    </w:p>
    <w:p w14:paraId="392AF8E1" w14:textId="2E865250" w:rsidR="00191B41" w:rsidRPr="00D3048E" w:rsidRDefault="00E70577" w:rsidP="005D7C0A">
      <w:pPr>
        <w:pStyle w:val="Lijstalinea"/>
        <w:keepNext/>
        <w:numPr>
          <w:ilvl w:val="0"/>
          <w:numId w:val="8"/>
        </w:numPr>
        <w:rPr>
          <w:rFonts w:eastAsiaTheme="minorEastAsia"/>
          <w:b/>
          <w:szCs w:val="20"/>
        </w:rPr>
      </w:pPr>
      <w:r>
        <w:rPr>
          <w:rFonts w:eastAsiaTheme="minorEastAsia"/>
          <w:b/>
          <w:szCs w:val="20"/>
        </w:rPr>
        <w:t xml:space="preserve">View </w:t>
      </w:r>
      <w:r w:rsidRPr="00E70577">
        <w:rPr>
          <w:rFonts w:eastAsiaTheme="minorEastAsia"/>
          <w:i/>
          <w:szCs w:val="20"/>
        </w:rPr>
        <w:t xml:space="preserve">- </w:t>
      </w:r>
      <w:r w:rsidR="00191B41" w:rsidRPr="00E70577">
        <w:rPr>
          <w:rFonts w:eastAsiaTheme="minorEastAsia"/>
          <w:i/>
          <w:szCs w:val="20"/>
        </w:rPr>
        <w:t xml:space="preserve">Stereotype </w:t>
      </w:r>
      <w:r w:rsidR="00191B41" w:rsidRPr="00E70577">
        <w:rPr>
          <w:i/>
        </w:rPr>
        <w:t>«</w:t>
      </w:r>
      <w:r w:rsidR="00191B41" w:rsidRPr="00E70577">
        <w:rPr>
          <w:rFonts w:eastAsiaTheme="minorEastAsia"/>
          <w:i/>
          <w:szCs w:val="20"/>
        </w:rPr>
        <w:t>View</w:t>
      </w:r>
      <w:r w:rsidR="00191B41" w:rsidRPr="00E70577">
        <w:rPr>
          <w:i/>
        </w:rPr>
        <w:t>»</w:t>
      </w:r>
      <w:r w:rsidR="00191B41">
        <w:rPr>
          <w:rFonts w:eastAsiaTheme="minorEastAsia"/>
          <w:b/>
          <w:szCs w:val="20"/>
        </w:rPr>
        <w:t xml:space="preserve">: </w:t>
      </w:r>
      <w:r w:rsidR="00191B41" w:rsidRPr="00227E9F">
        <w:rPr>
          <w:rFonts w:eastAsiaTheme="minorEastAsia"/>
          <w:szCs w:val="20"/>
        </w:rPr>
        <w:t>De UML</w:t>
      </w:r>
      <w:r w:rsidR="00191B41">
        <w:rPr>
          <w:rFonts w:eastAsiaTheme="minorEastAsia"/>
          <w:szCs w:val="20"/>
        </w:rPr>
        <w:t>-representatie van een view package uitgedrukt in UML-package</w:t>
      </w:r>
      <w:r w:rsidR="00196756">
        <w:t xml:space="preserve"> (metaclass)</w:t>
      </w:r>
    </w:p>
    <w:p w14:paraId="39CB7A46" w14:textId="77777777" w:rsidR="00191B41" w:rsidRDefault="00191B41" w:rsidP="00227E9F">
      <w:pPr>
        <w:pStyle w:val="Lijstalinea"/>
        <w:keepNext/>
        <w:ind w:left="744"/>
        <w:rPr>
          <w:rFonts w:eastAsiaTheme="minorEastAsia"/>
          <w:i/>
          <w:szCs w:val="20"/>
        </w:rPr>
      </w:pPr>
    </w:p>
    <w:p w14:paraId="64C69ECB" w14:textId="4314BF46" w:rsidR="00BC3D1E" w:rsidRPr="00BC3D1E" w:rsidRDefault="00BC3D1E" w:rsidP="00227E9F">
      <w:pPr>
        <w:pStyle w:val="Lijstalinea"/>
        <w:keepNext/>
        <w:ind w:left="744"/>
        <w:rPr>
          <w:rFonts w:eastAsiaTheme="minorEastAsia"/>
          <w:b/>
          <w:szCs w:val="20"/>
        </w:rPr>
      </w:pPr>
      <w:r w:rsidRPr="00BC3D1E">
        <w:rPr>
          <w:rFonts w:eastAsiaTheme="minorEastAsia"/>
          <w:b/>
          <w:szCs w:val="20"/>
        </w:rPr>
        <w:t>Definitie</w:t>
      </w:r>
      <w:r>
        <w:rPr>
          <w:rFonts w:eastAsiaTheme="minorEastAsia"/>
          <w:b/>
          <w:szCs w:val="20"/>
        </w:rPr>
        <w:t xml:space="preserve"> View</w:t>
      </w:r>
    </w:p>
    <w:p w14:paraId="3DD36680" w14:textId="77777777" w:rsidR="00A32FFC" w:rsidRDefault="00BC3D1E" w:rsidP="00A32FFC">
      <w:pPr>
        <w:pStyle w:val="Lijstalinea"/>
        <w:keepNext/>
        <w:ind w:left="744"/>
        <w:rPr>
          <w:rFonts w:eastAsiaTheme="minorEastAsia"/>
          <w:szCs w:val="20"/>
        </w:rPr>
      </w:pPr>
      <w:r>
        <w:rPr>
          <w:rFonts w:eastAsiaTheme="minorEastAsia"/>
          <w:szCs w:val="20"/>
        </w:rPr>
        <w:t xml:space="preserve">Een groepering van objecttypen die gespecificeerd zijn in een </w:t>
      </w:r>
      <w:r w:rsidR="00480D6E">
        <w:rPr>
          <w:rFonts w:eastAsiaTheme="minorEastAsia"/>
          <w:szCs w:val="20"/>
        </w:rPr>
        <w:t>extern</w:t>
      </w:r>
      <w:r>
        <w:rPr>
          <w:rFonts w:eastAsiaTheme="minorEastAsia"/>
          <w:szCs w:val="20"/>
        </w:rPr>
        <w:t xml:space="preserve"> informatiemodel en vanuit het perspectief van het </w:t>
      </w:r>
      <w:r w:rsidR="00480D6E">
        <w:rPr>
          <w:rFonts w:eastAsiaTheme="minorEastAsia"/>
          <w:szCs w:val="20"/>
        </w:rPr>
        <w:t>eigen</w:t>
      </w:r>
      <w:r w:rsidR="00461A64">
        <w:rPr>
          <w:rFonts w:eastAsiaTheme="minorEastAsia"/>
          <w:szCs w:val="20"/>
        </w:rPr>
        <w:t xml:space="preserve"> </w:t>
      </w:r>
      <w:r>
        <w:rPr>
          <w:rFonts w:eastAsiaTheme="minorEastAsia"/>
          <w:szCs w:val="20"/>
        </w:rPr>
        <w:t>informatiemodel</w:t>
      </w:r>
      <w:r w:rsidR="00461A64">
        <w:rPr>
          <w:rFonts w:eastAsiaTheme="minorEastAsia"/>
          <w:szCs w:val="20"/>
        </w:rPr>
        <w:t xml:space="preserve"> inzicht geeft welke gegevens van deze objecttypen relevant zijn binnen het </w:t>
      </w:r>
      <w:r w:rsidR="00480D6E">
        <w:rPr>
          <w:rFonts w:eastAsiaTheme="minorEastAsia"/>
          <w:szCs w:val="20"/>
        </w:rPr>
        <w:t xml:space="preserve">eigen </w:t>
      </w:r>
      <w:r w:rsidR="00461A64">
        <w:rPr>
          <w:rFonts w:eastAsiaTheme="minorEastAsia"/>
          <w:szCs w:val="20"/>
        </w:rPr>
        <w:t>informatiemodel</w:t>
      </w:r>
      <w:r w:rsidR="00996E96">
        <w:rPr>
          <w:rFonts w:eastAsiaTheme="minorEastAsia"/>
          <w:szCs w:val="20"/>
        </w:rPr>
        <w:t>.</w:t>
      </w:r>
    </w:p>
    <w:p w14:paraId="42FA2637" w14:textId="77777777" w:rsidR="0085527D" w:rsidRDefault="0085527D" w:rsidP="00A32FFC">
      <w:pPr>
        <w:pStyle w:val="Lijstalinea"/>
        <w:keepNext/>
        <w:ind w:left="744"/>
        <w:rPr>
          <w:rFonts w:eastAsiaTheme="minorEastAsia"/>
          <w:szCs w:val="20"/>
        </w:rPr>
      </w:pPr>
    </w:p>
    <w:p w14:paraId="1198F5EF" w14:textId="33A61B42" w:rsidR="0085527D" w:rsidRPr="000162E5" w:rsidRDefault="0085527D" w:rsidP="00A32FFC">
      <w:pPr>
        <w:pStyle w:val="Lijstalinea"/>
        <w:keepNext/>
        <w:ind w:left="744"/>
        <w:rPr>
          <w:rFonts w:eastAsiaTheme="minorEastAsia"/>
          <w:i/>
          <w:szCs w:val="20"/>
        </w:rPr>
      </w:pPr>
      <w:r w:rsidRPr="000162E5">
        <w:rPr>
          <w:rFonts w:eastAsiaTheme="minorEastAsia"/>
          <w:i/>
          <w:szCs w:val="20"/>
        </w:rPr>
        <w:t>Bijvoorbeeld: IMKAD-</w:t>
      </w:r>
      <w:r w:rsidR="00325B12" w:rsidRPr="000162E5">
        <w:rPr>
          <w:rFonts w:eastAsiaTheme="minorEastAsia"/>
          <w:i/>
          <w:szCs w:val="20"/>
        </w:rPr>
        <w:t>BRP</w:t>
      </w:r>
      <w:r w:rsidRPr="000162E5">
        <w:rPr>
          <w:rFonts w:eastAsiaTheme="minorEastAsia"/>
          <w:i/>
          <w:szCs w:val="20"/>
        </w:rPr>
        <w:t xml:space="preserve">. Een </w:t>
      </w:r>
      <w:r w:rsidR="00325B12" w:rsidRPr="000162E5">
        <w:rPr>
          <w:rFonts w:eastAsiaTheme="minorEastAsia"/>
          <w:i/>
          <w:szCs w:val="20"/>
        </w:rPr>
        <w:t>aantal</w:t>
      </w:r>
      <w:r w:rsidR="00E04CA0" w:rsidRPr="000162E5">
        <w:rPr>
          <w:rFonts w:eastAsiaTheme="minorEastAsia"/>
          <w:i/>
          <w:szCs w:val="20"/>
        </w:rPr>
        <w:t xml:space="preserve"> van de </w:t>
      </w:r>
      <w:r w:rsidR="00325B12" w:rsidRPr="000162E5">
        <w:rPr>
          <w:rFonts w:eastAsiaTheme="minorEastAsia"/>
          <w:i/>
          <w:szCs w:val="20"/>
        </w:rPr>
        <w:t xml:space="preserve"> gegevens uit </w:t>
      </w:r>
      <w:r w:rsidR="00E04CA0" w:rsidRPr="000162E5">
        <w:rPr>
          <w:rFonts w:eastAsiaTheme="minorEastAsia"/>
          <w:i/>
          <w:szCs w:val="20"/>
        </w:rPr>
        <w:t xml:space="preserve">BAG objecten uit de basisregistratie </w:t>
      </w:r>
      <w:r w:rsidR="00325B12" w:rsidRPr="000162E5">
        <w:rPr>
          <w:rFonts w:eastAsiaTheme="minorEastAsia"/>
          <w:i/>
          <w:szCs w:val="20"/>
        </w:rPr>
        <w:t>BAG zijn relevant voor de basisregistratie Kadaster. De definities van de BAG worden gevolgd.</w:t>
      </w:r>
      <w:r w:rsidR="003E0C92" w:rsidRPr="000162E5">
        <w:rPr>
          <w:rFonts w:eastAsiaTheme="minorEastAsia"/>
          <w:i/>
          <w:szCs w:val="20"/>
        </w:rPr>
        <w:t xml:space="preserve"> </w:t>
      </w:r>
      <w:r w:rsidR="00416916" w:rsidRPr="000162E5">
        <w:rPr>
          <w:rFonts w:eastAsiaTheme="minorEastAsia"/>
          <w:i/>
          <w:szCs w:val="20"/>
        </w:rPr>
        <w:t xml:space="preserve">Vanuit modelleringsperspectief wordt dit gezien als een view. </w:t>
      </w:r>
      <w:r w:rsidR="00325B12" w:rsidRPr="000162E5">
        <w:rPr>
          <w:rFonts w:eastAsiaTheme="minorEastAsia"/>
          <w:i/>
          <w:szCs w:val="20"/>
        </w:rPr>
        <w:t xml:space="preserve"> </w:t>
      </w:r>
    </w:p>
    <w:p w14:paraId="5E85AAE9" w14:textId="77777777" w:rsidR="00941084" w:rsidRDefault="00941084">
      <w:pPr>
        <w:contextualSpacing w:val="0"/>
        <w:rPr>
          <w:rFonts w:eastAsia="Calibri"/>
          <w:b/>
          <w:bCs/>
          <w:color w:val="003359"/>
          <w:szCs w:val="24"/>
          <w:lang w:eastAsia="en-US"/>
        </w:rPr>
      </w:pPr>
      <w:r>
        <w:br w:type="page"/>
      </w:r>
    </w:p>
    <w:p w14:paraId="45FC22C7" w14:textId="68E9704A" w:rsidR="00866559" w:rsidRDefault="00633E05" w:rsidP="00633E05">
      <w:pPr>
        <w:pStyle w:val="Kop3"/>
      </w:pPr>
      <w:bookmarkStart w:id="53" w:name="_Toc485712858"/>
      <w:r>
        <w:lastRenderedPageBreak/>
        <w:t xml:space="preserve">2.2.6 </w:t>
      </w:r>
      <w:r w:rsidR="00866559" w:rsidRPr="00126DD7">
        <w:t>Overig</w:t>
      </w:r>
      <w:bookmarkEnd w:id="53"/>
    </w:p>
    <w:p w14:paraId="60295EEA" w14:textId="77777777" w:rsidR="00941084" w:rsidRPr="00941084" w:rsidRDefault="00941084" w:rsidP="00941084">
      <w:pPr>
        <w:rPr>
          <w:lang w:eastAsia="en-US"/>
        </w:rPr>
      </w:pPr>
    </w:p>
    <w:p w14:paraId="2FB8D671" w14:textId="7B043FBB" w:rsidR="00CA6D66" w:rsidRPr="00A32FFC" w:rsidRDefault="00D0222F" w:rsidP="00A32FFC">
      <w:pPr>
        <w:pStyle w:val="Lijstalinea"/>
        <w:numPr>
          <w:ilvl w:val="0"/>
          <w:numId w:val="8"/>
        </w:numPr>
        <w:rPr>
          <w:rFonts w:eastAsiaTheme="minorEastAsia"/>
        </w:rPr>
      </w:pPr>
      <w:r w:rsidRPr="00A32FFC">
        <w:rPr>
          <w:rFonts w:eastAsia="Batang"/>
          <w:b/>
        </w:rPr>
        <w:t xml:space="preserve">Id </w:t>
      </w:r>
      <w:r w:rsidRPr="00A32FFC">
        <w:rPr>
          <w:rFonts w:eastAsia="Batang"/>
          <w:i/>
        </w:rPr>
        <w:t xml:space="preserve">- Stereotype </w:t>
      </w:r>
      <w:r w:rsidRPr="00A32FFC">
        <w:rPr>
          <w:i/>
        </w:rPr>
        <w:t>«</w:t>
      </w:r>
      <w:r w:rsidRPr="00A32FFC">
        <w:rPr>
          <w:rFonts w:eastAsia="Batang"/>
          <w:i/>
        </w:rPr>
        <w:t>id</w:t>
      </w:r>
      <w:r w:rsidRPr="00A32FFC">
        <w:rPr>
          <w:i/>
        </w:rPr>
        <w:t>»</w:t>
      </w:r>
      <w:r w:rsidR="009D339C">
        <w:rPr>
          <w:rStyle w:val="Voetnootmarkering"/>
          <w:i/>
        </w:rPr>
        <w:footnoteReference w:id="7"/>
      </w:r>
      <w:r w:rsidRPr="00A32FFC">
        <w:rPr>
          <w:rFonts w:eastAsia="Batang"/>
          <w:i/>
        </w:rPr>
        <w:t xml:space="preserve"> bij target role van de </w:t>
      </w:r>
      <w:r w:rsidRPr="00A32FFC">
        <w:rPr>
          <w:i/>
        </w:rPr>
        <w:t>«</w:t>
      </w:r>
      <w:r w:rsidRPr="00A32FFC">
        <w:rPr>
          <w:rFonts w:eastAsia="Batang"/>
          <w:i/>
        </w:rPr>
        <w:t>relatiesoort</w:t>
      </w:r>
      <w:r w:rsidRPr="00A32FFC">
        <w:rPr>
          <w:i/>
        </w:rPr>
        <w:t>»</w:t>
      </w:r>
      <w:r w:rsidRPr="00A32FFC">
        <w:rPr>
          <w:rFonts w:eastAsia="Batang"/>
        </w:rPr>
        <w:t xml:space="preserve">: De UML-representatie van een relatie die een identificerende rol speelt, uitgedrukt </w:t>
      </w:r>
      <w:r w:rsidR="00CA6D66" w:rsidRPr="00A32FFC">
        <w:rPr>
          <w:rFonts w:eastAsia="Batang"/>
        </w:rPr>
        <w:t xml:space="preserve">bij een </w:t>
      </w:r>
      <w:r w:rsidRPr="00A32FFC">
        <w:rPr>
          <w:rFonts w:eastAsia="Batang"/>
        </w:rPr>
        <w:t>UML-</w:t>
      </w:r>
      <w:r w:rsidR="00CA6D66" w:rsidRPr="00A32FFC">
        <w:rPr>
          <w:rFonts w:eastAsia="Batang"/>
        </w:rPr>
        <w:t xml:space="preserve">property </w:t>
      </w:r>
      <w:r w:rsidRPr="00A32FFC">
        <w:rPr>
          <w:rFonts w:eastAsia="Batang"/>
        </w:rPr>
        <w:t>(metaclass)</w:t>
      </w:r>
      <w:r w:rsidR="009360FD">
        <w:rPr>
          <w:rFonts w:eastAsia="Batang"/>
        </w:rPr>
        <w:t>.</w:t>
      </w:r>
      <w:r w:rsidR="00D057AC" w:rsidRPr="00A32FFC">
        <w:rPr>
          <w:rFonts w:eastAsia="Batang"/>
        </w:rPr>
        <w:t xml:space="preserve"> </w:t>
      </w:r>
      <w:r w:rsidRPr="00A32FFC">
        <w:rPr>
          <w:rFonts w:eastAsia="Batang"/>
        </w:rPr>
        <w:br/>
      </w:r>
      <w:r w:rsidRPr="00A32FFC">
        <w:rPr>
          <w:rFonts w:eastAsia="Batang"/>
        </w:rPr>
        <w:br/>
      </w:r>
      <w:r w:rsidRPr="00A32FFC">
        <w:rPr>
          <w:rFonts w:eastAsia="Batang"/>
          <w:b/>
        </w:rPr>
        <w:t>Definitie</w:t>
      </w:r>
      <w:r w:rsidRPr="00A32FFC">
        <w:rPr>
          <w:rFonts w:eastAsia="Batang"/>
        </w:rPr>
        <w:t xml:space="preserve"> </w:t>
      </w:r>
      <w:r w:rsidRPr="00A32FFC">
        <w:rPr>
          <w:rFonts w:eastAsia="Batang"/>
        </w:rPr>
        <w:br/>
      </w:r>
      <w:r w:rsidR="009D455F" w:rsidRPr="00A32FFC">
        <w:rPr>
          <w:rFonts w:eastAsia="Batang"/>
        </w:rPr>
        <w:t xml:space="preserve">Aanduiding dat </w:t>
      </w:r>
      <w:r w:rsidR="00AE6D98" w:rsidRPr="00A32FFC">
        <w:rPr>
          <w:rFonts w:eastAsia="Batang"/>
        </w:rPr>
        <w:t xml:space="preserve">de </w:t>
      </w:r>
      <w:r w:rsidRPr="00A32FFC">
        <w:rPr>
          <w:rFonts w:eastAsia="Batang"/>
        </w:rPr>
        <w:t xml:space="preserve">relatiesoort </w:t>
      </w:r>
      <w:r w:rsidR="00AE6D98" w:rsidRPr="00A32FFC">
        <w:rPr>
          <w:rFonts w:eastAsia="Batang"/>
        </w:rPr>
        <w:t xml:space="preserve">waarop de </w:t>
      </w:r>
      <w:r w:rsidR="00AE6D98" w:rsidRPr="00A32FFC">
        <w:rPr>
          <w:i/>
        </w:rPr>
        <w:t>«</w:t>
      </w:r>
      <w:r w:rsidR="00AE6D98" w:rsidRPr="00A32FFC">
        <w:rPr>
          <w:rFonts w:eastAsia="Batang"/>
          <w:i/>
        </w:rPr>
        <w:t>id</w:t>
      </w:r>
      <w:r w:rsidR="00AE6D98" w:rsidRPr="00A32FFC">
        <w:rPr>
          <w:i/>
        </w:rPr>
        <w:t xml:space="preserve">» </w:t>
      </w:r>
      <w:r w:rsidR="00AE6D98">
        <w:t xml:space="preserve">is gedefinieerd </w:t>
      </w:r>
      <w:r w:rsidR="00AE6D98" w:rsidRPr="00A32FFC">
        <w:rPr>
          <w:rFonts w:eastAsia="Batang"/>
        </w:rPr>
        <w:t xml:space="preserve">een </w:t>
      </w:r>
      <w:r w:rsidR="009D455F" w:rsidRPr="00A32FFC">
        <w:rPr>
          <w:rFonts w:eastAsia="Batang"/>
        </w:rPr>
        <w:t xml:space="preserve">onderdeel </w:t>
      </w:r>
      <w:r w:rsidR="00AE6D98" w:rsidRPr="00A32FFC">
        <w:rPr>
          <w:rFonts w:eastAsia="Batang"/>
        </w:rPr>
        <w:t xml:space="preserve">is </w:t>
      </w:r>
      <w:r w:rsidR="009D455F" w:rsidRPr="00A32FFC">
        <w:rPr>
          <w:rFonts w:eastAsia="Batang"/>
        </w:rPr>
        <w:t>van de unieke aanduiding van een objecttype</w:t>
      </w:r>
      <w:r w:rsidR="00CA6D66" w:rsidRPr="00A32FFC">
        <w:rPr>
          <w:rFonts w:eastAsia="Batang"/>
        </w:rPr>
        <w:t>.</w:t>
      </w:r>
    </w:p>
    <w:p w14:paraId="5429A84D" w14:textId="77777777" w:rsidR="00A32FFC" w:rsidRDefault="00A32FFC" w:rsidP="00A32FFC">
      <w:pPr>
        <w:rPr>
          <w:rFonts w:eastAsia="Batang"/>
        </w:rPr>
      </w:pPr>
    </w:p>
    <w:p w14:paraId="3793D0EA" w14:textId="77777777" w:rsidR="00CA6D66" w:rsidRDefault="00CA6D66" w:rsidP="00A32FFC">
      <w:pPr>
        <w:ind w:firstLine="720"/>
        <w:rPr>
          <w:rFonts w:eastAsia="Batang"/>
        </w:rPr>
      </w:pPr>
      <w:r>
        <w:rPr>
          <w:rFonts w:eastAsia="Batang"/>
        </w:rPr>
        <w:t xml:space="preserve">Toelichting: </w:t>
      </w:r>
    </w:p>
    <w:p w14:paraId="3DE52F14" w14:textId="175D1005" w:rsidR="008E3CC4" w:rsidRPr="008E3CC4" w:rsidRDefault="00CA6D66" w:rsidP="00A32FFC">
      <w:pPr>
        <w:ind w:left="720"/>
        <w:rPr>
          <w:rFonts w:eastAsia="Batang"/>
          <w:i/>
        </w:rPr>
      </w:pPr>
      <w:r>
        <w:rPr>
          <w:rFonts w:eastAsia="Batang"/>
        </w:rPr>
        <w:t xml:space="preserve">Dit wordt alleen gedaan voor </w:t>
      </w:r>
      <w:r w:rsidR="00356104">
        <w:rPr>
          <w:rFonts w:eastAsia="Batang"/>
        </w:rPr>
        <w:t xml:space="preserve">objecttypes die zelf geen unieke aanduiding </w:t>
      </w:r>
      <w:r w:rsidR="00E32C97">
        <w:rPr>
          <w:rFonts w:eastAsia="Batang"/>
        </w:rPr>
        <w:t xml:space="preserve">hebben en daarom deze moeten samenstellen met de </w:t>
      </w:r>
      <w:r w:rsidR="007E6A07">
        <w:rPr>
          <w:rFonts w:eastAsia="Batang"/>
        </w:rPr>
        <w:t>unieke aanduiding</w:t>
      </w:r>
      <w:r w:rsidR="00E32C97">
        <w:rPr>
          <w:rFonts w:eastAsia="Batang"/>
        </w:rPr>
        <w:t xml:space="preserve"> van het gerelateerde objecttype</w:t>
      </w:r>
      <w:r w:rsidR="00356104">
        <w:rPr>
          <w:rFonts w:eastAsia="Batang"/>
        </w:rPr>
        <w:t xml:space="preserve">. </w:t>
      </w:r>
    </w:p>
    <w:p w14:paraId="5A9BC063" w14:textId="5DA53C11" w:rsidR="00D0222F" w:rsidRPr="008E3CC4" w:rsidRDefault="00D0222F" w:rsidP="00A32FFC">
      <w:pPr>
        <w:ind w:left="714"/>
        <w:rPr>
          <w:rFonts w:eastAsia="Batang"/>
        </w:rPr>
      </w:pPr>
      <w:r>
        <w:br/>
      </w:r>
      <w:r w:rsidRPr="008E3CC4">
        <w:rPr>
          <w:rFonts w:eastAsia="Batang"/>
          <w:i/>
        </w:rPr>
        <w:t>Voorbeeld: BUURT heeft zelf geen unieke identificatie. Een BUURT ligt in een WIJK en binnen die WIJK is de BUURT wel uniek. De WIJK zelf heeft een unieke identificatie. De unieke identificatie van BUURT is daarom samengesteld uit het attribuut Buurtcode van</w:t>
      </w:r>
      <w:r w:rsidR="00CA6D66">
        <w:rPr>
          <w:rFonts w:eastAsia="Batang"/>
          <w:i/>
        </w:rPr>
        <w:t xml:space="preserve"> </w:t>
      </w:r>
      <w:r w:rsidRPr="008E3CC4">
        <w:rPr>
          <w:rFonts w:eastAsia="Batang"/>
          <w:i/>
        </w:rPr>
        <w:t>BUURT en de verwijzing naar de WIJK (de identificatie van WIJK).</w:t>
      </w:r>
      <w:r>
        <w:br/>
      </w:r>
    </w:p>
    <w:p w14:paraId="243074D3" w14:textId="03107B44" w:rsidR="00D0222F" w:rsidRPr="007C43F8" w:rsidRDefault="00013523" w:rsidP="00D0222F">
      <w:pPr>
        <w:pStyle w:val="Lijstalinea"/>
        <w:numPr>
          <w:ilvl w:val="0"/>
          <w:numId w:val="8"/>
        </w:numPr>
        <w:rPr>
          <w:rFonts w:eastAsia="Batang"/>
        </w:rPr>
      </w:pPr>
      <w:r>
        <w:rPr>
          <w:rFonts w:eastAsia="Batang"/>
          <w:b/>
        </w:rPr>
        <w:t>Constraint</w:t>
      </w:r>
      <w:r w:rsidR="00553131">
        <w:rPr>
          <w:rFonts w:eastAsia="Batang"/>
          <w:b/>
        </w:rPr>
        <w:t xml:space="preserve"> </w:t>
      </w:r>
      <w:r w:rsidR="00553131" w:rsidRPr="00887A45">
        <w:rPr>
          <w:rFonts w:eastAsia="Batang"/>
        </w:rPr>
        <w:t>-</w:t>
      </w:r>
      <w:r w:rsidR="00C632A4" w:rsidRPr="00887A45">
        <w:rPr>
          <w:rFonts w:eastAsia="Batang"/>
        </w:rPr>
        <w:t xml:space="preserve"> </w:t>
      </w:r>
      <w:r w:rsidRPr="00070CF0">
        <w:rPr>
          <w:rFonts w:eastAsiaTheme="minorEastAsia"/>
          <w:szCs w:val="20"/>
        </w:rPr>
        <w:t xml:space="preserve">Voor </w:t>
      </w:r>
      <w:r>
        <w:rPr>
          <w:rFonts w:eastAsiaTheme="minorEastAsia"/>
          <w:szCs w:val="20"/>
        </w:rPr>
        <w:t xml:space="preserve">Constraint is geen stereotype gespecificeerd. In het metamodel maken we gebruik van de bestaande UML-Constraint </w:t>
      </w:r>
      <w:r w:rsidR="009360FD">
        <w:t xml:space="preserve"> (metaclass).</w:t>
      </w:r>
    </w:p>
    <w:p w14:paraId="7348C457" w14:textId="77777777" w:rsidR="00DC7FD9" w:rsidRDefault="00DC7FD9" w:rsidP="00D0222F">
      <w:pPr>
        <w:ind w:left="720"/>
        <w:contextualSpacing w:val="0"/>
        <w:rPr>
          <w:rFonts w:eastAsia="Batang"/>
          <w:b/>
        </w:rPr>
      </w:pPr>
    </w:p>
    <w:p w14:paraId="71FE9AD7" w14:textId="2A558026" w:rsidR="00D0222F" w:rsidRPr="00F86FA3" w:rsidRDefault="00D0222F" w:rsidP="006E34D9">
      <w:pPr>
        <w:widowControl w:val="0"/>
        <w:autoSpaceDE w:val="0"/>
        <w:autoSpaceDN w:val="0"/>
        <w:adjustRightInd w:val="0"/>
        <w:spacing w:after="240" w:line="320" w:lineRule="atLeast"/>
        <w:ind w:left="720"/>
        <w:contextualSpacing w:val="0"/>
        <w:rPr>
          <w:i/>
        </w:rPr>
      </w:pPr>
      <w:r w:rsidRPr="0013168F">
        <w:rPr>
          <w:rFonts w:eastAsia="Batang"/>
          <w:b/>
        </w:rPr>
        <w:t xml:space="preserve">Definitie </w:t>
      </w:r>
      <w:r>
        <w:rPr>
          <w:rFonts w:eastAsia="Batang"/>
          <w:b/>
        </w:rPr>
        <w:br/>
      </w:r>
      <w:r w:rsidRPr="002940C1">
        <w:rPr>
          <w:lang w:eastAsia="en-US"/>
        </w:rPr>
        <w:t xml:space="preserve">Een </w:t>
      </w:r>
      <w:r w:rsidR="006B1708">
        <w:rPr>
          <w:lang w:eastAsia="en-US"/>
        </w:rPr>
        <w:t>constraint</w:t>
      </w:r>
      <w:r w:rsidR="006B1708" w:rsidRPr="002940C1">
        <w:rPr>
          <w:lang w:eastAsia="en-US"/>
        </w:rPr>
        <w:t xml:space="preserve"> </w:t>
      </w:r>
      <w:r w:rsidRPr="002940C1">
        <w:rPr>
          <w:lang w:eastAsia="en-US"/>
        </w:rPr>
        <w:t xml:space="preserve">is </w:t>
      </w:r>
      <w:r w:rsidR="00EA01B3">
        <w:t xml:space="preserve">een </w:t>
      </w:r>
      <w:r w:rsidR="007E6A07">
        <w:t xml:space="preserve">conditie of een beperking, </w:t>
      </w:r>
      <w:r w:rsidR="00553131">
        <w:t xml:space="preserve">die </w:t>
      </w:r>
      <w:r w:rsidR="007E6A07">
        <w:t xml:space="preserve">over </w:t>
      </w:r>
      <w:r w:rsidR="00A44876">
        <w:t xml:space="preserve">een of </w:t>
      </w:r>
      <w:r w:rsidR="007E6A07">
        <w:t>meerdere model</w:t>
      </w:r>
      <w:r>
        <w:t>elementen uit het informatiemode</w:t>
      </w:r>
      <w:r w:rsidR="007E6A07">
        <w:t>l</w:t>
      </w:r>
      <w:r w:rsidR="00A44876">
        <w:t xml:space="preserve"> geldt</w:t>
      </w:r>
      <w:r w:rsidR="007E6A07">
        <w:t xml:space="preserve">. </w:t>
      </w:r>
    </w:p>
    <w:p w14:paraId="13A51564" w14:textId="77777777" w:rsidR="00CE178B" w:rsidRPr="00CE178B" w:rsidRDefault="00CE178B" w:rsidP="00D0222F">
      <w:pPr>
        <w:ind w:left="720"/>
        <w:rPr>
          <w:i/>
        </w:rPr>
      </w:pPr>
      <w:r w:rsidRPr="00CE178B">
        <w:rPr>
          <w:i/>
        </w:rPr>
        <w:t>Toelichting</w:t>
      </w:r>
    </w:p>
    <w:p w14:paraId="15B3D59A" w14:textId="1953F526" w:rsidR="00D0222F" w:rsidRPr="006E34D9" w:rsidRDefault="00D0222F" w:rsidP="00D0222F">
      <w:pPr>
        <w:ind w:left="720"/>
        <w:rPr>
          <w:strike/>
        </w:rPr>
      </w:pPr>
      <w:r>
        <w:t xml:space="preserve">Een constraint kan vastgelegd worden bij alle modelelementen die als basis een UML-metaclass hebben waarvan UML aangeeft dat </w:t>
      </w:r>
      <w:r w:rsidRPr="009360FD">
        <w:t xml:space="preserve">hier een UML-constraint op gedefinieerd mag worden. </w:t>
      </w:r>
      <w:r w:rsidR="003E7111" w:rsidRPr="009360FD">
        <w:t xml:space="preserve">Aanbeveling is om dit waar mogelijk op een </w:t>
      </w:r>
      <w:r w:rsidR="003E7111" w:rsidRPr="009360FD">
        <w:rPr>
          <w:i/>
        </w:rPr>
        <w:t xml:space="preserve">«Objecttype» </w:t>
      </w:r>
      <w:r w:rsidR="00A60B3C" w:rsidRPr="009360FD">
        <w:t xml:space="preserve">te doen </w:t>
      </w:r>
      <w:r w:rsidR="007E4524" w:rsidRPr="009360FD">
        <w:t>of eventueel (</w:t>
      </w:r>
      <w:r w:rsidR="00A60B3C" w:rsidRPr="009360FD">
        <w:t>indien van toepassing</w:t>
      </w:r>
      <w:r w:rsidR="007E4524" w:rsidRPr="009360FD">
        <w:t>)</w:t>
      </w:r>
      <w:r w:rsidR="00A60B3C" w:rsidRPr="009360FD">
        <w:t xml:space="preserve"> op een </w:t>
      </w:r>
      <w:r w:rsidR="00A60B3C" w:rsidRPr="009360FD">
        <w:rPr>
          <w:i/>
        </w:rPr>
        <w:t xml:space="preserve">«Gegevensgroeptype» </w:t>
      </w:r>
      <w:r w:rsidR="00A60B3C" w:rsidRPr="009360FD">
        <w:t>of</w:t>
      </w:r>
      <w:r w:rsidR="00A60B3C" w:rsidRPr="009360FD">
        <w:rPr>
          <w:i/>
        </w:rPr>
        <w:t xml:space="preserve"> «Relatieklasse»</w:t>
      </w:r>
      <w:r w:rsidR="00553131">
        <w:rPr>
          <w:i/>
        </w:rPr>
        <w:t>.</w:t>
      </w:r>
      <w:r w:rsidR="00A60B3C">
        <w:rPr>
          <w:i/>
        </w:rPr>
        <w:t xml:space="preserve"> </w:t>
      </w:r>
      <w:r w:rsidR="00A60B3C">
        <w:t xml:space="preserve"> </w:t>
      </w:r>
    </w:p>
    <w:p w14:paraId="03D99DB7" w14:textId="44F07AF6" w:rsidR="00D0222F" w:rsidRDefault="00D0222F" w:rsidP="00D0222F">
      <w:pPr>
        <w:ind w:left="720"/>
      </w:pPr>
      <w:r>
        <w:t xml:space="preserve">Een </w:t>
      </w:r>
      <w:r w:rsidR="008A0794">
        <w:t xml:space="preserve">constraint </w:t>
      </w:r>
      <w:r>
        <w:t>wordt altijd in gewone tekst omschreven en optioneel als formele specificatie in de Object Constraint Language (OCL). Dit is verder uitgewerkt in H</w:t>
      </w:r>
      <w:r w:rsidR="00553131">
        <w:t xml:space="preserve">oofdstuk </w:t>
      </w:r>
      <w:r>
        <w:t xml:space="preserve">3. </w:t>
      </w:r>
    </w:p>
    <w:p w14:paraId="4E842D27" w14:textId="77777777" w:rsidR="00D0222F" w:rsidRDefault="00D0222F" w:rsidP="00D0222F">
      <w:pPr>
        <w:keepNext/>
      </w:pPr>
      <w:r>
        <w:t xml:space="preserve"> </w:t>
      </w:r>
    </w:p>
    <w:p w14:paraId="5252A79F" w14:textId="24B6AC5B" w:rsidR="00B35EEF" w:rsidRDefault="00AC7714" w:rsidP="00E65AE8">
      <w:pPr>
        <w:ind w:left="720"/>
        <w:rPr>
          <w:i/>
        </w:rPr>
      </w:pPr>
      <w:r w:rsidRPr="002940C1">
        <w:rPr>
          <w:i/>
        </w:rPr>
        <w:t xml:space="preserve">Bijvoorbeeld: </w:t>
      </w:r>
      <w:r>
        <w:rPr>
          <w:i/>
        </w:rPr>
        <w:t xml:space="preserve">een </w:t>
      </w:r>
      <w:r w:rsidRPr="002940C1">
        <w:rPr>
          <w:i/>
        </w:rPr>
        <w:t>conditionele afhankelijkheid</w:t>
      </w:r>
      <w:r>
        <w:rPr>
          <w:i/>
        </w:rPr>
        <w:t xml:space="preserve"> ‘als </w:t>
      </w:r>
      <w:r w:rsidRPr="002940C1">
        <w:rPr>
          <w:i/>
        </w:rPr>
        <w:t>(optioneel) attribuut 1 leeg</w:t>
      </w:r>
      <w:r>
        <w:rPr>
          <w:i/>
        </w:rPr>
        <w:t xml:space="preserve"> is</w:t>
      </w:r>
      <w:r w:rsidRPr="002940C1">
        <w:rPr>
          <w:i/>
        </w:rPr>
        <w:t>, dan is (optioneel) attribuut 2 verplicht</w:t>
      </w:r>
      <w:r>
        <w:rPr>
          <w:i/>
        </w:rPr>
        <w:t>’</w:t>
      </w:r>
      <w:r w:rsidRPr="002940C1">
        <w:rPr>
          <w:i/>
        </w:rPr>
        <w:t xml:space="preserve">, of een bijzondere regel, zoals </w:t>
      </w:r>
      <w:r>
        <w:rPr>
          <w:i/>
        </w:rPr>
        <w:t>‘</w:t>
      </w:r>
      <w:r w:rsidRPr="002940C1">
        <w:rPr>
          <w:i/>
        </w:rPr>
        <w:t>11-proef is van toepassing op dit attribuut</w:t>
      </w:r>
      <w:r>
        <w:rPr>
          <w:i/>
        </w:rPr>
        <w:t>’</w:t>
      </w:r>
      <w:r w:rsidRPr="002940C1">
        <w:rPr>
          <w:i/>
        </w:rPr>
        <w:t xml:space="preserve">. </w:t>
      </w:r>
      <w:bookmarkStart w:id="54" w:name="_Toc467145313"/>
    </w:p>
    <w:p w14:paraId="230845AE" w14:textId="77777777" w:rsidR="00AB35C0" w:rsidRDefault="00AB35C0" w:rsidP="00E65AE8">
      <w:pPr>
        <w:ind w:left="720"/>
      </w:pPr>
    </w:p>
    <w:p w14:paraId="281F5162" w14:textId="77777777" w:rsidR="00A47103" w:rsidRDefault="00A47103">
      <w:pPr>
        <w:contextualSpacing w:val="0"/>
        <w:rPr>
          <w:rFonts w:eastAsia="Calibri"/>
          <w:b/>
          <w:bCs/>
          <w:color w:val="004A82" w:themeColor="text2" w:themeTint="E6"/>
          <w:sz w:val="22"/>
          <w:szCs w:val="24"/>
          <w:lang w:eastAsia="en-US"/>
        </w:rPr>
      </w:pPr>
      <w:bookmarkStart w:id="55" w:name="_Toc467145292"/>
      <w:bookmarkStart w:id="56" w:name="_Ref468290176"/>
      <w:bookmarkStart w:id="57" w:name="_Ref468291188"/>
      <w:r>
        <w:br w:type="page"/>
      </w:r>
    </w:p>
    <w:p w14:paraId="1EE4CF36" w14:textId="330D993B" w:rsidR="00A147B1" w:rsidRDefault="00B35EEF" w:rsidP="00CF2EB8">
      <w:pPr>
        <w:pStyle w:val="Kop2"/>
      </w:pPr>
      <w:bookmarkStart w:id="58" w:name="_Toc485712859"/>
      <w:r>
        <w:lastRenderedPageBreak/>
        <w:t>2.3 Specificatie metagegevens</w:t>
      </w:r>
      <w:bookmarkEnd w:id="58"/>
    </w:p>
    <w:p w14:paraId="33AA6B93" w14:textId="00E24A37" w:rsidR="00521B71" w:rsidRDefault="00A147B1" w:rsidP="00A147B1">
      <w:r>
        <w:t>Elk modelelement kent een aantal metagegevens, die bepaalde aspecten van het modelelement specificeren. Een aantal daarvan worden gemodelleerd in UML</w:t>
      </w:r>
      <w:r w:rsidR="0020492E">
        <w:t xml:space="preserve">. Deze zijn </w:t>
      </w:r>
      <w:r>
        <w:t xml:space="preserve">herkenbaar aan de </w:t>
      </w:r>
      <w:r w:rsidRPr="0020492E">
        <w:rPr>
          <w:color w:val="FF0000"/>
        </w:rPr>
        <w:t>r</w:t>
      </w:r>
      <w:r w:rsidR="0020492E" w:rsidRPr="0020492E">
        <w:rPr>
          <w:color w:val="FF0000"/>
        </w:rPr>
        <w:t>o</w:t>
      </w:r>
      <w:r w:rsidRPr="0020492E">
        <w:rPr>
          <w:color w:val="FF0000"/>
        </w:rPr>
        <w:t xml:space="preserve">de </w:t>
      </w:r>
      <w:r>
        <w:t>tekst</w:t>
      </w:r>
      <w:r w:rsidR="0020492E">
        <w:t xml:space="preserve"> (h</w:t>
      </w:r>
      <w:r w:rsidR="00EE3267">
        <w:t xml:space="preserve">iervan </w:t>
      </w:r>
      <w:r w:rsidR="0020492E">
        <w:t>worden</w:t>
      </w:r>
      <w:r w:rsidR="00EE3267">
        <w:t xml:space="preserve"> geen </w:t>
      </w:r>
      <w:r w:rsidR="00A1793D">
        <w:t>waardes</w:t>
      </w:r>
      <w:r w:rsidR="00EE3267">
        <w:t xml:space="preserve"> vastgelegd</w:t>
      </w:r>
      <w:r w:rsidR="0020492E">
        <w:t>)</w:t>
      </w:r>
      <w:r>
        <w:t xml:space="preserve">. Een aantal worden als </w:t>
      </w:r>
      <w:r w:rsidR="00FD6423">
        <w:t xml:space="preserve">waarde vastgelegd, in </w:t>
      </w:r>
      <w:r>
        <w:t>tagged value vastgelegd</w:t>
      </w:r>
      <w:r w:rsidR="00FD6423">
        <w:t xml:space="preserve">. Deze zijn herkenbaar aan </w:t>
      </w:r>
      <w:r w:rsidR="004C2BEE" w:rsidRPr="004C2BEE">
        <w:rPr>
          <w:i/>
        </w:rPr>
        <w:t>T</w:t>
      </w:r>
      <w:r w:rsidR="00FD6423" w:rsidRPr="004C2BEE">
        <w:rPr>
          <w:i/>
        </w:rPr>
        <w:t>agged value</w:t>
      </w:r>
      <w:r w:rsidR="00F9372D">
        <w:rPr>
          <w:i/>
        </w:rPr>
        <w:t>.</w:t>
      </w:r>
      <w:r w:rsidR="00FD6423">
        <w:t xml:space="preserve"> </w:t>
      </w:r>
      <w:r w:rsidR="00445EE9">
        <w:t xml:space="preserve">Deze tagged values zijn specifiek voor elk modelelement (als er in H2.2 sprake is van een generalisatie, dan worden deze </w:t>
      </w:r>
      <w:r w:rsidR="007E0FF2">
        <w:t>tagged values</w:t>
      </w:r>
      <w:r w:rsidR="00445EE9">
        <w:t xml:space="preserve"> niet overerft</w:t>
      </w:r>
      <w:r w:rsidR="007E0FF2">
        <w:t xml:space="preserve">. De KKG metaclass Union erft geen metagegevens, zoals patroon, van KKG metaclass Datatype).  </w:t>
      </w:r>
    </w:p>
    <w:p w14:paraId="1BA3320A" w14:textId="77777777" w:rsidR="00A147B1" w:rsidRDefault="00A147B1" w:rsidP="00A147B1"/>
    <w:p w14:paraId="6EE05055" w14:textId="36F6BCEB" w:rsidR="00B35EEF" w:rsidRDefault="00521B71">
      <w:pPr>
        <w:pStyle w:val="Kop3"/>
      </w:pPr>
      <w:bookmarkStart w:id="59" w:name="_Toc485712860"/>
      <w:r>
        <w:t xml:space="preserve">2.3.1 </w:t>
      </w:r>
      <w:r w:rsidR="00F31D64">
        <w:t xml:space="preserve">Specificatie metagegevens voor </w:t>
      </w:r>
      <w:r w:rsidR="000D7F1B">
        <w:t>objecten en attributen</w:t>
      </w:r>
      <w:bookmarkEnd w:id="59"/>
      <w:r w:rsidR="000D7F1B">
        <w:t xml:space="preserve"> </w:t>
      </w:r>
      <w:bookmarkEnd w:id="55"/>
      <w:bookmarkEnd w:id="56"/>
      <w:bookmarkEnd w:id="57"/>
    </w:p>
    <w:p w14:paraId="2E7EBD10" w14:textId="77777777" w:rsidR="000D7F1B" w:rsidRDefault="000D7F1B" w:rsidP="000D7F1B">
      <w:pPr>
        <w:rPr>
          <w:b/>
        </w:rPr>
      </w:pPr>
      <w:bookmarkStart w:id="60" w:name="_Toc467145293"/>
    </w:p>
    <w:p w14:paraId="2E76B93A" w14:textId="625A960A" w:rsidR="00B35EEF" w:rsidRPr="000D7F1B" w:rsidRDefault="00B35EEF" w:rsidP="000D7F1B">
      <w:pPr>
        <w:rPr>
          <w:b/>
        </w:rPr>
      </w:pPr>
      <w:r w:rsidRPr="000D7F1B">
        <w:rPr>
          <w:b/>
        </w:rPr>
        <w:t>Specificatie voor «Objecttype»</w:t>
      </w:r>
      <w:bookmarkStart w:id="61" w:name="_Ref468524052"/>
      <w:bookmarkEnd w:id="60"/>
      <w:r w:rsidRPr="000D7F1B">
        <w:rPr>
          <w:rStyle w:val="Voetnootmarkering"/>
          <w:b/>
        </w:rPr>
        <w:footnoteReference w:id="8"/>
      </w:r>
      <w:bookmarkEnd w:id="61"/>
    </w:p>
    <w:p w14:paraId="1BACB2B9" w14:textId="77777777" w:rsidR="00B35EEF" w:rsidRPr="004866E1" w:rsidRDefault="00B35EEF" w:rsidP="00B35EEF">
      <w:pPr>
        <w:rPr>
          <w:rFonts w:eastAsia="Batang"/>
        </w:rPr>
      </w:pPr>
      <w:r w:rsidRPr="004866E1">
        <w:rPr>
          <w:rFonts w:eastAsia="Batang"/>
        </w:rPr>
        <w:t>De objecttypen worden naar de volgende aspecten gespecificeerd:</w:t>
      </w:r>
    </w:p>
    <w:tbl>
      <w:tblPr>
        <w:tblW w:w="10065" w:type="dxa"/>
        <w:tblLayout w:type="fixed"/>
        <w:tblCellMar>
          <w:top w:w="113" w:type="dxa"/>
        </w:tblCellMar>
        <w:tblLook w:val="0000" w:firstRow="0" w:lastRow="0" w:firstColumn="0" w:lastColumn="0" w:noHBand="0" w:noVBand="0"/>
      </w:tblPr>
      <w:tblGrid>
        <w:gridCol w:w="1985"/>
        <w:gridCol w:w="992"/>
        <w:gridCol w:w="4253"/>
        <w:gridCol w:w="1417"/>
        <w:gridCol w:w="1418"/>
      </w:tblGrid>
      <w:tr w:rsidR="00B35EEF" w:rsidRPr="004866E1" w14:paraId="1913AFCC" w14:textId="77777777" w:rsidTr="005C2C6F">
        <w:trPr>
          <w:cantSplit/>
          <w:tblHeader/>
        </w:trPr>
        <w:tc>
          <w:tcPr>
            <w:tcW w:w="1985" w:type="dxa"/>
            <w:shd w:val="clear" w:color="auto" w:fill="D9D9D9" w:themeFill="background1" w:themeFillShade="D9"/>
          </w:tcPr>
          <w:p w14:paraId="4B513614" w14:textId="77777777" w:rsidR="00B35EEF" w:rsidRPr="004866E1" w:rsidRDefault="00B35EEF" w:rsidP="005C2C6F">
            <w:pPr>
              <w:snapToGrid w:val="0"/>
              <w:rPr>
                <w:rFonts w:eastAsia="Batang"/>
                <w:b/>
                <w:sz w:val="16"/>
                <w:szCs w:val="16"/>
              </w:rPr>
            </w:pPr>
            <w:r>
              <w:rPr>
                <w:rFonts w:eastAsia="Batang"/>
                <w:b/>
                <w:sz w:val="16"/>
                <w:szCs w:val="16"/>
              </w:rPr>
              <w:t>Aspect</w:t>
            </w:r>
            <w:r>
              <w:rPr>
                <w:rStyle w:val="Voetnootmarkering"/>
                <w:rFonts w:eastAsia="Batang"/>
                <w:b/>
                <w:sz w:val="16"/>
                <w:szCs w:val="16"/>
              </w:rPr>
              <w:footnoteReference w:id="9"/>
            </w:r>
          </w:p>
        </w:tc>
        <w:tc>
          <w:tcPr>
            <w:tcW w:w="992" w:type="dxa"/>
            <w:shd w:val="clear" w:color="auto" w:fill="D9D9D9" w:themeFill="background1" w:themeFillShade="D9"/>
          </w:tcPr>
          <w:p w14:paraId="05947310" w14:textId="77777777" w:rsidR="00B35EEF" w:rsidRDefault="00B35EEF" w:rsidP="005C2C6F">
            <w:pPr>
              <w:snapToGrid w:val="0"/>
              <w:rPr>
                <w:rFonts w:eastAsia="Batang"/>
                <w:b/>
                <w:sz w:val="16"/>
                <w:szCs w:val="16"/>
              </w:rPr>
            </w:pPr>
            <w:r>
              <w:rPr>
                <w:rFonts w:eastAsia="Batang"/>
                <w:b/>
                <w:sz w:val="16"/>
                <w:szCs w:val="16"/>
              </w:rPr>
              <w:t>Kardi</w:t>
            </w:r>
          </w:p>
          <w:p w14:paraId="2B0EDF77" w14:textId="77777777" w:rsidR="00B35EEF" w:rsidRPr="0019135A" w:rsidRDefault="00B35EEF" w:rsidP="005C2C6F">
            <w:pPr>
              <w:snapToGrid w:val="0"/>
              <w:rPr>
                <w:rFonts w:eastAsia="Batang"/>
                <w:b/>
                <w:sz w:val="16"/>
                <w:szCs w:val="16"/>
              </w:rPr>
            </w:pPr>
            <w:r>
              <w:rPr>
                <w:rFonts w:eastAsia="Batang"/>
                <w:b/>
                <w:sz w:val="16"/>
                <w:szCs w:val="16"/>
              </w:rPr>
              <w:t>naliteit</w:t>
            </w:r>
          </w:p>
        </w:tc>
        <w:tc>
          <w:tcPr>
            <w:tcW w:w="4253" w:type="dxa"/>
            <w:shd w:val="clear" w:color="auto" w:fill="D9D9D9" w:themeFill="background1" w:themeFillShade="D9"/>
          </w:tcPr>
          <w:p w14:paraId="749FA9F9" w14:textId="77777777" w:rsidR="00B35EEF" w:rsidRPr="0019135A" w:rsidRDefault="00B35EEF" w:rsidP="005C2C6F">
            <w:pPr>
              <w:snapToGrid w:val="0"/>
              <w:rPr>
                <w:rFonts w:eastAsia="Batang"/>
                <w:b/>
                <w:sz w:val="16"/>
                <w:szCs w:val="16"/>
              </w:rPr>
            </w:pPr>
            <w:r w:rsidRPr="0019135A">
              <w:rPr>
                <w:rFonts w:eastAsia="Batang"/>
                <w:b/>
                <w:sz w:val="16"/>
                <w:szCs w:val="16"/>
              </w:rPr>
              <w:t>Toelichting</w:t>
            </w:r>
          </w:p>
        </w:tc>
        <w:tc>
          <w:tcPr>
            <w:tcW w:w="1417" w:type="dxa"/>
            <w:shd w:val="clear" w:color="auto" w:fill="D9D9D9" w:themeFill="background1" w:themeFillShade="D9"/>
          </w:tcPr>
          <w:p w14:paraId="2C48BC2E" w14:textId="77777777" w:rsidR="00B35EEF" w:rsidRPr="0093023A" w:rsidRDefault="00B35EEF" w:rsidP="005C2C6F">
            <w:pPr>
              <w:rPr>
                <w:rFonts w:eastAsia="Batang"/>
                <w:b/>
                <w:color w:val="000000" w:themeColor="text1"/>
                <w:sz w:val="16"/>
                <w:szCs w:val="16"/>
                <w:vertAlign w:val="superscript"/>
              </w:rPr>
            </w:pPr>
            <w:r>
              <w:rPr>
                <w:rFonts w:eastAsia="Batang"/>
                <w:b/>
                <w:color w:val="000000" w:themeColor="text1"/>
                <w:sz w:val="16"/>
                <w:szCs w:val="16"/>
              </w:rPr>
              <w:t>In UML 2.5</w:t>
            </w:r>
            <w:r>
              <w:rPr>
                <w:rFonts w:eastAsia="Batang"/>
                <w:b/>
                <w:color w:val="000000" w:themeColor="text1"/>
                <w:sz w:val="16"/>
                <w:szCs w:val="16"/>
              </w:rPr>
              <w:fldChar w:fldCharType="begin"/>
            </w:r>
            <w:r>
              <w:rPr>
                <w:rFonts w:eastAsia="Batang"/>
                <w:b/>
                <w:color w:val="000000" w:themeColor="text1"/>
                <w:sz w:val="16"/>
                <w:szCs w:val="16"/>
                <w:vertAlign w:val="superscript"/>
              </w:rPr>
              <w:instrText xml:space="preserve"> NOTEREF _Ref468524052 \h </w:instrText>
            </w:r>
            <w:r>
              <w:rPr>
                <w:rFonts w:eastAsia="Batang"/>
                <w:b/>
                <w:color w:val="000000" w:themeColor="text1"/>
                <w:sz w:val="16"/>
                <w:szCs w:val="16"/>
              </w:rPr>
              <w:instrText xml:space="preserve"> \* MERGEFORMAT </w:instrText>
            </w:r>
            <w:r>
              <w:rPr>
                <w:rFonts w:eastAsia="Batang"/>
                <w:b/>
                <w:color w:val="000000" w:themeColor="text1"/>
                <w:sz w:val="16"/>
                <w:szCs w:val="16"/>
              </w:rPr>
            </w:r>
            <w:r>
              <w:rPr>
                <w:rFonts w:eastAsia="Batang"/>
                <w:b/>
                <w:color w:val="000000" w:themeColor="text1"/>
                <w:sz w:val="16"/>
                <w:szCs w:val="16"/>
              </w:rPr>
              <w:fldChar w:fldCharType="separate"/>
            </w:r>
            <w:r w:rsidR="00A90657">
              <w:rPr>
                <w:rFonts w:eastAsia="Batang"/>
                <w:b/>
                <w:color w:val="000000" w:themeColor="text1"/>
                <w:sz w:val="16"/>
                <w:szCs w:val="16"/>
                <w:vertAlign w:val="superscript"/>
              </w:rPr>
              <w:t>7</w:t>
            </w:r>
            <w:r>
              <w:rPr>
                <w:rFonts w:eastAsia="Batang"/>
                <w:b/>
                <w:color w:val="000000" w:themeColor="text1"/>
                <w:sz w:val="16"/>
                <w:szCs w:val="16"/>
              </w:rPr>
              <w:fldChar w:fldCharType="end"/>
            </w:r>
          </w:p>
        </w:tc>
        <w:tc>
          <w:tcPr>
            <w:tcW w:w="1418" w:type="dxa"/>
            <w:shd w:val="clear" w:color="auto" w:fill="D9D9D9" w:themeFill="background1" w:themeFillShade="D9"/>
          </w:tcPr>
          <w:p w14:paraId="7D67FAF6" w14:textId="77777777" w:rsidR="00B35EEF" w:rsidRPr="0019135A" w:rsidRDefault="00B35EEF" w:rsidP="005C2C6F">
            <w:pPr>
              <w:rPr>
                <w:rFonts w:eastAsia="Batang"/>
                <w:b/>
                <w:color w:val="FF0000"/>
                <w:sz w:val="16"/>
                <w:szCs w:val="16"/>
              </w:rPr>
            </w:pPr>
            <w:r>
              <w:rPr>
                <w:rFonts w:eastAsia="Batang"/>
                <w:b/>
                <w:color w:val="000000" w:themeColor="text1"/>
                <w:sz w:val="16"/>
                <w:szCs w:val="16"/>
              </w:rPr>
              <w:t>In EA</w:t>
            </w:r>
            <w:r>
              <w:rPr>
                <w:rStyle w:val="Voetnootmarkering"/>
                <w:rFonts w:eastAsia="Batang"/>
                <w:b/>
                <w:sz w:val="16"/>
                <w:szCs w:val="16"/>
              </w:rPr>
              <w:footnoteReference w:id="10"/>
            </w:r>
            <w:r>
              <w:rPr>
                <w:rFonts w:eastAsia="Batang"/>
                <w:b/>
                <w:color w:val="000000" w:themeColor="text1"/>
                <w:sz w:val="16"/>
                <w:szCs w:val="16"/>
              </w:rPr>
              <w:t xml:space="preserve"> </w:t>
            </w:r>
            <w:r>
              <w:rPr>
                <w:rFonts w:eastAsia="Batang"/>
                <w:color w:val="000000" w:themeColor="text1"/>
                <w:sz w:val="16"/>
                <w:szCs w:val="16"/>
              </w:rPr>
              <w:t xml:space="preserve"> </w:t>
            </w:r>
            <w:r w:rsidRPr="00040B7B">
              <w:rPr>
                <w:rFonts w:eastAsia="Batang"/>
                <w:i/>
                <w:noProof/>
                <w:sz w:val="16"/>
                <w:szCs w:val="16"/>
              </w:rPr>
              <w:t xml:space="preserve"> </w:t>
            </w:r>
          </w:p>
        </w:tc>
      </w:tr>
      <w:tr w:rsidR="00B35EEF" w:rsidRPr="004866E1" w14:paraId="2E4A93C8" w14:textId="77777777" w:rsidTr="005C2C6F">
        <w:trPr>
          <w:cantSplit/>
        </w:trPr>
        <w:tc>
          <w:tcPr>
            <w:tcW w:w="1985" w:type="dxa"/>
            <w:shd w:val="clear" w:color="auto" w:fill="auto"/>
          </w:tcPr>
          <w:p w14:paraId="234BE57A" w14:textId="77777777" w:rsidR="00B35EEF" w:rsidRPr="004866E1" w:rsidRDefault="00B35EEF" w:rsidP="005C2C6F">
            <w:pPr>
              <w:snapToGrid w:val="0"/>
              <w:rPr>
                <w:rFonts w:eastAsia="Batang"/>
                <w:b/>
                <w:sz w:val="16"/>
                <w:szCs w:val="16"/>
              </w:rPr>
            </w:pPr>
            <w:r w:rsidRPr="004866E1">
              <w:rPr>
                <w:rFonts w:eastAsia="Batang"/>
                <w:b/>
                <w:sz w:val="16"/>
                <w:szCs w:val="16"/>
              </w:rPr>
              <w:t>Naam</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r w:rsidRPr="004866E1">
              <w:rPr>
                <w:rFonts w:eastAsia="Batang"/>
                <w:b/>
                <w:sz w:val="16"/>
                <w:szCs w:val="16"/>
              </w:rPr>
              <w:t xml:space="preserve"> </w:t>
            </w:r>
          </w:p>
        </w:tc>
        <w:tc>
          <w:tcPr>
            <w:tcW w:w="992" w:type="dxa"/>
          </w:tcPr>
          <w:p w14:paraId="31AF2DEC"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28817DD8" w14:textId="77777777" w:rsidR="00B35EEF" w:rsidRPr="004866E1" w:rsidRDefault="00B35EEF" w:rsidP="005C2C6F">
            <w:pPr>
              <w:snapToGrid w:val="0"/>
              <w:rPr>
                <w:rFonts w:eastAsia="Batang"/>
              </w:rPr>
            </w:pPr>
            <w:r w:rsidRPr="004866E1">
              <w:rPr>
                <w:rFonts w:eastAsia="Batang"/>
              </w:rPr>
              <w:t>De naam van het objecttype</w:t>
            </w:r>
            <w:r>
              <w:rPr>
                <w:rStyle w:val="Voetnootmarkering"/>
                <w:rFonts w:eastAsia="Batang"/>
              </w:rPr>
              <w:footnoteReference w:id="11"/>
            </w:r>
            <w:r>
              <w:rPr>
                <w:rFonts w:eastAsia="Batang"/>
              </w:rPr>
              <w:t>.</w:t>
            </w:r>
          </w:p>
        </w:tc>
        <w:tc>
          <w:tcPr>
            <w:tcW w:w="1417" w:type="dxa"/>
          </w:tcPr>
          <w:p w14:paraId="7C432F80" w14:textId="77777777" w:rsidR="00826900" w:rsidRDefault="00B35EEF" w:rsidP="005C2C6F">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0AC58969" w14:textId="38822D06" w:rsidR="00B35EEF" w:rsidRPr="0019135A" w:rsidRDefault="00B35EEF" w:rsidP="005C2C6F">
            <w:pPr>
              <w:rPr>
                <w:rFonts w:eastAsia="Batang"/>
                <w:i/>
                <w:color w:val="FF0000"/>
                <w:sz w:val="16"/>
                <w:szCs w:val="16"/>
              </w:rPr>
            </w:pPr>
            <w:r>
              <w:rPr>
                <w:rFonts w:eastAsia="Batang"/>
                <w:i/>
                <w:color w:val="FF0000"/>
                <w:sz w:val="16"/>
                <w:szCs w:val="16"/>
              </w:rPr>
              <w:t xml:space="preserve">element </w:t>
            </w:r>
          </w:p>
        </w:tc>
        <w:tc>
          <w:tcPr>
            <w:tcW w:w="1418" w:type="dxa"/>
          </w:tcPr>
          <w:p w14:paraId="57352EA0" w14:textId="77777777" w:rsidR="00B35EEF" w:rsidRPr="0019135A" w:rsidRDefault="00B35EEF" w:rsidP="005C2C6F">
            <w:pPr>
              <w:rPr>
                <w:rFonts w:eastAsia="Batang"/>
                <w:i/>
                <w:sz w:val="16"/>
                <w:szCs w:val="16"/>
              </w:rPr>
            </w:pPr>
            <w:r w:rsidRPr="0019135A">
              <w:rPr>
                <w:rFonts w:eastAsia="Batang"/>
                <w:i/>
                <w:color w:val="FF0000"/>
                <w:sz w:val="16"/>
                <w:szCs w:val="16"/>
              </w:rPr>
              <w:t xml:space="preserve">Name </w:t>
            </w:r>
          </w:p>
        </w:tc>
      </w:tr>
      <w:tr w:rsidR="00B35EEF" w:rsidRPr="004866E1" w14:paraId="3E2A4558" w14:textId="77777777" w:rsidTr="005C2C6F">
        <w:trPr>
          <w:cantSplit/>
        </w:trPr>
        <w:tc>
          <w:tcPr>
            <w:tcW w:w="1985" w:type="dxa"/>
            <w:shd w:val="clear" w:color="auto" w:fill="auto"/>
          </w:tcPr>
          <w:p w14:paraId="7E142975" w14:textId="77777777" w:rsidR="00B35EEF" w:rsidRPr="004866E1" w:rsidRDefault="00B35EEF" w:rsidP="005C2C6F">
            <w:pPr>
              <w:snapToGrid w:val="0"/>
              <w:rPr>
                <w:rFonts w:eastAsia="Batang"/>
                <w:b/>
                <w:sz w:val="16"/>
                <w:szCs w:val="16"/>
              </w:rPr>
            </w:pPr>
            <w:r w:rsidRPr="004866E1">
              <w:rPr>
                <w:rFonts w:eastAsia="Batang"/>
                <w:b/>
                <w:sz w:val="16"/>
                <w:szCs w:val="16"/>
              </w:rPr>
              <w:t>Herkomst</w:t>
            </w:r>
            <w:r>
              <w:rPr>
                <w:rFonts w:eastAsia="Batang"/>
                <w:b/>
                <w:sz w:val="16"/>
                <w:szCs w:val="16"/>
                <w:vertAlign w:val="superscript"/>
              </w:rPr>
              <w:t>*</w:t>
            </w:r>
            <w:r w:rsidRPr="004866E1">
              <w:rPr>
                <w:rFonts w:eastAsia="Batang"/>
                <w:b/>
                <w:sz w:val="16"/>
                <w:szCs w:val="16"/>
              </w:rPr>
              <w:t xml:space="preserve"> </w:t>
            </w:r>
          </w:p>
        </w:tc>
        <w:tc>
          <w:tcPr>
            <w:tcW w:w="992" w:type="dxa"/>
          </w:tcPr>
          <w:p w14:paraId="66876A7B"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740CEFFC" w14:textId="77777777" w:rsidR="00B35EEF" w:rsidRPr="004866E1" w:rsidRDefault="00B35EEF" w:rsidP="005C2C6F">
            <w:pPr>
              <w:snapToGrid w:val="0"/>
              <w:rPr>
                <w:rFonts w:eastAsia="Batang"/>
              </w:rPr>
            </w:pPr>
            <w:r w:rsidRPr="004866E1">
              <w:rPr>
                <w:rFonts w:eastAsia="Batang"/>
              </w:rPr>
              <w:t xml:space="preserve">De </w:t>
            </w:r>
            <w:r>
              <w:rPr>
                <w:rFonts w:eastAsia="Batang"/>
              </w:rPr>
              <w:t>registratie</w:t>
            </w:r>
            <w:r w:rsidRPr="004866E1">
              <w:rPr>
                <w:rFonts w:eastAsia="Batang"/>
              </w:rPr>
              <w:t xml:space="preserve"> in wiens catalogus het objecttype is gespecificeerd (oftewel de </w:t>
            </w:r>
            <w:r>
              <w:rPr>
                <w:rFonts w:eastAsia="Batang"/>
              </w:rPr>
              <w:t>registratie</w:t>
            </w:r>
            <w:r w:rsidRPr="004866E1">
              <w:rPr>
                <w:rFonts w:eastAsia="Batang"/>
              </w:rPr>
              <w:t xml:space="preserve"> waar het objecttype deel van uitmaakt). Deze specificatie is toegevoegd </w:t>
            </w:r>
            <w:r>
              <w:rPr>
                <w:rFonts w:eastAsia="Batang"/>
              </w:rPr>
              <w:t xml:space="preserve">omdat het </w:t>
            </w:r>
            <w:r w:rsidRPr="004866E1">
              <w:rPr>
                <w:rFonts w:eastAsia="Batang"/>
              </w:rPr>
              <w:t xml:space="preserve">wel duidelijk moet zijn in welke </w:t>
            </w:r>
            <w:r>
              <w:rPr>
                <w:rFonts w:eastAsia="Batang"/>
              </w:rPr>
              <w:t>(</w:t>
            </w:r>
            <w:r w:rsidRPr="004866E1">
              <w:rPr>
                <w:rFonts w:eastAsia="Batang"/>
              </w:rPr>
              <w:t>basis</w:t>
            </w:r>
            <w:r>
              <w:rPr>
                <w:rFonts w:eastAsia="Batang"/>
              </w:rPr>
              <w:t>)</w:t>
            </w:r>
            <w:r w:rsidRPr="004866E1">
              <w:rPr>
                <w:rFonts w:eastAsia="Batang"/>
              </w:rPr>
              <w:t xml:space="preserve">registratie </w:t>
            </w:r>
            <w:r>
              <w:rPr>
                <w:rFonts w:eastAsia="Batang"/>
              </w:rPr>
              <w:t xml:space="preserve">of informatiemodel </w:t>
            </w:r>
            <w:r w:rsidRPr="004866E1">
              <w:rPr>
                <w:rFonts w:eastAsia="Batang"/>
              </w:rPr>
              <w:t xml:space="preserve">het objecttype voorkomt (indien van toepassing). </w:t>
            </w:r>
          </w:p>
        </w:tc>
        <w:tc>
          <w:tcPr>
            <w:tcW w:w="1417" w:type="dxa"/>
          </w:tcPr>
          <w:p w14:paraId="2F5F87B1" w14:textId="77777777" w:rsidR="00B35EEF" w:rsidRPr="00CA78F0" w:rsidRDefault="00B35EEF" w:rsidP="005C2C6F">
            <w:pPr>
              <w:ind w:left="-382" w:right="324"/>
              <w:rPr>
                <w:rFonts w:eastAsia="Batang"/>
                <w:i/>
                <w:noProof/>
                <w:sz w:val="16"/>
                <w:szCs w:val="16"/>
              </w:rPr>
            </w:pPr>
          </w:p>
        </w:tc>
        <w:tc>
          <w:tcPr>
            <w:tcW w:w="1418" w:type="dxa"/>
          </w:tcPr>
          <w:p w14:paraId="472CE24D" w14:textId="77777777" w:rsidR="00667520" w:rsidRDefault="00B35EEF" w:rsidP="005C2C6F">
            <w:pPr>
              <w:rPr>
                <w:rFonts w:eastAsia="Batang"/>
                <w:i/>
                <w:noProof/>
                <w:sz w:val="16"/>
                <w:szCs w:val="16"/>
              </w:rPr>
            </w:pPr>
            <w:r w:rsidRPr="00CA78F0">
              <w:rPr>
                <w:rFonts w:eastAsia="Batang"/>
                <w:i/>
                <w:noProof/>
                <w:sz w:val="16"/>
                <w:szCs w:val="16"/>
              </w:rPr>
              <w:t>Tagged</w:t>
            </w:r>
          </w:p>
          <w:p w14:paraId="7EE54F90" w14:textId="1FF28B3A" w:rsidR="00B35EEF" w:rsidRPr="00CA78F0" w:rsidRDefault="00B35EEF" w:rsidP="005C2C6F">
            <w:pPr>
              <w:rPr>
                <w:rFonts w:eastAsia="Batang"/>
                <w:i/>
                <w:sz w:val="16"/>
                <w:szCs w:val="16"/>
              </w:rPr>
            </w:pPr>
            <w:r w:rsidRPr="00CA78F0">
              <w:rPr>
                <w:rFonts w:eastAsia="Batang"/>
                <w:i/>
                <w:noProof/>
                <w:sz w:val="16"/>
                <w:szCs w:val="16"/>
              </w:rPr>
              <w:t xml:space="preserve"> value </w:t>
            </w:r>
          </w:p>
        </w:tc>
      </w:tr>
      <w:tr w:rsidR="00B35EEF" w:rsidRPr="004866E1" w14:paraId="116BA1B3" w14:textId="77777777" w:rsidTr="005C2C6F">
        <w:trPr>
          <w:cantSplit/>
        </w:trPr>
        <w:tc>
          <w:tcPr>
            <w:tcW w:w="1985" w:type="dxa"/>
            <w:shd w:val="clear" w:color="auto" w:fill="auto"/>
          </w:tcPr>
          <w:p w14:paraId="681E5F82" w14:textId="77777777" w:rsidR="00B35EEF" w:rsidRPr="004866E1" w:rsidRDefault="00B35EEF" w:rsidP="005C2C6F">
            <w:pPr>
              <w:snapToGrid w:val="0"/>
              <w:rPr>
                <w:rFonts w:eastAsia="Batang"/>
                <w:b/>
                <w:sz w:val="16"/>
                <w:szCs w:val="16"/>
              </w:rPr>
            </w:pPr>
            <w:r w:rsidRPr="004866E1">
              <w:rPr>
                <w:rFonts w:eastAsia="Batang"/>
                <w:b/>
                <w:sz w:val="16"/>
                <w:szCs w:val="16"/>
              </w:rPr>
              <w:t>Definitie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Pr>
                <w:rStyle w:val="Voetnootmarkering"/>
                <w:rFonts w:ascii="Brush Script MT" w:eastAsia="Batang" w:hAnsi="Brush Script MT"/>
                <w:b/>
                <w:sz w:val="16"/>
                <w:szCs w:val="16"/>
              </w:rPr>
              <w:t xml:space="preserve"> </w:t>
            </w:r>
            <w:r w:rsidRPr="004866E1">
              <w:rPr>
                <w:rFonts w:eastAsia="Batang"/>
                <w:b/>
                <w:sz w:val="16"/>
                <w:szCs w:val="16"/>
              </w:rPr>
              <w:t xml:space="preserve">  </w:t>
            </w:r>
          </w:p>
        </w:tc>
        <w:tc>
          <w:tcPr>
            <w:tcW w:w="992" w:type="dxa"/>
          </w:tcPr>
          <w:p w14:paraId="7042F5F6"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53E2C23F" w14:textId="77777777" w:rsidR="00B35EEF" w:rsidRPr="004866E1" w:rsidRDefault="00B35EEF" w:rsidP="005C2C6F">
            <w:pPr>
              <w:snapToGrid w:val="0"/>
              <w:rPr>
                <w:rFonts w:eastAsia="Batang"/>
              </w:rPr>
            </w:pPr>
            <w:r w:rsidRPr="004866E1">
              <w:rPr>
                <w:rFonts w:eastAsia="Batang"/>
              </w:rPr>
              <w:t xml:space="preserve">De beschrijving van de betekenis van het objecttype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Pr>
                <w:rFonts w:eastAsia="Batang"/>
              </w:rPr>
              <w:t xml:space="preserve"> of informatiemodel</w:t>
            </w:r>
            <w:r w:rsidRPr="004866E1">
              <w:rPr>
                <w:rFonts w:eastAsia="Batang"/>
              </w:rPr>
              <w:t>.</w:t>
            </w:r>
          </w:p>
        </w:tc>
        <w:tc>
          <w:tcPr>
            <w:tcW w:w="1417" w:type="dxa"/>
          </w:tcPr>
          <w:p w14:paraId="3D42C9AC" w14:textId="77777777" w:rsidR="00B35EEF" w:rsidRDefault="00B35EEF" w:rsidP="005C2C6F">
            <w:pPr>
              <w:rPr>
                <w:rFonts w:eastAsia="Batang"/>
                <w:i/>
                <w:color w:val="FF0000"/>
                <w:sz w:val="16"/>
                <w:szCs w:val="16"/>
              </w:rPr>
            </w:pPr>
            <w:r>
              <w:rPr>
                <w:rFonts w:eastAsia="Batang"/>
                <w:i/>
                <w:color w:val="FF0000"/>
                <w:sz w:val="16"/>
                <w:szCs w:val="16"/>
              </w:rPr>
              <w:t>Body van de metaclass Comment</w:t>
            </w:r>
          </w:p>
        </w:tc>
        <w:tc>
          <w:tcPr>
            <w:tcW w:w="1418" w:type="dxa"/>
          </w:tcPr>
          <w:p w14:paraId="463F9CB5" w14:textId="77777777" w:rsidR="00B35EEF" w:rsidRPr="0019135A" w:rsidRDefault="00B35EEF" w:rsidP="005C2C6F">
            <w:pPr>
              <w:rPr>
                <w:rFonts w:eastAsia="Batang"/>
                <w:i/>
                <w:sz w:val="16"/>
                <w:szCs w:val="16"/>
              </w:rPr>
            </w:pPr>
            <w:r>
              <w:rPr>
                <w:rFonts w:eastAsia="Batang"/>
                <w:i/>
                <w:color w:val="FF0000"/>
                <w:sz w:val="16"/>
                <w:szCs w:val="16"/>
              </w:rPr>
              <w:t xml:space="preserve">Notes </w:t>
            </w:r>
          </w:p>
        </w:tc>
      </w:tr>
      <w:tr w:rsidR="00B35EEF" w:rsidRPr="004866E1" w14:paraId="7DA2AC0E" w14:textId="77777777" w:rsidTr="005C2C6F">
        <w:trPr>
          <w:cantSplit/>
        </w:trPr>
        <w:tc>
          <w:tcPr>
            <w:tcW w:w="1985" w:type="dxa"/>
            <w:shd w:val="clear" w:color="auto" w:fill="auto"/>
          </w:tcPr>
          <w:p w14:paraId="6927109D" w14:textId="77777777" w:rsidR="00B35EEF" w:rsidRPr="004866E1" w:rsidRDefault="00B35EEF" w:rsidP="005C2C6F">
            <w:pPr>
              <w:snapToGrid w:val="0"/>
              <w:rPr>
                <w:rFonts w:eastAsia="Batang"/>
                <w:b/>
                <w:sz w:val="16"/>
                <w:szCs w:val="16"/>
              </w:rPr>
            </w:pPr>
            <w:r w:rsidRPr="004866E1">
              <w:rPr>
                <w:rFonts w:eastAsia="Batang"/>
                <w:b/>
                <w:sz w:val="16"/>
                <w:szCs w:val="16"/>
              </w:rPr>
              <w:t>Herkomst definitie</w:t>
            </w:r>
            <w:r>
              <w:rPr>
                <w:rStyle w:val="Voetnootmarkering"/>
                <w:rFonts w:ascii="Brush Script MT" w:eastAsia="Batang" w:hAnsi="Brush Script MT"/>
                <w:b/>
                <w:sz w:val="16"/>
                <w:szCs w:val="16"/>
              </w:rPr>
              <w:t>√</w:t>
            </w:r>
            <w:r w:rsidRPr="004866E1">
              <w:rPr>
                <w:rFonts w:eastAsia="Batang"/>
                <w:b/>
                <w:sz w:val="16"/>
                <w:szCs w:val="16"/>
              </w:rPr>
              <w:t xml:space="preserve">  </w:t>
            </w:r>
          </w:p>
        </w:tc>
        <w:tc>
          <w:tcPr>
            <w:tcW w:w="992" w:type="dxa"/>
          </w:tcPr>
          <w:p w14:paraId="1AB546E8"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376DED07" w14:textId="77777777" w:rsidR="00B35EEF" w:rsidRPr="004866E1" w:rsidRDefault="00B35EEF" w:rsidP="005C2C6F">
            <w:pPr>
              <w:snapToGrid w:val="0"/>
              <w:rPr>
                <w:rFonts w:eastAsia="Batang"/>
              </w:rPr>
            </w:pPr>
            <w:r w:rsidRPr="004866E1">
              <w:rPr>
                <w:rFonts w:eastAsia="Batang"/>
              </w:rPr>
              <w:t xml:space="preserve">Voor objecttypen die deel uitmaken van een </w:t>
            </w:r>
            <w:r>
              <w:rPr>
                <w:rFonts w:eastAsia="Batang"/>
              </w:rPr>
              <w:t>registratie</w:t>
            </w:r>
            <w:r w:rsidRPr="004866E1">
              <w:rPr>
                <w:rFonts w:eastAsia="Batang"/>
              </w:rPr>
              <w:t xml:space="preserve"> is de definitie hieruit overgenomen. </w:t>
            </w:r>
          </w:p>
        </w:tc>
        <w:tc>
          <w:tcPr>
            <w:tcW w:w="1417" w:type="dxa"/>
          </w:tcPr>
          <w:p w14:paraId="0F2AE89B" w14:textId="77777777" w:rsidR="00B35EEF" w:rsidRPr="00CA78F0" w:rsidRDefault="00B35EEF" w:rsidP="005C2C6F">
            <w:pPr>
              <w:rPr>
                <w:rFonts w:eastAsia="Batang"/>
                <w:i/>
                <w:noProof/>
                <w:sz w:val="16"/>
                <w:szCs w:val="16"/>
              </w:rPr>
            </w:pPr>
          </w:p>
        </w:tc>
        <w:tc>
          <w:tcPr>
            <w:tcW w:w="1418" w:type="dxa"/>
          </w:tcPr>
          <w:p w14:paraId="36D3EF16" w14:textId="77777777" w:rsidR="00667520" w:rsidRDefault="00B35EEF" w:rsidP="005C2C6F">
            <w:pPr>
              <w:rPr>
                <w:rFonts w:eastAsia="Batang"/>
                <w:i/>
                <w:noProof/>
                <w:sz w:val="16"/>
                <w:szCs w:val="16"/>
              </w:rPr>
            </w:pPr>
            <w:r w:rsidRPr="00CA78F0">
              <w:rPr>
                <w:rFonts w:eastAsia="Batang"/>
                <w:i/>
                <w:noProof/>
                <w:sz w:val="16"/>
                <w:szCs w:val="16"/>
              </w:rPr>
              <w:t xml:space="preserve">Tagged </w:t>
            </w:r>
          </w:p>
          <w:p w14:paraId="7C2A4B96" w14:textId="7B87EF9D" w:rsidR="00B35EEF" w:rsidRPr="00CA78F0" w:rsidRDefault="00B35EEF" w:rsidP="005C2C6F">
            <w:pPr>
              <w:rPr>
                <w:rFonts w:eastAsia="Batang"/>
                <w:i/>
                <w:sz w:val="16"/>
                <w:szCs w:val="16"/>
              </w:rPr>
            </w:pPr>
            <w:r w:rsidRPr="00CA78F0">
              <w:rPr>
                <w:rFonts w:eastAsia="Batang"/>
                <w:i/>
                <w:noProof/>
                <w:sz w:val="16"/>
                <w:szCs w:val="16"/>
              </w:rPr>
              <w:t xml:space="preserve">value </w:t>
            </w:r>
          </w:p>
        </w:tc>
      </w:tr>
      <w:tr w:rsidR="00B35EEF" w:rsidRPr="004866E1" w14:paraId="475848CB" w14:textId="77777777" w:rsidTr="005C2C6F">
        <w:trPr>
          <w:cantSplit/>
        </w:trPr>
        <w:tc>
          <w:tcPr>
            <w:tcW w:w="1985" w:type="dxa"/>
            <w:shd w:val="clear" w:color="auto" w:fill="auto"/>
          </w:tcPr>
          <w:p w14:paraId="64AF8AF2" w14:textId="77777777" w:rsidR="00B35EEF" w:rsidRPr="004866E1" w:rsidRDefault="00B35EEF" w:rsidP="005C2C6F">
            <w:pPr>
              <w:snapToGrid w:val="0"/>
              <w:rPr>
                <w:rFonts w:eastAsia="Batang"/>
                <w:b/>
                <w:sz w:val="16"/>
                <w:szCs w:val="16"/>
              </w:rPr>
            </w:pPr>
            <w:r w:rsidRPr="004866E1">
              <w:rPr>
                <w:rFonts w:eastAsia="Batang"/>
                <w:b/>
                <w:sz w:val="16"/>
                <w:szCs w:val="16"/>
              </w:rPr>
              <w:t xml:space="preserve">Datum opname </w:t>
            </w:r>
          </w:p>
        </w:tc>
        <w:tc>
          <w:tcPr>
            <w:tcW w:w="992" w:type="dxa"/>
          </w:tcPr>
          <w:p w14:paraId="3D725B7A"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672C30EF" w14:textId="77777777" w:rsidR="00B35EEF" w:rsidRPr="004866E1" w:rsidRDefault="00B35EEF" w:rsidP="005C2C6F">
            <w:pPr>
              <w:snapToGrid w:val="0"/>
              <w:rPr>
                <w:rFonts w:eastAsia="Batang"/>
              </w:rPr>
            </w:pPr>
            <w:r w:rsidRPr="004866E1">
              <w:rPr>
                <w:rFonts w:eastAsia="Batang"/>
              </w:rPr>
              <w:t xml:space="preserve">De datum waarop het objecttype is opgenomen in </w:t>
            </w:r>
            <w:r>
              <w:rPr>
                <w:rFonts w:eastAsia="Batang"/>
              </w:rPr>
              <w:t>het informatiemodel</w:t>
            </w:r>
            <w:r w:rsidRPr="004866E1">
              <w:rPr>
                <w:rFonts w:eastAsia="Batang"/>
              </w:rPr>
              <w:t>.</w:t>
            </w:r>
          </w:p>
        </w:tc>
        <w:tc>
          <w:tcPr>
            <w:tcW w:w="1417" w:type="dxa"/>
          </w:tcPr>
          <w:p w14:paraId="255E23F5" w14:textId="77777777" w:rsidR="00B35EEF" w:rsidRPr="00CA78F0" w:rsidRDefault="00B35EEF" w:rsidP="005C2C6F">
            <w:pPr>
              <w:rPr>
                <w:rFonts w:eastAsia="Batang"/>
                <w:i/>
                <w:noProof/>
                <w:sz w:val="16"/>
                <w:szCs w:val="16"/>
              </w:rPr>
            </w:pPr>
          </w:p>
        </w:tc>
        <w:tc>
          <w:tcPr>
            <w:tcW w:w="1418" w:type="dxa"/>
          </w:tcPr>
          <w:p w14:paraId="290044F6" w14:textId="77777777" w:rsidR="00667520" w:rsidRDefault="00B35EEF" w:rsidP="005C2C6F">
            <w:pPr>
              <w:rPr>
                <w:rFonts w:eastAsia="Batang"/>
                <w:i/>
                <w:noProof/>
                <w:sz w:val="16"/>
                <w:szCs w:val="16"/>
              </w:rPr>
            </w:pPr>
            <w:r w:rsidRPr="00CA78F0">
              <w:rPr>
                <w:rFonts w:eastAsia="Batang"/>
                <w:i/>
                <w:noProof/>
                <w:sz w:val="16"/>
                <w:szCs w:val="16"/>
              </w:rPr>
              <w:t xml:space="preserve">Tagged </w:t>
            </w:r>
          </w:p>
          <w:p w14:paraId="27962D65" w14:textId="0A624CA4" w:rsidR="00B35EEF" w:rsidRPr="00CA78F0" w:rsidRDefault="00B35EEF" w:rsidP="005C2C6F">
            <w:pPr>
              <w:rPr>
                <w:rFonts w:eastAsia="Batang"/>
                <w:i/>
                <w:sz w:val="16"/>
                <w:szCs w:val="16"/>
              </w:rPr>
            </w:pPr>
            <w:r w:rsidRPr="00CA78F0">
              <w:rPr>
                <w:rFonts w:eastAsia="Batang"/>
                <w:i/>
                <w:noProof/>
                <w:sz w:val="16"/>
                <w:szCs w:val="16"/>
              </w:rPr>
              <w:t xml:space="preserve">value </w:t>
            </w:r>
          </w:p>
        </w:tc>
      </w:tr>
      <w:tr w:rsidR="00B35EEF" w:rsidRPr="00D44ECE" w14:paraId="540E586D" w14:textId="77777777" w:rsidTr="005C2C6F">
        <w:trPr>
          <w:cantSplit/>
        </w:trPr>
        <w:tc>
          <w:tcPr>
            <w:tcW w:w="1985" w:type="dxa"/>
            <w:shd w:val="clear" w:color="auto" w:fill="auto"/>
          </w:tcPr>
          <w:p w14:paraId="20ED6A11" w14:textId="77777777" w:rsidR="00B35EEF" w:rsidRPr="004866E1" w:rsidRDefault="00B35EEF" w:rsidP="005C2C6F">
            <w:pPr>
              <w:snapToGrid w:val="0"/>
              <w:rPr>
                <w:rFonts w:eastAsia="Batang"/>
                <w:b/>
                <w:sz w:val="16"/>
                <w:szCs w:val="16"/>
              </w:rPr>
            </w:pPr>
            <w:r>
              <w:rPr>
                <w:rFonts w:eastAsia="Batang"/>
                <w:b/>
                <w:sz w:val="16"/>
                <w:szCs w:val="16"/>
              </w:rPr>
              <w:lastRenderedPageBreak/>
              <w:t>Unieke aanduiding</w:t>
            </w:r>
            <w:r>
              <w:rPr>
                <w:rStyle w:val="Voetnootmarkering"/>
                <w:rFonts w:ascii="Brush Script MT" w:eastAsia="Batang" w:hAnsi="Brush Script MT"/>
                <w:b/>
                <w:sz w:val="16"/>
                <w:szCs w:val="16"/>
              </w:rPr>
              <w:t>√</w:t>
            </w:r>
          </w:p>
        </w:tc>
        <w:tc>
          <w:tcPr>
            <w:tcW w:w="992" w:type="dxa"/>
          </w:tcPr>
          <w:p w14:paraId="4F0ACB3E"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6C23E4C9" w14:textId="77777777" w:rsidR="00B35EEF" w:rsidRPr="004866E1" w:rsidRDefault="00B35EEF" w:rsidP="005C2C6F">
            <w:pPr>
              <w:snapToGrid w:val="0"/>
              <w:rPr>
                <w:rFonts w:eastAsia="Batang"/>
              </w:rPr>
            </w:pPr>
            <w:r w:rsidRPr="004866E1">
              <w:rPr>
                <w:rFonts w:eastAsia="Batang"/>
              </w:rPr>
              <w:t xml:space="preserve">Voor objecttypen die deel uitmaken van een </w:t>
            </w:r>
            <w:r>
              <w:rPr>
                <w:rFonts w:eastAsia="Batang"/>
              </w:rPr>
              <w:t>(</w:t>
            </w:r>
            <w:r w:rsidRPr="004866E1">
              <w:rPr>
                <w:rFonts w:eastAsia="Batang"/>
              </w:rPr>
              <w:t>basis</w:t>
            </w:r>
            <w:r>
              <w:rPr>
                <w:rFonts w:eastAsia="Batang"/>
              </w:rPr>
              <w:t>)</w:t>
            </w:r>
            <w:r w:rsidRPr="004866E1">
              <w:rPr>
                <w:rFonts w:eastAsia="Batang"/>
              </w:rPr>
              <w:t xml:space="preserve">registratie </w:t>
            </w:r>
            <w:r>
              <w:rPr>
                <w:rFonts w:eastAsia="Batang"/>
              </w:rPr>
              <w:t xml:space="preserve">of informatiemodel </w:t>
            </w:r>
            <w:r w:rsidRPr="004866E1">
              <w:rPr>
                <w:rFonts w:eastAsia="Batang"/>
              </w:rPr>
              <w:t xml:space="preserve">betreft dit de wijze waarop daarin voorkomende objecten (van dit type) uniek in de registratie worden aangeduid. </w:t>
            </w:r>
          </w:p>
        </w:tc>
        <w:tc>
          <w:tcPr>
            <w:tcW w:w="1417" w:type="dxa"/>
          </w:tcPr>
          <w:p w14:paraId="380CD600" w14:textId="77777777" w:rsidR="00B35EEF" w:rsidRPr="00D44ECE" w:rsidRDefault="00B35EEF" w:rsidP="005C2C6F">
            <w:pPr>
              <w:rPr>
                <w:rFonts w:eastAsia="Batang"/>
                <w:i/>
                <w:noProof/>
                <w:color w:val="FF0000"/>
                <w:sz w:val="16"/>
                <w:szCs w:val="16"/>
              </w:rPr>
            </w:pPr>
            <w:r>
              <w:rPr>
                <w:rFonts w:eastAsia="Batang"/>
                <w:i/>
                <w:noProof/>
                <w:color w:val="FF0000"/>
                <w:sz w:val="16"/>
                <w:szCs w:val="16"/>
              </w:rPr>
              <w:t>-</w:t>
            </w:r>
          </w:p>
        </w:tc>
        <w:tc>
          <w:tcPr>
            <w:tcW w:w="1418" w:type="dxa"/>
          </w:tcPr>
          <w:p w14:paraId="5F7A95E4" w14:textId="77777777" w:rsidR="00B35EEF" w:rsidRDefault="00B35EEF" w:rsidP="005C2C6F">
            <w:pPr>
              <w:rPr>
                <w:rFonts w:eastAsia="Batang"/>
                <w:i/>
                <w:noProof/>
                <w:color w:val="FF0000"/>
                <w:sz w:val="16"/>
                <w:szCs w:val="16"/>
              </w:rPr>
            </w:pPr>
            <w:r w:rsidRPr="00D44ECE">
              <w:rPr>
                <w:rFonts w:eastAsia="Batang"/>
                <w:i/>
                <w:noProof/>
                <w:color w:val="FF0000"/>
                <w:sz w:val="16"/>
                <w:szCs w:val="16"/>
              </w:rPr>
              <w:t>isI</w:t>
            </w:r>
            <w:r>
              <w:rPr>
                <w:rFonts w:eastAsia="Batang"/>
                <w:i/>
                <w:noProof/>
                <w:color w:val="FF0000"/>
                <w:sz w:val="16"/>
                <w:szCs w:val="16"/>
              </w:rPr>
              <w:t>d</w:t>
            </w:r>
            <w:r w:rsidRPr="00D44ECE">
              <w:rPr>
                <w:rFonts w:eastAsia="Batang"/>
                <w:i/>
                <w:noProof/>
                <w:color w:val="FF0000"/>
                <w:sz w:val="16"/>
                <w:szCs w:val="16"/>
              </w:rPr>
              <w:t xml:space="preserve"> bij </w:t>
            </w:r>
            <w:r w:rsidRPr="002B7588">
              <w:rPr>
                <w:rFonts w:eastAsia="Batang"/>
                <w:i/>
                <w:noProof/>
                <w:color w:val="FF0000"/>
                <w:sz w:val="16"/>
                <w:szCs w:val="16"/>
              </w:rPr>
              <w:t xml:space="preserve">attribuutsoort, </w:t>
            </w:r>
          </w:p>
          <w:p w14:paraId="7CD52823" w14:textId="77777777" w:rsidR="00B35EEF" w:rsidRPr="00040B7B" w:rsidRDefault="00B35EEF" w:rsidP="005C2C6F">
            <w:pPr>
              <w:rPr>
                <w:rFonts w:eastAsia="Batang"/>
                <w:i/>
                <w:noProof/>
                <w:color w:val="FF0000"/>
                <w:sz w:val="16"/>
                <w:szCs w:val="16"/>
              </w:rPr>
            </w:pPr>
            <w:r>
              <w:rPr>
                <w:rFonts w:eastAsia="Batang"/>
                <w:i/>
                <w:noProof/>
                <w:color w:val="FF0000"/>
                <w:sz w:val="16"/>
                <w:szCs w:val="16"/>
              </w:rPr>
              <w:t>--- of ---</w:t>
            </w:r>
          </w:p>
          <w:p w14:paraId="1871BE87" w14:textId="77777777" w:rsidR="00B35EEF" w:rsidRDefault="00B35EEF" w:rsidP="005C2C6F">
            <w:pPr>
              <w:rPr>
                <w:rFonts w:eastAsia="Batang"/>
                <w:i/>
                <w:noProof/>
                <w:color w:val="FF0000"/>
                <w:sz w:val="16"/>
                <w:szCs w:val="16"/>
              </w:rPr>
            </w:pPr>
            <w:r w:rsidRPr="002B7588">
              <w:rPr>
                <w:rFonts w:eastAsia="Batang"/>
                <w:i/>
                <w:noProof/>
                <w:color w:val="FF0000"/>
                <w:sz w:val="16"/>
                <w:szCs w:val="16"/>
              </w:rPr>
              <w:t xml:space="preserve">stereotype </w:t>
            </w:r>
            <w:r w:rsidRPr="002B7588">
              <w:rPr>
                <w:color w:val="FF0000"/>
              </w:rPr>
              <w:t>«</w:t>
            </w:r>
            <w:r>
              <w:rPr>
                <w:color w:val="FF0000"/>
              </w:rPr>
              <w:t>isI</w:t>
            </w:r>
            <w:r w:rsidRPr="002B7588">
              <w:rPr>
                <w:rFonts w:eastAsia="Batang"/>
                <w:i/>
                <w:noProof/>
                <w:color w:val="FF0000"/>
                <w:sz w:val="16"/>
                <w:szCs w:val="16"/>
              </w:rPr>
              <w:t>d</w:t>
            </w:r>
            <w:r w:rsidRPr="002B7588">
              <w:rPr>
                <w:color w:val="FF0000"/>
              </w:rPr>
              <w:t>»</w:t>
            </w:r>
            <w:r w:rsidRPr="002B7588">
              <w:rPr>
                <w:rFonts w:eastAsia="Batang"/>
                <w:i/>
                <w:noProof/>
                <w:color w:val="FF0000"/>
                <w:sz w:val="16"/>
                <w:szCs w:val="16"/>
              </w:rPr>
              <w:t xml:space="preserve"> bij target role relatiesoort</w:t>
            </w:r>
          </w:p>
          <w:p w14:paraId="5EA7059A" w14:textId="77777777" w:rsidR="00B35EEF" w:rsidRDefault="00B35EEF" w:rsidP="005C2C6F">
            <w:pPr>
              <w:rPr>
                <w:rFonts w:eastAsia="Batang"/>
                <w:i/>
                <w:noProof/>
                <w:color w:val="FF0000"/>
                <w:sz w:val="16"/>
                <w:szCs w:val="16"/>
              </w:rPr>
            </w:pPr>
            <w:r>
              <w:rPr>
                <w:rFonts w:eastAsia="Batang"/>
                <w:i/>
                <w:noProof/>
                <w:color w:val="FF0000"/>
                <w:sz w:val="16"/>
                <w:szCs w:val="16"/>
              </w:rPr>
              <w:t>--- of ---</w:t>
            </w:r>
          </w:p>
          <w:p w14:paraId="488EC680" w14:textId="77777777" w:rsidR="00B35EEF" w:rsidRPr="00D44ECE" w:rsidRDefault="00B35EEF" w:rsidP="005C2C6F">
            <w:pPr>
              <w:rPr>
                <w:rFonts w:eastAsia="Batang"/>
                <w:i/>
                <w:color w:val="FF0000"/>
                <w:sz w:val="16"/>
                <w:szCs w:val="16"/>
              </w:rPr>
            </w:pPr>
            <w:r>
              <w:rPr>
                <w:rFonts w:eastAsia="Batang"/>
                <w:i/>
                <w:noProof/>
                <w:color w:val="FF0000"/>
                <w:sz w:val="16"/>
                <w:szCs w:val="16"/>
              </w:rPr>
              <w:t xml:space="preserve">een </w:t>
            </w:r>
            <w:r w:rsidRPr="002B7588">
              <w:rPr>
                <w:rFonts w:eastAsia="Batang"/>
                <w:i/>
                <w:noProof/>
                <w:color w:val="FF0000"/>
                <w:sz w:val="16"/>
                <w:szCs w:val="16"/>
              </w:rPr>
              <w:t xml:space="preserve">combinatie </w:t>
            </w:r>
            <w:r>
              <w:rPr>
                <w:rFonts w:eastAsia="Batang"/>
                <w:i/>
                <w:noProof/>
                <w:color w:val="FF0000"/>
                <w:sz w:val="16"/>
                <w:szCs w:val="16"/>
              </w:rPr>
              <w:t xml:space="preserve">van deze twee, elk hiervan meer keren toepasbaar </w:t>
            </w:r>
          </w:p>
          <w:p w14:paraId="2862095F" w14:textId="77777777" w:rsidR="00B35EEF" w:rsidRPr="00D44ECE" w:rsidRDefault="00B35EEF" w:rsidP="005C2C6F">
            <w:pPr>
              <w:rPr>
                <w:rFonts w:eastAsia="Batang"/>
                <w:i/>
                <w:color w:val="FF0000"/>
                <w:sz w:val="16"/>
                <w:szCs w:val="16"/>
              </w:rPr>
            </w:pPr>
          </w:p>
        </w:tc>
      </w:tr>
      <w:tr w:rsidR="00B35EEF" w:rsidRPr="004866E1" w14:paraId="790BCE02" w14:textId="77777777" w:rsidTr="005C2C6F">
        <w:trPr>
          <w:cantSplit/>
        </w:trPr>
        <w:tc>
          <w:tcPr>
            <w:tcW w:w="1985" w:type="dxa"/>
            <w:shd w:val="clear" w:color="auto" w:fill="auto"/>
          </w:tcPr>
          <w:p w14:paraId="45634269" w14:textId="77777777" w:rsidR="00B35EEF" w:rsidRPr="004866E1" w:rsidRDefault="00B35EEF" w:rsidP="005C2C6F">
            <w:pPr>
              <w:snapToGrid w:val="0"/>
              <w:rPr>
                <w:rFonts w:eastAsia="Batang"/>
                <w:b/>
                <w:sz w:val="16"/>
                <w:szCs w:val="16"/>
              </w:rPr>
            </w:pPr>
            <w:r w:rsidRPr="004866E1">
              <w:rPr>
                <w:rFonts w:eastAsia="Batang"/>
                <w:b/>
                <w:sz w:val="16"/>
                <w:szCs w:val="16"/>
              </w:rPr>
              <w:t>Populatie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Pr>
                <w:rStyle w:val="Voetnootmarkering"/>
                <w:rFonts w:ascii="Brush Script MT" w:eastAsia="Batang" w:hAnsi="Brush Script MT"/>
                <w:b/>
                <w:sz w:val="16"/>
                <w:szCs w:val="16"/>
              </w:rPr>
              <w:t xml:space="preserve"> </w:t>
            </w:r>
            <w:r w:rsidRPr="004866E1">
              <w:rPr>
                <w:rFonts w:eastAsia="Batang"/>
                <w:b/>
                <w:sz w:val="16"/>
                <w:szCs w:val="16"/>
              </w:rPr>
              <w:t xml:space="preserve">  </w:t>
            </w:r>
          </w:p>
        </w:tc>
        <w:tc>
          <w:tcPr>
            <w:tcW w:w="992" w:type="dxa"/>
          </w:tcPr>
          <w:p w14:paraId="0BF796CE" w14:textId="2BBC3A10" w:rsidR="00B35EEF" w:rsidRPr="004866E1" w:rsidRDefault="00B35EEF" w:rsidP="00F43934">
            <w:pPr>
              <w:snapToGrid w:val="0"/>
              <w:rPr>
                <w:rFonts w:eastAsia="Batang"/>
              </w:rPr>
            </w:pPr>
            <w:r>
              <w:rPr>
                <w:noProof/>
              </w:rPr>
              <w:t>0</w:t>
            </w:r>
            <w:r w:rsidR="00F43934">
              <w:rPr>
                <w:noProof/>
              </w:rPr>
              <w:t>..</w:t>
            </w:r>
            <w:r>
              <w:rPr>
                <w:noProof/>
              </w:rPr>
              <w:t>1</w:t>
            </w:r>
          </w:p>
        </w:tc>
        <w:tc>
          <w:tcPr>
            <w:tcW w:w="4253" w:type="dxa"/>
            <w:shd w:val="clear" w:color="auto" w:fill="auto"/>
          </w:tcPr>
          <w:p w14:paraId="34611C73" w14:textId="77777777" w:rsidR="00B35EEF" w:rsidRPr="004866E1" w:rsidRDefault="00B35EEF" w:rsidP="005C2C6F">
            <w:pPr>
              <w:snapToGrid w:val="0"/>
              <w:rPr>
                <w:rFonts w:eastAsia="Batang"/>
              </w:rPr>
            </w:pPr>
            <w:r w:rsidRPr="004866E1">
              <w:rPr>
                <w:rFonts w:eastAsia="Batang"/>
              </w:rPr>
              <w:t xml:space="preserve">Voor objecttypen die deel uitmaken van een </w:t>
            </w:r>
            <w:r>
              <w:rPr>
                <w:rFonts w:eastAsia="Batang"/>
              </w:rPr>
              <w:t>(</w:t>
            </w:r>
            <w:r w:rsidRPr="004866E1">
              <w:rPr>
                <w:rFonts w:eastAsia="Batang"/>
              </w:rPr>
              <w:t>basis</w:t>
            </w:r>
            <w:r>
              <w:rPr>
                <w:rFonts w:eastAsia="Batang"/>
              </w:rPr>
              <w:t>)</w:t>
            </w:r>
            <w:r w:rsidRPr="004866E1">
              <w:rPr>
                <w:rFonts w:eastAsia="Batang"/>
              </w:rPr>
              <w:t xml:space="preserve">registratie betreft dit de beschrijving van de exemplaren van het gedefinieerde objecttype die in de desbetreffende </w:t>
            </w:r>
            <w:r>
              <w:rPr>
                <w:rFonts w:eastAsia="Batang"/>
              </w:rPr>
              <w:t>(</w:t>
            </w:r>
            <w:r w:rsidRPr="004866E1">
              <w:rPr>
                <w:rFonts w:eastAsia="Batang"/>
              </w:rPr>
              <w:t>basis</w:t>
            </w:r>
            <w:r>
              <w:rPr>
                <w:rFonts w:eastAsia="Batang"/>
              </w:rPr>
              <w:t>)</w:t>
            </w:r>
            <w:r w:rsidRPr="004866E1">
              <w:rPr>
                <w:rFonts w:eastAsia="Batang"/>
              </w:rPr>
              <w:softHyphen/>
              <w:t xml:space="preserve">registratie voorhanden zijn. </w:t>
            </w:r>
          </w:p>
        </w:tc>
        <w:tc>
          <w:tcPr>
            <w:tcW w:w="1417" w:type="dxa"/>
          </w:tcPr>
          <w:p w14:paraId="0C8D49C9" w14:textId="77777777" w:rsidR="00B35EEF" w:rsidRPr="004B0A8E" w:rsidRDefault="00B35EEF" w:rsidP="005C2C6F">
            <w:pPr>
              <w:rPr>
                <w:rFonts w:eastAsia="Batang"/>
                <w:i/>
                <w:noProof/>
                <w:sz w:val="16"/>
                <w:szCs w:val="16"/>
              </w:rPr>
            </w:pPr>
          </w:p>
        </w:tc>
        <w:tc>
          <w:tcPr>
            <w:tcW w:w="1418" w:type="dxa"/>
          </w:tcPr>
          <w:p w14:paraId="7822D6B0" w14:textId="77777777" w:rsidR="00667520" w:rsidRDefault="00B35EEF" w:rsidP="005C2C6F">
            <w:pPr>
              <w:rPr>
                <w:rFonts w:eastAsia="Batang"/>
                <w:i/>
                <w:noProof/>
                <w:sz w:val="16"/>
                <w:szCs w:val="16"/>
              </w:rPr>
            </w:pPr>
            <w:r w:rsidRPr="004B0A8E">
              <w:rPr>
                <w:rFonts w:eastAsia="Batang"/>
                <w:i/>
                <w:noProof/>
                <w:sz w:val="16"/>
                <w:szCs w:val="16"/>
              </w:rPr>
              <w:t xml:space="preserve">Tagged </w:t>
            </w:r>
          </w:p>
          <w:p w14:paraId="23546DFA" w14:textId="6B931718" w:rsidR="00B35EEF" w:rsidRPr="004B0A8E" w:rsidRDefault="00B35EEF" w:rsidP="005C2C6F">
            <w:pPr>
              <w:rPr>
                <w:rFonts w:eastAsia="Batang"/>
                <w:i/>
                <w:sz w:val="16"/>
                <w:szCs w:val="16"/>
              </w:rPr>
            </w:pPr>
            <w:r w:rsidRPr="004B0A8E">
              <w:rPr>
                <w:rFonts w:eastAsia="Batang"/>
                <w:i/>
                <w:noProof/>
                <w:sz w:val="16"/>
                <w:szCs w:val="16"/>
              </w:rPr>
              <w:t xml:space="preserve">value </w:t>
            </w:r>
          </w:p>
        </w:tc>
      </w:tr>
      <w:tr w:rsidR="00B35EEF" w:rsidRPr="004866E1" w14:paraId="5A5B0820" w14:textId="77777777" w:rsidTr="005C2C6F">
        <w:trPr>
          <w:cantSplit/>
        </w:trPr>
        <w:tc>
          <w:tcPr>
            <w:tcW w:w="1985" w:type="dxa"/>
            <w:shd w:val="clear" w:color="auto" w:fill="auto"/>
          </w:tcPr>
          <w:p w14:paraId="54EB19C9" w14:textId="77777777" w:rsidR="00B35EEF" w:rsidRPr="004866E1" w:rsidRDefault="00B35EEF" w:rsidP="005C2C6F">
            <w:pPr>
              <w:snapToGrid w:val="0"/>
              <w:rPr>
                <w:rFonts w:eastAsia="Batang"/>
                <w:b/>
                <w:sz w:val="16"/>
                <w:szCs w:val="16"/>
              </w:rPr>
            </w:pPr>
            <w:r w:rsidRPr="004866E1">
              <w:rPr>
                <w:rFonts w:eastAsia="Batang"/>
                <w:b/>
                <w:sz w:val="16"/>
                <w:szCs w:val="16"/>
              </w:rPr>
              <w:t>Kwaliteit</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p>
        </w:tc>
        <w:tc>
          <w:tcPr>
            <w:tcW w:w="992" w:type="dxa"/>
          </w:tcPr>
          <w:p w14:paraId="5A4925FC" w14:textId="6F0C322E" w:rsidR="00B35EEF" w:rsidRPr="004866E1" w:rsidRDefault="00B35EEF" w:rsidP="00F43934">
            <w:pPr>
              <w:snapToGrid w:val="0"/>
              <w:rPr>
                <w:rFonts w:eastAsia="Batang"/>
              </w:rPr>
            </w:pPr>
            <w:r>
              <w:rPr>
                <w:noProof/>
              </w:rPr>
              <w:t>0</w:t>
            </w:r>
            <w:r w:rsidR="00F43934">
              <w:rPr>
                <w:noProof/>
              </w:rPr>
              <w:t>..</w:t>
            </w:r>
            <w:r>
              <w:rPr>
                <w:noProof/>
              </w:rPr>
              <w:t>1</w:t>
            </w:r>
          </w:p>
        </w:tc>
        <w:tc>
          <w:tcPr>
            <w:tcW w:w="4253" w:type="dxa"/>
            <w:shd w:val="clear" w:color="auto" w:fill="auto"/>
          </w:tcPr>
          <w:p w14:paraId="434318F3" w14:textId="77777777" w:rsidR="00B35EEF" w:rsidRPr="004866E1" w:rsidRDefault="00B35EEF" w:rsidP="005C2C6F">
            <w:pPr>
              <w:snapToGrid w:val="0"/>
              <w:rPr>
                <w:rFonts w:eastAsia="Batang"/>
              </w:rPr>
            </w:pPr>
            <w:r w:rsidRPr="004866E1">
              <w:rPr>
                <w:rFonts w:eastAsia="Batang"/>
              </w:rPr>
              <w:t xml:space="preserve">Voor objecttypen die deel uitmaken van een </w:t>
            </w:r>
            <w:r>
              <w:rPr>
                <w:rFonts w:eastAsia="Batang"/>
              </w:rPr>
              <w:t>registratie</w:t>
            </w:r>
            <w:r w:rsidRPr="004866E1">
              <w:rPr>
                <w:rFonts w:eastAsia="Batang"/>
              </w:rPr>
              <w:t xml:space="preserve"> betreft dit de waarborgen voor de juistheid van de in de registratie opgenomen objecten van het desbetreffende type. </w:t>
            </w:r>
          </w:p>
        </w:tc>
        <w:tc>
          <w:tcPr>
            <w:tcW w:w="1417" w:type="dxa"/>
          </w:tcPr>
          <w:p w14:paraId="00210B68" w14:textId="77777777" w:rsidR="00B35EEF" w:rsidRPr="004B0A8E" w:rsidRDefault="00B35EEF" w:rsidP="005C2C6F">
            <w:pPr>
              <w:rPr>
                <w:rFonts w:eastAsia="Batang"/>
                <w:i/>
                <w:noProof/>
                <w:sz w:val="16"/>
                <w:szCs w:val="16"/>
              </w:rPr>
            </w:pPr>
          </w:p>
        </w:tc>
        <w:tc>
          <w:tcPr>
            <w:tcW w:w="1418" w:type="dxa"/>
          </w:tcPr>
          <w:p w14:paraId="04E9E8FC" w14:textId="77777777" w:rsidR="00667520" w:rsidRDefault="00B35EEF" w:rsidP="005C2C6F">
            <w:pPr>
              <w:rPr>
                <w:rFonts w:eastAsia="Batang"/>
                <w:i/>
                <w:noProof/>
                <w:sz w:val="16"/>
                <w:szCs w:val="16"/>
              </w:rPr>
            </w:pPr>
            <w:r w:rsidRPr="004B0A8E">
              <w:rPr>
                <w:rFonts w:eastAsia="Batang"/>
                <w:i/>
                <w:noProof/>
                <w:sz w:val="16"/>
                <w:szCs w:val="16"/>
              </w:rPr>
              <w:t xml:space="preserve">Tagged </w:t>
            </w:r>
          </w:p>
          <w:p w14:paraId="0EBF4231" w14:textId="1C9BC95D" w:rsidR="00B35EEF" w:rsidRPr="004B0A8E" w:rsidRDefault="00B35EEF" w:rsidP="005C2C6F">
            <w:pPr>
              <w:rPr>
                <w:rFonts w:eastAsia="Batang"/>
                <w:i/>
                <w:sz w:val="16"/>
                <w:szCs w:val="16"/>
              </w:rPr>
            </w:pPr>
            <w:r w:rsidRPr="004B0A8E">
              <w:rPr>
                <w:rFonts w:eastAsia="Batang"/>
                <w:i/>
                <w:noProof/>
                <w:sz w:val="16"/>
                <w:szCs w:val="16"/>
              </w:rPr>
              <w:t xml:space="preserve">value </w:t>
            </w:r>
          </w:p>
        </w:tc>
      </w:tr>
      <w:tr w:rsidR="00B35EEF" w:rsidRPr="004866E1" w14:paraId="463E54F1" w14:textId="77777777" w:rsidTr="005C2C6F">
        <w:trPr>
          <w:cantSplit/>
        </w:trPr>
        <w:tc>
          <w:tcPr>
            <w:tcW w:w="1985" w:type="dxa"/>
            <w:shd w:val="clear" w:color="auto" w:fill="auto"/>
          </w:tcPr>
          <w:p w14:paraId="71538FEA" w14:textId="77777777" w:rsidR="00B35EEF" w:rsidRPr="004866E1" w:rsidRDefault="00B35EEF" w:rsidP="005C2C6F">
            <w:pPr>
              <w:snapToGrid w:val="0"/>
              <w:rPr>
                <w:rFonts w:eastAsia="Batang"/>
                <w:b/>
                <w:sz w:val="16"/>
                <w:szCs w:val="16"/>
              </w:rPr>
            </w:pPr>
            <w:r w:rsidRPr="004866E1">
              <w:rPr>
                <w:rFonts w:eastAsia="Batang"/>
                <w:b/>
                <w:sz w:val="16"/>
                <w:szCs w:val="16"/>
              </w:rPr>
              <w:t>Toelichting</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p>
        </w:tc>
        <w:tc>
          <w:tcPr>
            <w:tcW w:w="992" w:type="dxa"/>
          </w:tcPr>
          <w:p w14:paraId="2DC503B0" w14:textId="41EDFBA8" w:rsidR="00B35EEF" w:rsidRPr="004866E1" w:rsidRDefault="00B35EEF" w:rsidP="00F43934">
            <w:pPr>
              <w:tabs>
                <w:tab w:val="left" w:pos="5167"/>
              </w:tabs>
              <w:snapToGrid w:val="0"/>
              <w:rPr>
                <w:rFonts w:eastAsia="Batang"/>
              </w:rPr>
            </w:pPr>
            <w:r>
              <w:rPr>
                <w:noProof/>
              </w:rPr>
              <w:t>0</w:t>
            </w:r>
            <w:r w:rsidR="00F43934">
              <w:rPr>
                <w:noProof/>
              </w:rPr>
              <w:t>..</w:t>
            </w:r>
            <w:r>
              <w:rPr>
                <w:noProof/>
              </w:rPr>
              <w:t>1</w:t>
            </w:r>
          </w:p>
        </w:tc>
        <w:tc>
          <w:tcPr>
            <w:tcW w:w="4253" w:type="dxa"/>
            <w:shd w:val="clear" w:color="auto" w:fill="auto"/>
          </w:tcPr>
          <w:p w14:paraId="7A2B3E31" w14:textId="77777777" w:rsidR="00B35EEF" w:rsidRPr="004866E1" w:rsidRDefault="00B35EEF" w:rsidP="005C2C6F">
            <w:pPr>
              <w:tabs>
                <w:tab w:val="left" w:pos="5167"/>
              </w:tabs>
              <w:snapToGrid w:val="0"/>
              <w:rPr>
                <w:rFonts w:eastAsia="Batang"/>
              </w:rPr>
            </w:pPr>
            <w:r w:rsidRPr="004866E1">
              <w:rPr>
                <w:rFonts w:eastAsia="Batang"/>
              </w:rPr>
              <w:t xml:space="preserve">Voor objecttypen die deel uitmaken van een </w:t>
            </w:r>
            <w:r>
              <w:rPr>
                <w:rFonts w:eastAsia="Batang"/>
              </w:rPr>
              <w:t>(</w:t>
            </w:r>
            <w:r w:rsidRPr="004866E1">
              <w:rPr>
                <w:rFonts w:eastAsia="Batang"/>
              </w:rPr>
              <w:t>basis</w:t>
            </w:r>
            <w:r>
              <w:rPr>
                <w:rFonts w:eastAsia="Batang"/>
              </w:rPr>
              <w:t>)</w:t>
            </w:r>
            <w:r w:rsidRPr="004866E1">
              <w:rPr>
                <w:rFonts w:eastAsia="Batang"/>
              </w:rPr>
              <w:t>registratie</w:t>
            </w:r>
            <w:r>
              <w:rPr>
                <w:rFonts w:eastAsia="Batang"/>
              </w:rPr>
              <w:t xml:space="preserve"> of informatiemodel</w:t>
            </w:r>
            <w:r w:rsidRPr="004866E1">
              <w:rPr>
                <w:rFonts w:eastAsia="Batang"/>
              </w:rPr>
              <w:t xml:space="preserve"> betreft dit de daarin opgenomen toelichting. </w:t>
            </w:r>
          </w:p>
        </w:tc>
        <w:tc>
          <w:tcPr>
            <w:tcW w:w="1417" w:type="dxa"/>
          </w:tcPr>
          <w:p w14:paraId="67FDD409" w14:textId="77777777" w:rsidR="00B35EEF" w:rsidRPr="004B0A8E" w:rsidRDefault="00B35EEF" w:rsidP="005C2C6F">
            <w:pPr>
              <w:rPr>
                <w:rFonts w:eastAsia="Batang"/>
                <w:i/>
                <w:noProof/>
                <w:sz w:val="16"/>
                <w:szCs w:val="16"/>
              </w:rPr>
            </w:pPr>
          </w:p>
        </w:tc>
        <w:tc>
          <w:tcPr>
            <w:tcW w:w="1418" w:type="dxa"/>
          </w:tcPr>
          <w:p w14:paraId="1F88C902" w14:textId="77777777" w:rsidR="00667520" w:rsidRDefault="00B35EEF" w:rsidP="005C2C6F">
            <w:pPr>
              <w:rPr>
                <w:rFonts w:eastAsia="Batang"/>
                <w:i/>
                <w:noProof/>
                <w:sz w:val="16"/>
                <w:szCs w:val="16"/>
              </w:rPr>
            </w:pPr>
            <w:r w:rsidRPr="004B0A8E">
              <w:rPr>
                <w:rFonts w:eastAsia="Batang"/>
                <w:i/>
                <w:noProof/>
                <w:sz w:val="16"/>
                <w:szCs w:val="16"/>
              </w:rPr>
              <w:t xml:space="preserve">Tagged </w:t>
            </w:r>
          </w:p>
          <w:p w14:paraId="0FBC4F63" w14:textId="5D940B7F" w:rsidR="00B35EEF" w:rsidRPr="004B0A8E" w:rsidRDefault="00B35EEF" w:rsidP="005C2C6F">
            <w:pPr>
              <w:rPr>
                <w:rFonts w:eastAsia="Batang"/>
                <w:i/>
                <w:sz w:val="16"/>
                <w:szCs w:val="16"/>
              </w:rPr>
            </w:pPr>
            <w:r w:rsidRPr="004B0A8E">
              <w:rPr>
                <w:rFonts w:eastAsia="Batang"/>
                <w:i/>
                <w:noProof/>
                <w:sz w:val="16"/>
                <w:szCs w:val="16"/>
              </w:rPr>
              <w:t xml:space="preserve">value </w:t>
            </w:r>
          </w:p>
        </w:tc>
      </w:tr>
      <w:tr w:rsidR="00B35EEF" w:rsidRPr="004866E1" w14:paraId="0437E389" w14:textId="77777777" w:rsidTr="005C2C6F">
        <w:trPr>
          <w:cantSplit/>
        </w:trPr>
        <w:tc>
          <w:tcPr>
            <w:tcW w:w="1985" w:type="dxa"/>
            <w:shd w:val="clear" w:color="auto" w:fill="auto"/>
          </w:tcPr>
          <w:p w14:paraId="604D826E" w14:textId="77777777" w:rsidR="00B35EEF" w:rsidRPr="004866E1" w:rsidRDefault="00B35EEF" w:rsidP="005C2C6F">
            <w:pPr>
              <w:snapToGrid w:val="0"/>
              <w:rPr>
                <w:rFonts w:eastAsia="Batang"/>
                <w:b/>
                <w:sz w:val="16"/>
                <w:szCs w:val="16"/>
              </w:rPr>
            </w:pPr>
            <w:r>
              <w:rPr>
                <w:rFonts w:eastAsia="Batang"/>
                <w:b/>
                <w:sz w:val="16"/>
                <w:szCs w:val="16"/>
              </w:rPr>
              <w:t>Indicatie abstract object</w:t>
            </w:r>
          </w:p>
        </w:tc>
        <w:tc>
          <w:tcPr>
            <w:tcW w:w="992" w:type="dxa"/>
          </w:tcPr>
          <w:p w14:paraId="1891B0D9" w14:textId="77777777" w:rsidR="00B35EEF" w:rsidRDefault="00B35EEF" w:rsidP="005C2C6F">
            <w:pPr>
              <w:tabs>
                <w:tab w:val="left" w:pos="5167"/>
              </w:tabs>
              <w:snapToGrid w:val="0"/>
              <w:rPr>
                <w:rFonts w:eastAsia="Batang"/>
              </w:rPr>
            </w:pPr>
            <w:r>
              <w:rPr>
                <w:noProof/>
              </w:rPr>
              <w:t>1</w:t>
            </w:r>
          </w:p>
        </w:tc>
        <w:tc>
          <w:tcPr>
            <w:tcW w:w="4253" w:type="dxa"/>
            <w:shd w:val="clear" w:color="auto" w:fill="auto"/>
          </w:tcPr>
          <w:p w14:paraId="6D07E77C" w14:textId="46DD012D" w:rsidR="00895E72" w:rsidRPr="00874977" w:rsidRDefault="00895E72" w:rsidP="00895E72">
            <w:pPr>
              <w:spacing w:line="240" w:lineRule="auto"/>
              <w:contextualSpacing w:val="0"/>
              <w:rPr>
                <w:rFonts w:ascii="Calibri" w:eastAsiaTheme="minorHAnsi" w:hAnsi="Calibri"/>
                <w:sz w:val="24"/>
                <w:szCs w:val="24"/>
              </w:rPr>
            </w:pPr>
            <w:r w:rsidRPr="00874977">
              <w:rPr>
                <w:rFonts w:ascii="Calibri" w:eastAsiaTheme="minorHAnsi" w:hAnsi="Calibri"/>
                <w:sz w:val="22"/>
                <w:szCs w:val="22"/>
              </w:rPr>
              <w:t>Conceptueel model:</w:t>
            </w:r>
            <w:r>
              <w:rPr>
                <w:rFonts w:ascii="Calibri" w:eastAsiaTheme="minorHAnsi" w:hAnsi="Calibri"/>
                <w:sz w:val="22"/>
                <w:szCs w:val="22"/>
              </w:rPr>
              <w:t xml:space="preserve"> i</w:t>
            </w:r>
            <w:r w:rsidRPr="00874977">
              <w:rPr>
                <w:rFonts w:ascii="Calibri" w:eastAsiaTheme="minorHAnsi" w:hAnsi="Calibri"/>
                <w:sz w:val="22"/>
                <w:szCs w:val="22"/>
              </w:rPr>
              <w:t xml:space="preserve">ndicatie dat het objecttype een generalisatie is, waarvan een  object als specialisatie altijd voorkomt in de hoedanigheid van </w:t>
            </w:r>
            <w:r>
              <w:rPr>
                <w:rFonts w:ascii="Calibri" w:eastAsiaTheme="minorHAnsi" w:hAnsi="Calibri"/>
                <w:sz w:val="22"/>
                <w:szCs w:val="22"/>
              </w:rPr>
              <w:t>een</w:t>
            </w:r>
            <w:r w:rsidRPr="00874977">
              <w:rPr>
                <w:rFonts w:ascii="Calibri" w:eastAsiaTheme="minorHAnsi" w:hAnsi="Calibri"/>
                <w:sz w:val="22"/>
                <w:szCs w:val="22"/>
              </w:rPr>
              <w:t xml:space="preserve"> </w:t>
            </w:r>
            <w:r>
              <w:rPr>
                <w:rFonts w:ascii="Calibri" w:eastAsiaTheme="minorHAnsi" w:hAnsi="Calibri"/>
                <w:sz w:val="22"/>
                <w:szCs w:val="22"/>
              </w:rPr>
              <w:t>(</w:t>
            </w:r>
            <w:r w:rsidRPr="00874977">
              <w:rPr>
                <w:rFonts w:ascii="Calibri" w:eastAsiaTheme="minorHAnsi" w:hAnsi="Calibri"/>
                <w:sz w:val="22"/>
                <w:szCs w:val="22"/>
              </w:rPr>
              <w:t xml:space="preserve">en slechts </w:t>
            </w:r>
            <w:r>
              <w:rPr>
                <w:rFonts w:ascii="Calibri" w:eastAsiaTheme="minorHAnsi" w:hAnsi="Calibri"/>
                <w:sz w:val="22"/>
                <w:szCs w:val="22"/>
              </w:rPr>
              <w:t>éé</w:t>
            </w:r>
            <w:r w:rsidRPr="00874977">
              <w:rPr>
                <w:rFonts w:ascii="Calibri" w:eastAsiaTheme="minorHAnsi" w:hAnsi="Calibri"/>
                <w:sz w:val="22"/>
                <w:szCs w:val="22"/>
              </w:rPr>
              <w:t>n</w:t>
            </w:r>
            <w:r>
              <w:rPr>
                <w:rFonts w:ascii="Calibri" w:eastAsiaTheme="minorHAnsi" w:hAnsi="Calibri"/>
                <w:sz w:val="22"/>
                <w:szCs w:val="22"/>
              </w:rPr>
              <w:t>)</w:t>
            </w:r>
            <w:r w:rsidRPr="00874977">
              <w:rPr>
                <w:rFonts w:ascii="Calibri" w:eastAsiaTheme="minorHAnsi" w:hAnsi="Calibri"/>
                <w:sz w:val="22"/>
                <w:szCs w:val="22"/>
              </w:rPr>
              <w:t xml:space="preserve"> van de specialisaties van het betreffende objecttype.</w:t>
            </w:r>
            <w:r>
              <w:rPr>
                <w:rFonts w:ascii="Calibri" w:eastAsiaTheme="minorHAnsi" w:hAnsi="Calibri"/>
                <w:sz w:val="22"/>
                <w:szCs w:val="22"/>
              </w:rPr>
              <w:br/>
            </w:r>
          </w:p>
          <w:p w14:paraId="6E5055B9" w14:textId="66CE3B0E" w:rsidR="00895E72" w:rsidRDefault="00895E72" w:rsidP="005D1812">
            <w:pPr>
              <w:spacing w:line="240" w:lineRule="auto"/>
              <w:contextualSpacing w:val="0"/>
              <w:rPr>
                <w:rFonts w:eastAsia="Batang"/>
              </w:rPr>
            </w:pPr>
            <w:r w:rsidRPr="00874977">
              <w:rPr>
                <w:rFonts w:ascii="Calibri" w:eastAsiaTheme="minorHAnsi" w:hAnsi="Calibri"/>
                <w:sz w:val="22"/>
                <w:szCs w:val="22"/>
              </w:rPr>
              <w:t>Logisch model: Indicatie dat er geen instanties (objecten) voor het betreffende objecttype mogen voorkomen.</w:t>
            </w:r>
          </w:p>
          <w:p w14:paraId="5988379D" w14:textId="77777777" w:rsidR="00B35EEF" w:rsidRPr="004866E1" w:rsidRDefault="00B35EEF" w:rsidP="001230C0">
            <w:pPr>
              <w:tabs>
                <w:tab w:val="left" w:pos="5167"/>
              </w:tabs>
              <w:snapToGrid w:val="0"/>
              <w:rPr>
                <w:rFonts w:eastAsia="Batang"/>
              </w:rPr>
            </w:pPr>
          </w:p>
        </w:tc>
        <w:tc>
          <w:tcPr>
            <w:tcW w:w="1417" w:type="dxa"/>
          </w:tcPr>
          <w:p w14:paraId="59CA5C06" w14:textId="77777777" w:rsidR="00B35EEF" w:rsidRPr="00D020A1" w:rsidRDefault="00B35EEF" w:rsidP="005C2C6F">
            <w:pPr>
              <w:rPr>
                <w:rFonts w:eastAsia="Batang"/>
                <w:i/>
                <w:noProof/>
                <w:color w:val="FF0000"/>
                <w:sz w:val="16"/>
                <w:szCs w:val="16"/>
              </w:rPr>
            </w:pPr>
            <w:r>
              <w:rPr>
                <w:rFonts w:eastAsia="Batang"/>
                <w:i/>
                <w:noProof/>
                <w:color w:val="FF0000"/>
                <w:sz w:val="16"/>
                <w:szCs w:val="16"/>
              </w:rPr>
              <w:t>isAbstract bij de metaclass Classifier</w:t>
            </w:r>
          </w:p>
        </w:tc>
        <w:tc>
          <w:tcPr>
            <w:tcW w:w="1418" w:type="dxa"/>
          </w:tcPr>
          <w:p w14:paraId="433931CA" w14:textId="77777777" w:rsidR="00B35EEF" w:rsidRPr="004B0A8E" w:rsidRDefault="00B35EEF" w:rsidP="005C2C6F">
            <w:pPr>
              <w:rPr>
                <w:rFonts w:eastAsia="Batang"/>
                <w:i/>
                <w:noProof/>
                <w:sz w:val="16"/>
                <w:szCs w:val="16"/>
              </w:rPr>
            </w:pPr>
            <w:r w:rsidRPr="00D020A1">
              <w:rPr>
                <w:rFonts w:eastAsia="Batang"/>
                <w:i/>
                <w:noProof/>
                <w:color w:val="FF0000"/>
                <w:sz w:val="16"/>
                <w:szCs w:val="16"/>
              </w:rPr>
              <w:t xml:space="preserve">Abstract </w:t>
            </w:r>
          </w:p>
        </w:tc>
      </w:tr>
    </w:tbl>
    <w:p w14:paraId="6F20A761" w14:textId="77777777" w:rsidR="00B35EEF" w:rsidRDefault="00B35EEF" w:rsidP="00B35EEF">
      <w:pPr>
        <w:contextualSpacing w:val="0"/>
        <w:rPr>
          <w:rFonts w:eastAsia="Calibri"/>
          <w:b/>
          <w:bCs/>
          <w:color w:val="003359"/>
          <w:szCs w:val="24"/>
          <w:lang w:eastAsia="en-US"/>
        </w:rPr>
      </w:pPr>
    </w:p>
    <w:p w14:paraId="52C21F4F" w14:textId="77777777" w:rsidR="00B35EEF" w:rsidRDefault="00B35EEF" w:rsidP="00B35EEF">
      <w:pPr>
        <w:contextualSpacing w:val="0"/>
        <w:rPr>
          <w:rFonts w:eastAsia="Calibri"/>
          <w:b/>
          <w:bCs/>
          <w:color w:val="003359"/>
          <w:szCs w:val="24"/>
          <w:lang w:eastAsia="en-US"/>
        </w:rPr>
      </w:pPr>
      <w:bookmarkStart w:id="62" w:name="_Toc467145294"/>
      <w:r>
        <w:br w:type="page"/>
      </w:r>
    </w:p>
    <w:p w14:paraId="7C380944" w14:textId="483AEE8D" w:rsidR="00B35EEF" w:rsidRPr="000D7F1B" w:rsidRDefault="00B35EEF" w:rsidP="000D7F1B">
      <w:pPr>
        <w:rPr>
          <w:b/>
        </w:rPr>
      </w:pPr>
      <w:r w:rsidRPr="000D7F1B">
        <w:rPr>
          <w:b/>
        </w:rPr>
        <w:lastRenderedPageBreak/>
        <w:t>Specificatie voor «Attribuutsoort»</w:t>
      </w:r>
      <w:bookmarkEnd w:id="62"/>
    </w:p>
    <w:p w14:paraId="0CC8614E" w14:textId="77777777" w:rsidR="00B35EEF" w:rsidRPr="004866E1" w:rsidRDefault="00B35EEF" w:rsidP="00B35EEF">
      <w:pPr>
        <w:rPr>
          <w:rFonts w:eastAsia="Batang"/>
        </w:rPr>
      </w:pPr>
      <w:r w:rsidRPr="008C17CD">
        <w:rPr>
          <w:rFonts w:eastAsia="Batang"/>
        </w:rPr>
        <w:t>De attribuutsoorten worden</w:t>
      </w:r>
      <w:r w:rsidRPr="004866E1">
        <w:rPr>
          <w:rFonts w:eastAsia="Batang"/>
        </w:rPr>
        <w:t xml:space="preserve"> naar de volgende aspecten gespecificeerd:</w:t>
      </w:r>
    </w:p>
    <w:tbl>
      <w:tblPr>
        <w:tblW w:w="9923" w:type="dxa"/>
        <w:tblLayout w:type="fixed"/>
        <w:tblCellMar>
          <w:top w:w="113" w:type="dxa"/>
        </w:tblCellMar>
        <w:tblLook w:val="0000" w:firstRow="0" w:lastRow="0" w:firstColumn="0" w:lastColumn="0" w:noHBand="0" w:noVBand="0"/>
      </w:tblPr>
      <w:tblGrid>
        <w:gridCol w:w="1701"/>
        <w:gridCol w:w="993"/>
        <w:gridCol w:w="4677"/>
        <w:gridCol w:w="1418"/>
        <w:gridCol w:w="1134"/>
      </w:tblGrid>
      <w:tr w:rsidR="00B35EEF" w:rsidRPr="002217FD" w14:paraId="4A2F5E52" w14:textId="77777777" w:rsidTr="005C2C6F">
        <w:trPr>
          <w:cantSplit/>
          <w:tblHeader/>
        </w:trPr>
        <w:tc>
          <w:tcPr>
            <w:tcW w:w="1701" w:type="dxa"/>
            <w:shd w:val="clear" w:color="auto" w:fill="D9D9D9" w:themeFill="background1" w:themeFillShade="D9"/>
          </w:tcPr>
          <w:p w14:paraId="7E499A84" w14:textId="77777777" w:rsidR="00B35EEF" w:rsidRPr="002217FD" w:rsidRDefault="00B35EEF" w:rsidP="005C2C6F">
            <w:pPr>
              <w:rPr>
                <w:b/>
                <w:noProof/>
                <w:sz w:val="16"/>
                <w:szCs w:val="16"/>
              </w:rPr>
            </w:pPr>
            <w:r>
              <w:rPr>
                <w:rFonts w:eastAsia="Batang"/>
                <w:b/>
                <w:sz w:val="16"/>
                <w:szCs w:val="16"/>
              </w:rPr>
              <w:t>Aspect</w:t>
            </w:r>
          </w:p>
        </w:tc>
        <w:tc>
          <w:tcPr>
            <w:tcW w:w="993" w:type="dxa"/>
            <w:shd w:val="clear" w:color="auto" w:fill="D9D9D9" w:themeFill="background1" w:themeFillShade="D9"/>
          </w:tcPr>
          <w:p w14:paraId="68B9A818" w14:textId="77777777" w:rsidR="00B35EEF" w:rsidRDefault="00B35EEF" w:rsidP="005C2C6F">
            <w:pPr>
              <w:rPr>
                <w:rFonts w:eastAsia="Batang"/>
                <w:b/>
                <w:sz w:val="16"/>
                <w:szCs w:val="16"/>
              </w:rPr>
            </w:pPr>
            <w:r>
              <w:rPr>
                <w:rFonts w:eastAsia="Batang"/>
                <w:b/>
                <w:sz w:val="16"/>
                <w:szCs w:val="16"/>
              </w:rPr>
              <w:t>Kardi</w:t>
            </w:r>
          </w:p>
          <w:p w14:paraId="3572A185" w14:textId="77777777" w:rsidR="00B35EEF" w:rsidRPr="0019135A" w:rsidRDefault="00B35EEF" w:rsidP="005C2C6F">
            <w:pPr>
              <w:rPr>
                <w:rFonts w:eastAsia="Batang"/>
                <w:b/>
                <w:sz w:val="16"/>
                <w:szCs w:val="16"/>
              </w:rPr>
            </w:pPr>
            <w:r>
              <w:rPr>
                <w:rFonts w:eastAsia="Batang"/>
                <w:b/>
                <w:sz w:val="16"/>
                <w:szCs w:val="16"/>
              </w:rPr>
              <w:t>naliteit</w:t>
            </w:r>
          </w:p>
        </w:tc>
        <w:tc>
          <w:tcPr>
            <w:tcW w:w="4677" w:type="dxa"/>
            <w:shd w:val="clear" w:color="auto" w:fill="D9D9D9" w:themeFill="background1" w:themeFillShade="D9"/>
          </w:tcPr>
          <w:p w14:paraId="09AB4E60" w14:textId="77777777" w:rsidR="00B35EEF" w:rsidRPr="002217FD" w:rsidRDefault="00B35EEF" w:rsidP="005C2C6F">
            <w:pPr>
              <w:rPr>
                <w:noProof/>
              </w:rPr>
            </w:pPr>
            <w:r w:rsidRPr="0019135A">
              <w:rPr>
                <w:rFonts w:eastAsia="Batang"/>
                <w:b/>
                <w:sz w:val="16"/>
                <w:szCs w:val="16"/>
              </w:rPr>
              <w:t>Toelichting</w:t>
            </w:r>
          </w:p>
        </w:tc>
        <w:tc>
          <w:tcPr>
            <w:tcW w:w="1418" w:type="dxa"/>
            <w:shd w:val="clear" w:color="auto" w:fill="D9D9D9" w:themeFill="background1" w:themeFillShade="D9"/>
          </w:tcPr>
          <w:p w14:paraId="0BEA714D" w14:textId="77777777" w:rsidR="00B35EEF" w:rsidRDefault="00B35EEF" w:rsidP="005C2C6F">
            <w:pPr>
              <w:ind w:left="38" w:hanging="5"/>
              <w:rPr>
                <w:rFonts w:eastAsia="Batang"/>
                <w:b/>
                <w:color w:val="000000" w:themeColor="text1"/>
                <w:sz w:val="16"/>
                <w:szCs w:val="16"/>
              </w:rPr>
            </w:pPr>
            <w:r>
              <w:rPr>
                <w:rFonts w:eastAsia="Batang"/>
                <w:b/>
                <w:color w:val="000000" w:themeColor="text1"/>
                <w:sz w:val="16"/>
                <w:szCs w:val="16"/>
              </w:rPr>
              <w:t>In UML 2.5</w:t>
            </w:r>
            <w:r w:rsidRPr="003F2706">
              <w:rPr>
                <w:rFonts w:eastAsia="Batang"/>
                <w:b/>
                <w:color w:val="000000" w:themeColor="text1"/>
                <w:sz w:val="16"/>
                <w:szCs w:val="16"/>
                <w:vertAlign w:val="superscript"/>
              </w:rPr>
              <w:fldChar w:fldCharType="begin"/>
            </w:r>
            <w:r w:rsidRPr="003F2706">
              <w:rPr>
                <w:rFonts w:eastAsia="Batang"/>
                <w:b/>
                <w:color w:val="000000" w:themeColor="text1"/>
                <w:sz w:val="16"/>
                <w:szCs w:val="16"/>
                <w:vertAlign w:val="superscript"/>
              </w:rPr>
              <w:instrText xml:space="preserve"> NOTEREF _Ref468524052 \h </w:instrText>
            </w:r>
            <w:r>
              <w:rPr>
                <w:rFonts w:eastAsia="Batang"/>
                <w:b/>
                <w:color w:val="000000" w:themeColor="text1"/>
                <w:sz w:val="16"/>
                <w:szCs w:val="16"/>
                <w:vertAlign w:val="superscript"/>
              </w:rPr>
              <w:instrText xml:space="preserve"> \* MERGEFORMAT </w:instrText>
            </w:r>
            <w:r w:rsidRPr="003F2706">
              <w:rPr>
                <w:rFonts w:eastAsia="Batang"/>
                <w:b/>
                <w:color w:val="000000" w:themeColor="text1"/>
                <w:sz w:val="16"/>
                <w:szCs w:val="16"/>
                <w:vertAlign w:val="superscript"/>
              </w:rPr>
            </w:r>
            <w:r w:rsidRPr="003F2706">
              <w:rPr>
                <w:rFonts w:eastAsia="Batang"/>
                <w:b/>
                <w:color w:val="000000" w:themeColor="text1"/>
                <w:sz w:val="16"/>
                <w:szCs w:val="16"/>
                <w:vertAlign w:val="superscript"/>
              </w:rPr>
              <w:fldChar w:fldCharType="separate"/>
            </w:r>
            <w:r w:rsidR="00A90657">
              <w:rPr>
                <w:rFonts w:eastAsia="Batang"/>
                <w:b/>
                <w:color w:val="000000" w:themeColor="text1"/>
                <w:sz w:val="16"/>
                <w:szCs w:val="16"/>
                <w:vertAlign w:val="superscript"/>
              </w:rPr>
              <w:t>7</w:t>
            </w:r>
            <w:r w:rsidRPr="003F2706">
              <w:rPr>
                <w:rFonts w:eastAsia="Batang"/>
                <w:b/>
                <w:color w:val="000000" w:themeColor="text1"/>
                <w:sz w:val="16"/>
                <w:szCs w:val="16"/>
                <w:vertAlign w:val="superscript"/>
              </w:rPr>
              <w:fldChar w:fldCharType="end"/>
            </w:r>
          </w:p>
        </w:tc>
        <w:tc>
          <w:tcPr>
            <w:tcW w:w="1134" w:type="dxa"/>
            <w:shd w:val="clear" w:color="auto" w:fill="D9D9D9" w:themeFill="background1" w:themeFillShade="D9"/>
          </w:tcPr>
          <w:p w14:paraId="3C0941D5" w14:textId="77777777" w:rsidR="00B35EEF" w:rsidRPr="00B465B3" w:rsidRDefault="00B35EEF" w:rsidP="005C2C6F">
            <w:pPr>
              <w:rPr>
                <w:i/>
                <w:noProof/>
                <w:color w:val="FF0000"/>
                <w:sz w:val="16"/>
                <w:szCs w:val="16"/>
              </w:rPr>
            </w:pPr>
            <w:r>
              <w:rPr>
                <w:rFonts w:eastAsia="Batang"/>
                <w:b/>
                <w:color w:val="000000" w:themeColor="text1"/>
                <w:sz w:val="16"/>
                <w:szCs w:val="16"/>
              </w:rPr>
              <w:t>In EA</w:t>
            </w:r>
          </w:p>
        </w:tc>
      </w:tr>
      <w:tr w:rsidR="00B35EEF" w:rsidRPr="002217FD" w14:paraId="63F363FF" w14:textId="77777777" w:rsidTr="005C2C6F">
        <w:trPr>
          <w:cantSplit/>
        </w:trPr>
        <w:tc>
          <w:tcPr>
            <w:tcW w:w="1701" w:type="dxa"/>
            <w:shd w:val="clear" w:color="auto" w:fill="auto"/>
          </w:tcPr>
          <w:p w14:paraId="164256BE" w14:textId="77777777" w:rsidR="00B35EEF" w:rsidRPr="002217FD" w:rsidRDefault="00B35EEF" w:rsidP="005C2C6F">
            <w:pPr>
              <w:rPr>
                <w:b/>
                <w:noProof/>
                <w:sz w:val="16"/>
                <w:szCs w:val="16"/>
              </w:rPr>
            </w:pPr>
            <w:r w:rsidRPr="002217FD">
              <w:rPr>
                <w:b/>
                <w:noProof/>
                <w:sz w:val="16"/>
                <w:szCs w:val="16"/>
              </w:rPr>
              <w:t>Naam</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3" w:type="dxa"/>
          </w:tcPr>
          <w:p w14:paraId="0A068088" w14:textId="77777777" w:rsidR="00B35EEF" w:rsidRPr="002217FD" w:rsidRDefault="00B35EEF" w:rsidP="005C2C6F">
            <w:pPr>
              <w:rPr>
                <w:noProof/>
              </w:rPr>
            </w:pPr>
            <w:r>
              <w:rPr>
                <w:noProof/>
              </w:rPr>
              <w:t>1</w:t>
            </w:r>
          </w:p>
        </w:tc>
        <w:tc>
          <w:tcPr>
            <w:tcW w:w="4677" w:type="dxa"/>
            <w:shd w:val="clear" w:color="auto" w:fill="auto"/>
          </w:tcPr>
          <w:p w14:paraId="367D9C27" w14:textId="77777777" w:rsidR="00B35EEF" w:rsidRPr="002217FD" w:rsidRDefault="00B35EEF" w:rsidP="005C2C6F">
            <w:pPr>
              <w:rPr>
                <w:noProof/>
              </w:rPr>
            </w:pPr>
            <w:r w:rsidRPr="002217FD">
              <w:rPr>
                <w:noProof/>
              </w:rPr>
              <w:t>De naam van de attribuutsoort.</w:t>
            </w:r>
          </w:p>
        </w:tc>
        <w:tc>
          <w:tcPr>
            <w:tcW w:w="1418" w:type="dxa"/>
          </w:tcPr>
          <w:p w14:paraId="0BDC473B" w14:textId="77777777" w:rsidR="00B35EEF" w:rsidRDefault="00B35EEF" w:rsidP="005C2C6F">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1CA56BB7" w14:textId="77777777" w:rsidR="00B35EEF" w:rsidRPr="00B465B3" w:rsidRDefault="00B35EEF" w:rsidP="005C2C6F">
            <w:pPr>
              <w:rPr>
                <w:i/>
                <w:noProof/>
                <w:color w:val="FF0000"/>
                <w:sz w:val="16"/>
                <w:szCs w:val="16"/>
              </w:rPr>
            </w:pPr>
            <w:r>
              <w:rPr>
                <w:rFonts w:eastAsia="Batang"/>
                <w:i/>
                <w:color w:val="FF0000"/>
                <w:sz w:val="16"/>
                <w:szCs w:val="16"/>
              </w:rPr>
              <w:t xml:space="preserve">element </w:t>
            </w:r>
          </w:p>
        </w:tc>
        <w:tc>
          <w:tcPr>
            <w:tcW w:w="1134" w:type="dxa"/>
          </w:tcPr>
          <w:p w14:paraId="112217B0" w14:textId="77777777" w:rsidR="00B35EEF" w:rsidRPr="00B465B3" w:rsidRDefault="00B35EEF" w:rsidP="005C2C6F">
            <w:pPr>
              <w:rPr>
                <w:i/>
                <w:noProof/>
                <w:sz w:val="16"/>
                <w:szCs w:val="16"/>
              </w:rPr>
            </w:pPr>
            <w:r w:rsidRPr="00B465B3">
              <w:rPr>
                <w:i/>
                <w:noProof/>
                <w:color w:val="FF0000"/>
                <w:sz w:val="16"/>
                <w:szCs w:val="16"/>
              </w:rPr>
              <w:t xml:space="preserve">Name </w:t>
            </w:r>
          </w:p>
        </w:tc>
      </w:tr>
      <w:tr w:rsidR="00B35EEF" w:rsidRPr="002217FD" w14:paraId="391C9B21" w14:textId="77777777" w:rsidTr="005C2C6F">
        <w:trPr>
          <w:cantSplit/>
        </w:trPr>
        <w:tc>
          <w:tcPr>
            <w:tcW w:w="1701" w:type="dxa"/>
            <w:shd w:val="clear" w:color="auto" w:fill="auto"/>
          </w:tcPr>
          <w:p w14:paraId="0B501C29" w14:textId="77777777" w:rsidR="00B35EEF" w:rsidRPr="00104F30" w:rsidRDefault="00B35EEF" w:rsidP="005C2C6F">
            <w:pPr>
              <w:rPr>
                <w:b/>
                <w:noProof/>
                <w:sz w:val="16"/>
                <w:szCs w:val="16"/>
              </w:rPr>
            </w:pPr>
            <w:r w:rsidRPr="00104F30">
              <w:rPr>
                <w:b/>
                <w:noProof/>
                <w:sz w:val="16"/>
                <w:szCs w:val="16"/>
              </w:rPr>
              <w:t xml:space="preserve">Herkomst </w:t>
            </w:r>
          </w:p>
        </w:tc>
        <w:tc>
          <w:tcPr>
            <w:tcW w:w="993" w:type="dxa"/>
          </w:tcPr>
          <w:p w14:paraId="1B55014D" w14:textId="77777777" w:rsidR="00B35EEF" w:rsidRPr="00104F30" w:rsidRDefault="00B35EEF" w:rsidP="005C2C6F">
            <w:pPr>
              <w:rPr>
                <w:noProof/>
              </w:rPr>
            </w:pPr>
            <w:r w:rsidRPr="00104F30">
              <w:rPr>
                <w:noProof/>
              </w:rPr>
              <w:t>1</w:t>
            </w:r>
          </w:p>
        </w:tc>
        <w:tc>
          <w:tcPr>
            <w:tcW w:w="4677" w:type="dxa"/>
            <w:shd w:val="clear" w:color="auto" w:fill="auto"/>
          </w:tcPr>
          <w:p w14:paraId="271FA77D" w14:textId="77777777" w:rsidR="00B35EEF" w:rsidRPr="00104F30" w:rsidRDefault="00B35EEF" w:rsidP="005C2C6F">
            <w:pPr>
              <w:rPr>
                <w:noProof/>
              </w:rPr>
            </w:pPr>
            <w:r w:rsidRPr="00104F30">
              <w:rPr>
                <w:noProof/>
              </w:rPr>
              <w:t xml:space="preserve">De </w:t>
            </w:r>
            <w:r>
              <w:rPr>
                <w:noProof/>
              </w:rPr>
              <w:t>registratie</w:t>
            </w:r>
            <w:r w:rsidRPr="00104F30">
              <w:rPr>
                <w:noProof/>
              </w:rPr>
              <w:t xml:space="preserve"> of het informatiemodel waaraan de attribuutsoort ontleend is </w:t>
            </w:r>
            <w:r w:rsidRPr="00104F30">
              <w:rPr>
                <w:rFonts w:eastAsia="Batang"/>
                <w:noProof/>
              </w:rPr>
              <w:t>dan wel de eigen organisatie  indien het door de eigen organisatie toegevoegd is.</w:t>
            </w:r>
          </w:p>
        </w:tc>
        <w:tc>
          <w:tcPr>
            <w:tcW w:w="1418" w:type="dxa"/>
          </w:tcPr>
          <w:p w14:paraId="046928F3" w14:textId="77777777" w:rsidR="00B35EEF" w:rsidRPr="00104F30" w:rsidRDefault="00B35EEF" w:rsidP="005C2C6F">
            <w:pPr>
              <w:rPr>
                <w:rFonts w:eastAsia="Batang"/>
                <w:i/>
                <w:noProof/>
                <w:sz w:val="16"/>
                <w:szCs w:val="16"/>
              </w:rPr>
            </w:pPr>
          </w:p>
        </w:tc>
        <w:tc>
          <w:tcPr>
            <w:tcW w:w="1134" w:type="dxa"/>
          </w:tcPr>
          <w:p w14:paraId="1389E2B4" w14:textId="77777777" w:rsidR="00667520" w:rsidRDefault="00B35EEF" w:rsidP="005C2C6F">
            <w:pPr>
              <w:ind w:right="-408"/>
              <w:rPr>
                <w:rFonts w:eastAsia="Batang"/>
                <w:i/>
                <w:noProof/>
                <w:sz w:val="16"/>
                <w:szCs w:val="16"/>
              </w:rPr>
            </w:pPr>
            <w:r>
              <w:rPr>
                <w:rFonts w:eastAsia="Batang"/>
                <w:i/>
                <w:noProof/>
                <w:sz w:val="16"/>
                <w:szCs w:val="16"/>
              </w:rPr>
              <w:t>Tagged</w:t>
            </w:r>
          </w:p>
          <w:p w14:paraId="5154B124" w14:textId="2BCAC585" w:rsidR="00B35EEF" w:rsidRPr="00104F30" w:rsidRDefault="00B35EEF" w:rsidP="005C2C6F">
            <w:pPr>
              <w:ind w:right="-408"/>
              <w:rPr>
                <w:i/>
                <w:noProof/>
                <w:sz w:val="16"/>
                <w:szCs w:val="16"/>
                <w:highlight w:val="yellow"/>
              </w:rPr>
            </w:pPr>
            <w:r>
              <w:rPr>
                <w:rFonts w:eastAsia="Batang"/>
                <w:i/>
                <w:noProof/>
                <w:sz w:val="16"/>
                <w:szCs w:val="16"/>
              </w:rPr>
              <w:t xml:space="preserve"> value</w:t>
            </w:r>
            <w:r w:rsidRPr="00104F30">
              <w:rPr>
                <w:rFonts w:eastAsia="Batang"/>
                <w:i/>
                <w:noProof/>
                <w:sz w:val="16"/>
                <w:szCs w:val="16"/>
              </w:rPr>
              <w:t xml:space="preserve"> </w:t>
            </w:r>
          </w:p>
        </w:tc>
      </w:tr>
      <w:tr w:rsidR="00B35EEF" w:rsidRPr="002217FD" w14:paraId="15577B26" w14:textId="77777777" w:rsidTr="005C2C6F">
        <w:trPr>
          <w:cantSplit/>
        </w:trPr>
        <w:tc>
          <w:tcPr>
            <w:tcW w:w="1701" w:type="dxa"/>
            <w:shd w:val="clear" w:color="auto" w:fill="auto"/>
          </w:tcPr>
          <w:p w14:paraId="76662BF1" w14:textId="77777777" w:rsidR="00B35EEF" w:rsidRPr="002217FD" w:rsidRDefault="00B35EEF" w:rsidP="005C2C6F">
            <w:pPr>
              <w:rPr>
                <w:b/>
                <w:noProof/>
                <w:sz w:val="16"/>
                <w:szCs w:val="16"/>
              </w:rPr>
            </w:pPr>
            <w:r w:rsidRPr="002217FD">
              <w:rPr>
                <w:b/>
                <w:noProof/>
                <w:sz w:val="16"/>
                <w:szCs w:val="16"/>
              </w:rPr>
              <w:t>Definitie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3" w:type="dxa"/>
          </w:tcPr>
          <w:p w14:paraId="48B0AE11" w14:textId="77777777" w:rsidR="00B35EEF" w:rsidRPr="002217FD" w:rsidRDefault="00B35EEF" w:rsidP="005C2C6F">
            <w:pPr>
              <w:rPr>
                <w:noProof/>
              </w:rPr>
            </w:pPr>
            <w:r>
              <w:rPr>
                <w:noProof/>
              </w:rPr>
              <w:t>1</w:t>
            </w:r>
          </w:p>
        </w:tc>
        <w:tc>
          <w:tcPr>
            <w:tcW w:w="4677" w:type="dxa"/>
            <w:shd w:val="clear" w:color="auto" w:fill="auto"/>
          </w:tcPr>
          <w:p w14:paraId="3D12A335" w14:textId="77777777" w:rsidR="00B35EEF" w:rsidRPr="002217FD" w:rsidRDefault="00B35EEF" w:rsidP="005C2C6F">
            <w:pPr>
              <w:rPr>
                <w:noProof/>
              </w:rPr>
            </w:pPr>
            <w:r w:rsidRPr="002217FD">
              <w:rPr>
                <w:noProof/>
              </w:rPr>
              <w:t>De beschrijving van de betekenis van de attribuutsoort.</w:t>
            </w:r>
          </w:p>
        </w:tc>
        <w:tc>
          <w:tcPr>
            <w:tcW w:w="1418" w:type="dxa"/>
          </w:tcPr>
          <w:p w14:paraId="0F0C0AB7" w14:textId="77777777" w:rsidR="00B35EEF" w:rsidRDefault="00B35EEF" w:rsidP="005C2C6F">
            <w:pPr>
              <w:rPr>
                <w:i/>
                <w:noProof/>
                <w:color w:val="FF0000"/>
                <w:sz w:val="16"/>
                <w:szCs w:val="16"/>
              </w:rPr>
            </w:pPr>
            <w:r>
              <w:rPr>
                <w:rFonts w:eastAsia="Batang"/>
                <w:i/>
                <w:color w:val="FF0000"/>
                <w:sz w:val="16"/>
                <w:szCs w:val="16"/>
              </w:rPr>
              <w:t>Body van de metaclass Comment</w:t>
            </w:r>
          </w:p>
        </w:tc>
        <w:tc>
          <w:tcPr>
            <w:tcW w:w="1134" w:type="dxa"/>
          </w:tcPr>
          <w:p w14:paraId="5C03B584" w14:textId="77777777" w:rsidR="00B35EEF" w:rsidRPr="002217FD" w:rsidRDefault="00B35EEF" w:rsidP="005C2C6F">
            <w:pPr>
              <w:rPr>
                <w:noProof/>
              </w:rPr>
            </w:pPr>
            <w:r>
              <w:rPr>
                <w:i/>
                <w:noProof/>
                <w:color w:val="FF0000"/>
                <w:sz w:val="16"/>
                <w:szCs w:val="16"/>
              </w:rPr>
              <w:t>Notes</w:t>
            </w:r>
          </w:p>
        </w:tc>
      </w:tr>
      <w:tr w:rsidR="00B35EEF" w:rsidRPr="002217FD" w14:paraId="1A6F9045" w14:textId="77777777" w:rsidTr="005C2C6F">
        <w:trPr>
          <w:cantSplit/>
        </w:trPr>
        <w:tc>
          <w:tcPr>
            <w:tcW w:w="1701" w:type="dxa"/>
            <w:shd w:val="clear" w:color="auto" w:fill="auto"/>
          </w:tcPr>
          <w:p w14:paraId="581C0D63" w14:textId="77777777" w:rsidR="00B35EEF" w:rsidRPr="002217FD" w:rsidRDefault="00B35EEF" w:rsidP="005C2C6F">
            <w:pPr>
              <w:rPr>
                <w:b/>
                <w:noProof/>
                <w:sz w:val="16"/>
                <w:szCs w:val="16"/>
              </w:rPr>
            </w:pPr>
            <w:r w:rsidRPr="002217FD">
              <w:rPr>
                <w:b/>
                <w:noProof/>
                <w:sz w:val="16"/>
                <w:szCs w:val="16"/>
              </w:rPr>
              <w:t>Herkomst definitie</w:t>
            </w:r>
            <w:r>
              <w:rPr>
                <w:rStyle w:val="Voetnootmarkering"/>
                <w:rFonts w:ascii="Brush Script MT" w:eastAsia="Batang" w:hAnsi="Brush Script MT"/>
                <w:b/>
                <w:sz w:val="16"/>
                <w:szCs w:val="16"/>
              </w:rPr>
              <w:t>√</w:t>
            </w:r>
            <w:r w:rsidRPr="004866E1">
              <w:rPr>
                <w:rFonts w:eastAsia="Batang"/>
                <w:b/>
                <w:sz w:val="16"/>
                <w:szCs w:val="16"/>
              </w:rPr>
              <w:t xml:space="preserve"> </w:t>
            </w:r>
            <w:r w:rsidRPr="002217FD">
              <w:rPr>
                <w:b/>
                <w:noProof/>
                <w:sz w:val="16"/>
                <w:szCs w:val="16"/>
              </w:rPr>
              <w:t xml:space="preserve"> </w:t>
            </w:r>
          </w:p>
        </w:tc>
        <w:tc>
          <w:tcPr>
            <w:tcW w:w="993" w:type="dxa"/>
          </w:tcPr>
          <w:p w14:paraId="473A6BBA" w14:textId="77777777" w:rsidR="00B35EEF" w:rsidRPr="002217FD" w:rsidRDefault="00B35EEF" w:rsidP="005C2C6F">
            <w:pPr>
              <w:rPr>
                <w:rFonts w:eastAsia="Batang"/>
                <w:noProof/>
              </w:rPr>
            </w:pPr>
            <w:r>
              <w:rPr>
                <w:rFonts w:eastAsia="Batang"/>
                <w:noProof/>
              </w:rPr>
              <w:t>1</w:t>
            </w:r>
          </w:p>
        </w:tc>
        <w:tc>
          <w:tcPr>
            <w:tcW w:w="4677" w:type="dxa"/>
            <w:shd w:val="clear" w:color="auto" w:fill="auto"/>
          </w:tcPr>
          <w:p w14:paraId="27439377" w14:textId="6F34EF01" w:rsidR="00B35EEF" w:rsidRPr="002217FD" w:rsidRDefault="00B35EEF" w:rsidP="005C2C6F">
            <w:pPr>
              <w:rPr>
                <w:noProof/>
              </w:rPr>
            </w:pPr>
            <w:r w:rsidRPr="002217FD">
              <w:rPr>
                <w:rFonts w:eastAsia="Batang"/>
                <w:noProof/>
              </w:rPr>
              <w:t xml:space="preserve">De </w:t>
            </w:r>
            <w:r>
              <w:rPr>
                <w:rFonts w:eastAsia="Batang"/>
                <w:noProof/>
              </w:rPr>
              <w:t>registratie</w:t>
            </w:r>
            <w:r w:rsidRPr="002217FD">
              <w:rPr>
                <w:rFonts w:eastAsia="Batang"/>
                <w:noProof/>
              </w:rPr>
              <w:t xml:space="preserve"> of het informatiemodel waaruit de definitie is overgenomen dan wel een aanduiding die aangeeft uit welke bronnen de defin</w:t>
            </w:r>
            <w:r w:rsidR="00373F3F">
              <w:rPr>
                <w:rFonts w:eastAsia="Batang"/>
                <w:noProof/>
              </w:rPr>
              <w:t>i</w:t>
            </w:r>
            <w:r w:rsidRPr="002217FD">
              <w:rPr>
                <w:rFonts w:eastAsia="Batang"/>
                <w:noProof/>
              </w:rPr>
              <w:t>tie is samengesteld</w:t>
            </w:r>
            <w:r w:rsidRPr="002217FD">
              <w:rPr>
                <w:noProof/>
              </w:rPr>
              <w:t>.</w:t>
            </w:r>
          </w:p>
        </w:tc>
        <w:tc>
          <w:tcPr>
            <w:tcW w:w="1418" w:type="dxa"/>
          </w:tcPr>
          <w:p w14:paraId="667D0E5A" w14:textId="77777777" w:rsidR="00B35EEF" w:rsidRPr="004C49A4" w:rsidRDefault="00B35EEF" w:rsidP="005C2C6F">
            <w:pPr>
              <w:rPr>
                <w:rFonts w:eastAsia="Batang"/>
                <w:i/>
                <w:noProof/>
                <w:sz w:val="16"/>
                <w:szCs w:val="16"/>
              </w:rPr>
            </w:pPr>
          </w:p>
        </w:tc>
        <w:tc>
          <w:tcPr>
            <w:tcW w:w="1134" w:type="dxa"/>
          </w:tcPr>
          <w:p w14:paraId="669C6F88" w14:textId="77777777" w:rsidR="00B35EEF" w:rsidRPr="004C49A4" w:rsidRDefault="00B35EEF" w:rsidP="005C2C6F">
            <w:pPr>
              <w:rPr>
                <w:rFonts w:eastAsia="Batang"/>
                <w:i/>
                <w:noProof/>
                <w:sz w:val="16"/>
                <w:szCs w:val="16"/>
              </w:rPr>
            </w:pPr>
            <w:r>
              <w:rPr>
                <w:rFonts w:eastAsia="Batang"/>
                <w:i/>
                <w:noProof/>
                <w:sz w:val="16"/>
                <w:szCs w:val="16"/>
              </w:rPr>
              <w:t>Tagged value</w:t>
            </w:r>
          </w:p>
        </w:tc>
      </w:tr>
      <w:tr w:rsidR="00B35EEF" w:rsidRPr="002217FD" w14:paraId="687CCA75" w14:textId="77777777" w:rsidTr="005C2C6F">
        <w:trPr>
          <w:cantSplit/>
        </w:trPr>
        <w:tc>
          <w:tcPr>
            <w:tcW w:w="1701" w:type="dxa"/>
            <w:shd w:val="clear" w:color="auto" w:fill="auto"/>
          </w:tcPr>
          <w:p w14:paraId="44FE7511" w14:textId="77777777" w:rsidR="00B35EEF" w:rsidRPr="002217FD" w:rsidRDefault="00B35EEF" w:rsidP="005C2C6F">
            <w:pPr>
              <w:rPr>
                <w:b/>
                <w:noProof/>
                <w:sz w:val="16"/>
                <w:szCs w:val="16"/>
              </w:rPr>
            </w:pPr>
            <w:r w:rsidRPr="002217FD">
              <w:rPr>
                <w:b/>
                <w:noProof/>
                <w:sz w:val="16"/>
                <w:szCs w:val="16"/>
              </w:rPr>
              <w:t xml:space="preserve">Datum opname </w:t>
            </w:r>
          </w:p>
        </w:tc>
        <w:tc>
          <w:tcPr>
            <w:tcW w:w="993" w:type="dxa"/>
          </w:tcPr>
          <w:p w14:paraId="70DDEA62" w14:textId="77777777" w:rsidR="00B35EEF" w:rsidRPr="002217FD" w:rsidRDefault="00B35EEF" w:rsidP="005C2C6F">
            <w:pPr>
              <w:rPr>
                <w:noProof/>
              </w:rPr>
            </w:pPr>
            <w:r>
              <w:rPr>
                <w:noProof/>
              </w:rPr>
              <w:t>1</w:t>
            </w:r>
          </w:p>
        </w:tc>
        <w:tc>
          <w:tcPr>
            <w:tcW w:w="4677" w:type="dxa"/>
            <w:shd w:val="clear" w:color="auto" w:fill="auto"/>
          </w:tcPr>
          <w:p w14:paraId="0C75B04F" w14:textId="77777777" w:rsidR="00B35EEF" w:rsidRPr="002217FD" w:rsidRDefault="00B35EEF" w:rsidP="005C2C6F">
            <w:pPr>
              <w:rPr>
                <w:noProof/>
              </w:rPr>
            </w:pPr>
            <w:r w:rsidRPr="002217FD">
              <w:rPr>
                <w:noProof/>
              </w:rPr>
              <w:t>De datum waarop de attribuutsoort is opgenomen in het informatiemodel.</w:t>
            </w:r>
          </w:p>
        </w:tc>
        <w:tc>
          <w:tcPr>
            <w:tcW w:w="1418" w:type="dxa"/>
          </w:tcPr>
          <w:p w14:paraId="19F9802C" w14:textId="77777777" w:rsidR="00B35EEF" w:rsidRPr="004C49A4" w:rsidRDefault="00B35EEF" w:rsidP="005C2C6F">
            <w:pPr>
              <w:rPr>
                <w:rFonts w:eastAsia="Batang"/>
                <w:i/>
                <w:noProof/>
                <w:sz w:val="16"/>
                <w:szCs w:val="16"/>
              </w:rPr>
            </w:pPr>
          </w:p>
        </w:tc>
        <w:tc>
          <w:tcPr>
            <w:tcW w:w="1134" w:type="dxa"/>
          </w:tcPr>
          <w:p w14:paraId="13B6D7AD" w14:textId="77777777" w:rsidR="00B35EEF" w:rsidRPr="004C49A4" w:rsidRDefault="00B35EEF" w:rsidP="005C2C6F">
            <w:pPr>
              <w:rPr>
                <w:i/>
                <w:noProof/>
                <w:sz w:val="16"/>
                <w:szCs w:val="16"/>
              </w:rPr>
            </w:pPr>
            <w:r>
              <w:rPr>
                <w:rFonts w:eastAsia="Batang"/>
                <w:i/>
                <w:noProof/>
                <w:sz w:val="16"/>
                <w:szCs w:val="16"/>
              </w:rPr>
              <w:t>Tagged value</w:t>
            </w:r>
          </w:p>
        </w:tc>
      </w:tr>
      <w:tr w:rsidR="00B35EEF" w:rsidRPr="002217FD" w14:paraId="3D0FF782" w14:textId="77777777" w:rsidTr="005C2C6F">
        <w:trPr>
          <w:cantSplit/>
        </w:trPr>
        <w:tc>
          <w:tcPr>
            <w:tcW w:w="1701" w:type="dxa"/>
            <w:vMerge w:val="restart"/>
            <w:shd w:val="clear" w:color="auto" w:fill="auto"/>
          </w:tcPr>
          <w:p w14:paraId="72980C96" w14:textId="480FFB35" w:rsidR="00BF64F2" w:rsidRDefault="00B35EEF" w:rsidP="00BF64F2">
            <w:pPr>
              <w:rPr>
                <w:i/>
                <w:noProof/>
                <w:sz w:val="16"/>
                <w:szCs w:val="16"/>
              </w:rPr>
            </w:pPr>
            <w:r>
              <w:rPr>
                <w:b/>
                <w:noProof/>
                <w:sz w:val="16"/>
                <w:szCs w:val="16"/>
              </w:rPr>
              <w:t>Domein</w:t>
            </w:r>
            <w:r w:rsidR="00BF64F2">
              <w:rPr>
                <w:b/>
                <w:noProof/>
                <w:sz w:val="16"/>
                <w:szCs w:val="16"/>
              </w:rPr>
              <w:br/>
            </w:r>
            <w:r w:rsidR="00BF64F2" w:rsidRPr="00A50387">
              <w:rPr>
                <w:i/>
                <w:noProof/>
                <w:sz w:val="16"/>
                <w:szCs w:val="16"/>
              </w:rPr>
              <w:t>(aspecten van een waarde/data)</w:t>
            </w:r>
          </w:p>
          <w:p w14:paraId="166FD6B4" w14:textId="26A3BD0B" w:rsidR="00B35EEF" w:rsidRDefault="00B35EEF" w:rsidP="005C2C6F">
            <w:pPr>
              <w:rPr>
                <w:b/>
                <w:noProof/>
                <w:sz w:val="16"/>
                <w:szCs w:val="16"/>
              </w:rPr>
            </w:pPr>
          </w:p>
          <w:p w14:paraId="206F8B49" w14:textId="77777777" w:rsidR="00E63533" w:rsidRDefault="00E63533" w:rsidP="005C2C6F">
            <w:pPr>
              <w:rPr>
                <w:b/>
                <w:noProof/>
                <w:sz w:val="16"/>
                <w:szCs w:val="16"/>
              </w:rPr>
            </w:pPr>
          </w:p>
          <w:p w14:paraId="723F2E9B" w14:textId="77777777" w:rsidR="00E63533" w:rsidRDefault="00E63533" w:rsidP="005C2C6F">
            <w:pPr>
              <w:rPr>
                <w:b/>
                <w:noProof/>
                <w:sz w:val="16"/>
                <w:szCs w:val="16"/>
              </w:rPr>
            </w:pPr>
          </w:p>
          <w:p w14:paraId="5B8C75F4" w14:textId="77777777" w:rsidR="00B35EEF" w:rsidRDefault="00B35EEF" w:rsidP="005C2C6F">
            <w:pPr>
              <w:pStyle w:val="Lijstalinea"/>
              <w:numPr>
                <w:ilvl w:val="0"/>
                <w:numId w:val="12"/>
              </w:numPr>
              <w:rPr>
                <w:b/>
                <w:noProof/>
                <w:sz w:val="16"/>
                <w:szCs w:val="16"/>
              </w:rPr>
            </w:pPr>
            <w:r>
              <w:rPr>
                <w:b/>
                <w:noProof/>
                <w:sz w:val="16"/>
                <w:szCs w:val="16"/>
              </w:rPr>
              <w:t>Type</w:t>
            </w:r>
            <w:r>
              <w:rPr>
                <w:rStyle w:val="Voetnootmarkering"/>
                <w:rFonts w:ascii="Brush Script MT" w:eastAsia="Batang" w:hAnsi="Brush Script MT"/>
                <w:b/>
                <w:sz w:val="16"/>
                <w:szCs w:val="16"/>
              </w:rPr>
              <w:t>√</w:t>
            </w:r>
          </w:p>
          <w:p w14:paraId="3696052E" w14:textId="77777777" w:rsidR="00B35EEF" w:rsidRDefault="00B35EEF" w:rsidP="005C2C6F">
            <w:pPr>
              <w:rPr>
                <w:b/>
                <w:noProof/>
                <w:sz w:val="16"/>
                <w:szCs w:val="16"/>
              </w:rPr>
            </w:pPr>
          </w:p>
          <w:p w14:paraId="345192FF" w14:textId="77777777" w:rsidR="00B35EEF" w:rsidRDefault="00B35EEF" w:rsidP="005C2C6F">
            <w:pPr>
              <w:rPr>
                <w:b/>
                <w:noProof/>
                <w:sz w:val="16"/>
                <w:szCs w:val="16"/>
              </w:rPr>
            </w:pPr>
          </w:p>
          <w:p w14:paraId="38811FF2" w14:textId="77777777" w:rsidR="00B35EEF" w:rsidRDefault="00B35EEF" w:rsidP="005C2C6F">
            <w:pPr>
              <w:rPr>
                <w:b/>
                <w:noProof/>
                <w:sz w:val="16"/>
                <w:szCs w:val="16"/>
              </w:rPr>
            </w:pPr>
          </w:p>
          <w:p w14:paraId="4CB3628D" w14:textId="77777777" w:rsidR="00B35EEF" w:rsidRDefault="00B35EEF" w:rsidP="005C2C6F">
            <w:pPr>
              <w:rPr>
                <w:b/>
                <w:noProof/>
                <w:sz w:val="16"/>
                <w:szCs w:val="16"/>
              </w:rPr>
            </w:pPr>
          </w:p>
          <w:p w14:paraId="18D89AAF" w14:textId="77777777" w:rsidR="00B35EEF" w:rsidRDefault="00B35EEF" w:rsidP="005C2C6F">
            <w:pPr>
              <w:rPr>
                <w:b/>
                <w:noProof/>
                <w:sz w:val="16"/>
                <w:szCs w:val="16"/>
              </w:rPr>
            </w:pPr>
          </w:p>
          <w:p w14:paraId="48B2EEC9" w14:textId="77777777" w:rsidR="00B35EEF" w:rsidRDefault="00B35EEF" w:rsidP="005C2C6F">
            <w:pPr>
              <w:rPr>
                <w:b/>
                <w:noProof/>
                <w:sz w:val="16"/>
                <w:szCs w:val="16"/>
              </w:rPr>
            </w:pPr>
          </w:p>
          <w:p w14:paraId="137F6C3D" w14:textId="77777777" w:rsidR="00B35EEF" w:rsidRDefault="00B35EEF" w:rsidP="005C2C6F">
            <w:pPr>
              <w:rPr>
                <w:b/>
                <w:noProof/>
                <w:sz w:val="16"/>
                <w:szCs w:val="16"/>
              </w:rPr>
            </w:pPr>
          </w:p>
          <w:p w14:paraId="1A68241F" w14:textId="77777777" w:rsidR="00B35EEF" w:rsidRDefault="00B35EEF" w:rsidP="005C2C6F">
            <w:pPr>
              <w:rPr>
                <w:b/>
                <w:noProof/>
                <w:sz w:val="16"/>
                <w:szCs w:val="16"/>
              </w:rPr>
            </w:pPr>
          </w:p>
          <w:p w14:paraId="3B30D81F" w14:textId="77777777" w:rsidR="00A47103" w:rsidRDefault="00B35EEF" w:rsidP="005C2C6F">
            <w:pPr>
              <w:rPr>
                <w:b/>
                <w:noProof/>
                <w:sz w:val="16"/>
                <w:szCs w:val="16"/>
              </w:rPr>
            </w:pPr>
            <w:r>
              <w:rPr>
                <w:b/>
                <w:noProof/>
                <w:sz w:val="16"/>
                <w:szCs w:val="16"/>
              </w:rPr>
              <w:br/>
            </w:r>
          </w:p>
          <w:p w14:paraId="0B60871E" w14:textId="77777777" w:rsidR="00E63533" w:rsidRDefault="00E63533" w:rsidP="005C2C6F">
            <w:pPr>
              <w:rPr>
                <w:b/>
                <w:noProof/>
                <w:sz w:val="16"/>
                <w:szCs w:val="16"/>
              </w:rPr>
            </w:pPr>
          </w:p>
          <w:p w14:paraId="283E8970" w14:textId="5BDFEE68" w:rsidR="00B35EEF" w:rsidRDefault="00B35EEF" w:rsidP="005C2C6F">
            <w:pPr>
              <w:rPr>
                <w:b/>
                <w:noProof/>
                <w:sz w:val="16"/>
                <w:szCs w:val="16"/>
              </w:rPr>
            </w:pPr>
            <w:r>
              <w:rPr>
                <w:b/>
                <w:noProof/>
                <w:sz w:val="16"/>
                <w:szCs w:val="16"/>
              </w:rPr>
              <w:br/>
            </w:r>
          </w:p>
          <w:p w14:paraId="022B4ECE" w14:textId="77777777" w:rsidR="00B35EEF" w:rsidRPr="000268DC" w:rsidRDefault="00B35EEF" w:rsidP="005C2C6F">
            <w:pPr>
              <w:pStyle w:val="Lijstalinea"/>
              <w:numPr>
                <w:ilvl w:val="0"/>
                <w:numId w:val="12"/>
              </w:numPr>
              <w:rPr>
                <w:b/>
                <w:noProof/>
                <w:sz w:val="16"/>
                <w:szCs w:val="16"/>
              </w:rPr>
            </w:pPr>
            <w:r>
              <w:rPr>
                <w:b/>
                <w:noProof/>
                <w:sz w:val="16"/>
                <w:szCs w:val="16"/>
              </w:rPr>
              <w:lastRenderedPageBreak/>
              <w:t xml:space="preserve">Lengte </w:t>
            </w:r>
          </w:p>
          <w:p w14:paraId="527AE264" w14:textId="77777777" w:rsidR="00B35EEF" w:rsidRDefault="00B35EEF" w:rsidP="005C2C6F">
            <w:pPr>
              <w:pStyle w:val="Lijstalinea"/>
              <w:ind w:left="720"/>
              <w:rPr>
                <w:b/>
                <w:noProof/>
                <w:sz w:val="16"/>
                <w:szCs w:val="16"/>
              </w:rPr>
            </w:pPr>
          </w:p>
          <w:p w14:paraId="4F4C00F4" w14:textId="54391A0E" w:rsidR="00B35EEF" w:rsidRDefault="00B35EEF" w:rsidP="005C2C6F">
            <w:pPr>
              <w:pStyle w:val="Lijstalinea"/>
              <w:ind w:left="720"/>
              <w:rPr>
                <w:b/>
                <w:noProof/>
                <w:sz w:val="16"/>
                <w:szCs w:val="16"/>
              </w:rPr>
            </w:pPr>
            <w:r>
              <w:rPr>
                <w:b/>
                <w:noProof/>
                <w:sz w:val="16"/>
                <w:szCs w:val="16"/>
              </w:rPr>
              <w:br/>
            </w:r>
            <w:r>
              <w:rPr>
                <w:b/>
                <w:noProof/>
                <w:sz w:val="16"/>
                <w:szCs w:val="16"/>
              </w:rPr>
              <w:br/>
            </w:r>
            <w:r>
              <w:rPr>
                <w:b/>
                <w:noProof/>
                <w:sz w:val="16"/>
                <w:szCs w:val="16"/>
              </w:rPr>
              <w:br/>
            </w:r>
            <w:r>
              <w:rPr>
                <w:b/>
                <w:noProof/>
                <w:sz w:val="16"/>
                <w:szCs w:val="16"/>
              </w:rPr>
              <w:br/>
            </w:r>
            <w:r>
              <w:rPr>
                <w:b/>
                <w:noProof/>
                <w:sz w:val="16"/>
                <w:szCs w:val="16"/>
              </w:rPr>
              <w:br/>
            </w:r>
            <w:r>
              <w:rPr>
                <w:b/>
                <w:noProof/>
                <w:sz w:val="16"/>
                <w:szCs w:val="16"/>
              </w:rPr>
              <w:br/>
            </w:r>
            <w:r>
              <w:rPr>
                <w:b/>
                <w:noProof/>
                <w:sz w:val="16"/>
                <w:szCs w:val="16"/>
              </w:rPr>
              <w:br/>
            </w:r>
            <w:r>
              <w:rPr>
                <w:b/>
                <w:noProof/>
                <w:sz w:val="16"/>
                <w:szCs w:val="16"/>
              </w:rPr>
              <w:br/>
            </w:r>
            <w:r w:rsidR="00E63533">
              <w:rPr>
                <w:b/>
                <w:noProof/>
                <w:sz w:val="16"/>
                <w:szCs w:val="16"/>
              </w:rPr>
              <w:br/>
            </w:r>
          </w:p>
          <w:p w14:paraId="31CD6D54" w14:textId="77777777" w:rsidR="00B35EEF" w:rsidRDefault="00B35EEF" w:rsidP="005C2C6F">
            <w:pPr>
              <w:pStyle w:val="Lijstalinea"/>
              <w:numPr>
                <w:ilvl w:val="0"/>
                <w:numId w:val="12"/>
              </w:numPr>
              <w:rPr>
                <w:b/>
                <w:noProof/>
                <w:sz w:val="16"/>
                <w:szCs w:val="16"/>
              </w:rPr>
            </w:pPr>
            <w:r>
              <w:rPr>
                <w:b/>
                <w:noProof/>
                <w:sz w:val="16"/>
                <w:szCs w:val="16"/>
              </w:rPr>
              <w:t>Patroon</w:t>
            </w:r>
          </w:p>
          <w:p w14:paraId="30E7FD71" w14:textId="77777777" w:rsidR="00B35EEF" w:rsidRPr="00A81D45" w:rsidRDefault="00B35EEF" w:rsidP="005C2C6F">
            <w:pPr>
              <w:rPr>
                <w:b/>
                <w:noProof/>
                <w:sz w:val="16"/>
                <w:szCs w:val="16"/>
              </w:rPr>
            </w:pPr>
          </w:p>
          <w:p w14:paraId="4EF2AE4B" w14:textId="77777777" w:rsidR="00B35EEF" w:rsidRDefault="00B35EEF" w:rsidP="005C2C6F">
            <w:pPr>
              <w:pStyle w:val="Lijstalinea"/>
              <w:ind w:left="720"/>
              <w:rPr>
                <w:b/>
                <w:noProof/>
                <w:sz w:val="16"/>
                <w:szCs w:val="16"/>
              </w:rPr>
            </w:pPr>
          </w:p>
          <w:p w14:paraId="4F154FB5" w14:textId="1E058B3F" w:rsidR="00B35EEF" w:rsidRDefault="00EC7F27" w:rsidP="005C2C6F">
            <w:pPr>
              <w:pStyle w:val="Lijstalinea"/>
              <w:ind w:left="720"/>
              <w:rPr>
                <w:b/>
                <w:noProof/>
                <w:sz w:val="16"/>
                <w:szCs w:val="16"/>
              </w:rPr>
            </w:pPr>
            <w:r>
              <w:rPr>
                <w:b/>
                <w:noProof/>
                <w:sz w:val="16"/>
                <w:szCs w:val="16"/>
              </w:rPr>
              <w:br/>
            </w:r>
            <w:r>
              <w:rPr>
                <w:b/>
                <w:noProof/>
                <w:sz w:val="16"/>
                <w:szCs w:val="16"/>
              </w:rPr>
              <w:br/>
            </w:r>
          </w:p>
          <w:p w14:paraId="4151860C" w14:textId="77777777" w:rsidR="008A2886" w:rsidRPr="00A81D45" w:rsidRDefault="008A2886" w:rsidP="005C2C6F">
            <w:pPr>
              <w:pStyle w:val="Lijstalinea"/>
              <w:ind w:left="720"/>
              <w:rPr>
                <w:b/>
                <w:noProof/>
                <w:sz w:val="16"/>
                <w:szCs w:val="16"/>
              </w:rPr>
            </w:pPr>
          </w:p>
          <w:p w14:paraId="7F9FB222" w14:textId="77777777" w:rsidR="00B35EEF" w:rsidRPr="00CE178B" w:rsidRDefault="00B35EEF" w:rsidP="005C2C6F">
            <w:pPr>
              <w:pStyle w:val="Lijstalinea"/>
              <w:numPr>
                <w:ilvl w:val="0"/>
                <w:numId w:val="12"/>
              </w:numPr>
              <w:rPr>
                <w:b/>
                <w:noProof/>
                <w:sz w:val="16"/>
                <w:szCs w:val="16"/>
              </w:rPr>
            </w:pPr>
            <w:r>
              <w:rPr>
                <w:b/>
                <w:noProof/>
                <w:sz w:val="16"/>
                <w:szCs w:val="16"/>
              </w:rPr>
              <w:t>Formeel patroon</w:t>
            </w:r>
          </w:p>
          <w:p w14:paraId="2C81CB52" w14:textId="77777777" w:rsidR="00B35EEF" w:rsidRDefault="00B35EEF" w:rsidP="005C2C6F">
            <w:pPr>
              <w:rPr>
                <w:b/>
                <w:noProof/>
                <w:sz w:val="16"/>
                <w:szCs w:val="16"/>
              </w:rPr>
            </w:pPr>
          </w:p>
          <w:p w14:paraId="0A61E421" w14:textId="77777777" w:rsidR="00B35EEF" w:rsidRPr="003A5901" w:rsidRDefault="00B35EEF" w:rsidP="005C2C6F">
            <w:pPr>
              <w:pStyle w:val="Lijstalinea"/>
              <w:ind w:left="720"/>
              <w:rPr>
                <w:b/>
                <w:noProof/>
                <w:sz w:val="16"/>
                <w:szCs w:val="16"/>
              </w:rPr>
            </w:pPr>
          </w:p>
        </w:tc>
        <w:tc>
          <w:tcPr>
            <w:tcW w:w="993" w:type="dxa"/>
          </w:tcPr>
          <w:p w14:paraId="3C61E478" w14:textId="77777777" w:rsidR="00E63533" w:rsidRDefault="00E63533" w:rsidP="005C2C6F">
            <w:pPr>
              <w:rPr>
                <w:noProof/>
              </w:rPr>
            </w:pPr>
          </w:p>
          <w:p w14:paraId="128696A1" w14:textId="77777777" w:rsidR="00E63533" w:rsidRDefault="00E63533" w:rsidP="005C2C6F">
            <w:pPr>
              <w:rPr>
                <w:noProof/>
              </w:rPr>
            </w:pPr>
          </w:p>
          <w:p w14:paraId="504D5975" w14:textId="77777777" w:rsidR="00E63533" w:rsidRDefault="00E63533" w:rsidP="005C2C6F">
            <w:pPr>
              <w:rPr>
                <w:noProof/>
              </w:rPr>
            </w:pPr>
          </w:p>
          <w:p w14:paraId="426DB578" w14:textId="77777777" w:rsidR="00E63533" w:rsidRDefault="00E63533" w:rsidP="005C2C6F">
            <w:pPr>
              <w:rPr>
                <w:noProof/>
              </w:rPr>
            </w:pPr>
          </w:p>
          <w:p w14:paraId="05D79FE1" w14:textId="77777777" w:rsidR="00E63533" w:rsidRDefault="00E63533" w:rsidP="005C2C6F">
            <w:pPr>
              <w:rPr>
                <w:noProof/>
              </w:rPr>
            </w:pPr>
          </w:p>
          <w:p w14:paraId="3C1D21B4" w14:textId="77777777" w:rsidR="00E63533" w:rsidRDefault="00E63533" w:rsidP="005C2C6F">
            <w:pPr>
              <w:rPr>
                <w:noProof/>
              </w:rPr>
            </w:pPr>
          </w:p>
          <w:p w14:paraId="68798992" w14:textId="77777777" w:rsidR="00B35EEF" w:rsidRPr="002217FD" w:rsidRDefault="00B35EEF" w:rsidP="005C2C6F">
            <w:pPr>
              <w:rPr>
                <w:noProof/>
              </w:rPr>
            </w:pPr>
            <w:r>
              <w:rPr>
                <w:noProof/>
              </w:rPr>
              <w:t>1</w:t>
            </w:r>
          </w:p>
        </w:tc>
        <w:tc>
          <w:tcPr>
            <w:tcW w:w="4677" w:type="dxa"/>
            <w:shd w:val="clear" w:color="auto" w:fill="auto"/>
          </w:tcPr>
          <w:p w14:paraId="7EBAF9DC" w14:textId="5EF74901" w:rsidR="00BF64F2" w:rsidRPr="00CF2EB8" w:rsidRDefault="00BF64F2" w:rsidP="00BF64F2">
            <w:pPr>
              <w:rPr>
                <w:i/>
                <w:noProof/>
              </w:rPr>
            </w:pPr>
            <w:r>
              <w:rPr>
                <w:i/>
                <w:noProof/>
              </w:rPr>
              <w:t>Domein</w:t>
            </w:r>
            <w:r w:rsidRPr="00CF2EB8">
              <w:rPr>
                <w:i/>
                <w:noProof/>
              </w:rPr>
              <w:t xml:space="preserve"> is zelf geen metadata aspect. Onder het kopje ‘domein’ vallen een aantal metadata aspecten die gelden voor een waarde, oftewel de eisen waaraan een waarde van een attribuutsoort moet voldoen. </w:t>
            </w:r>
          </w:p>
          <w:p w14:paraId="2824FF31" w14:textId="77777777" w:rsidR="00BF64F2" w:rsidRDefault="00BF64F2" w:rsidP="005C2C6F">
            <w:pPr>
              <w:rPr>
                <w:noProof/>
              </w:rPr>
            </w:pPr>
          </w:p>
          <w:p w14:paraId="199FA01A" w14:textId="3F1F1DAA" w:rsidR="00B35EEF" w:rsidRDefault="00B35EEF" w:rsidP="005C2C6F">
            <w:pPr>
              <w:rPr>
                <w:noProof/>
              </w:rPr>
            </w:pPr>
            <w:r w:rsidRPr="002217FD">
              <w:rPr>
                <w:noProof/>
              </w:rPr>
              <w:t xml:space="preserve">Het </w:t>
            </w:r>
            <w:r>
              <w:rPr>
                <w:noProof/>
              </w:rPr>
              <w:t xml:space="preserve">type </w:t>
            </w:r>
            <w:r w:rsidRPr="002217FD">
              <w:rPr>
                <w:noProof/>
              </w:rPr>
              <w:t>waarmee waarden van deze attribuutsoort worden vastgelegd.</w:t>
            </w:r>
            <w:r>
              <w:rPr>
                <w:noProof/>
              </w:rPr>
              <w:t xml:space="preserve"> Dit is altijd conform een datatype uit dit metamodel (of een extensie ervan). </w:t>
            </w:r>
          </w:p>
          <w:p w14:paraId="1BCDB4CD" w14:textId="77777777" w:rsidR="00B35EEF" w:rsidRDefault="00B35EEF" w:rsidP="005C2C6F">
            <w:pPr>
              <w:rPr>
                <w:noProof/>
              </w:rPr>
            </w:pPr>
          </w:p>
          <w:p w14:paraId="3D9DEE85" w14:textId="77777777" w:rsidR="00B35EEF" w:rsidRDefault="00B35EEF" w:rsidP="005C2C6F">
            <w:pPr>
              <w:rPr>
                <w:noProof/>
              </w:rPr>
            </w:pPr>
            <w:r>
              <w:rPr>
                <w:noProof/>
              </w:rPr>
              <w:t xml:space="preserve">Betreft het een waarde uit </w:t>
            </w:r>
            <w:r w:rsidRPr="002217FD">
              <w:rPr>
                <w:noProof/>
              </w:rPr>
              <w:t xml:space="preserve">een dynamische waardentabel, dan wordt de naam van de desbetreffende referentielijst </w:t>
            </w:r>
            <w:r>
              <w:rPr>
                <w:noProof/>
              </w:rPr>
              <w:t xml:space="preserve">of codelist als type </w:t>
            </w:r>
            <w:r w:rsidRPr="002217FD">
              <w:rPr>
                <w:noProof/>
              </w:rPr>
              <w:t xml:space="preserve">vermeld. </w:t>
            </w:r>
          </w:p>
          <w:p w14:paraId="6ED43A2F" w14:textId="77777777" w:rsidR="00B35EEF" w:rsidRPr="002217FD" w:rsidRDefault="00B35EEF" w:rsidP="005C2C6F">
            <w:pPr>
              <w:rPr>
                <w:noProof/>
              </w:rPr>
            </w:pPr>
            <w:r>
              <w:rPr>
                <w:noProof/>
              </w:rPr>
              <w:t>Indien het een waarde uit een statische opsomming van waarden betreft, dan wordt de naam van de desbetreffende enumeratie als type vermeld.</w:t>
            </w:r>
          </w:p>
        </w:tc>
        <w:tc>
          <w:tcPr>
            <w:tcW w:w="1418" w:type="dxa"/>
          </w:tcPr>
          <w:p w14:paraId="5EC8FD0E" w14:textId="77777777" w:rsidR="00B35EEF" w:rsidRDefault="00B35EEF" w:rsidP="005C2C6F">
            <w:pPr>
              <w:rPr>
                <w:i/>
                <w:noProof/>
                <w:color w:val="FF0000"/>
                <w:sz w:val="16"/>
                <w:szCs w:val="16"/>
              </w:rPr>
            </w:pPr>
          </w:p>
        </w:tc>
        <w:tc>
          <w:tcPr>
            <w:tcW w:w="1134" w:type="dxa"/>
          </w:tcPr>
          <w:p w14:paraId="7CEBEE42" w14:textId="77777777" w:rsidR="00E63533" w:rsidRDefault="00E63533" w:rsidP="005C2C6F">
            <w:pPr>
              <w:rPr>
                <w:i/>
                <w:noProof/>
                <w:color w:val="FF0000"/>
                <w:sz w:val="16"/>
                <w:szCs w:val="16"/>
              </w:rPr>
            </w:pPr>
          </w:p>
          <w:p w14:paraId="02206738" w14:textId="77777777" w:rsidR="00E63533" w:rsidRDefault="00E63533" w:rsidP="005C2C6F">
            <w:pPr>
              <w:rPr>
                <w:i/>
                <w:noProof/>
                <w:color w:val="FF0000"/>
                <w:sz w:val="16"/>
                <w:szCs w:val="16"/>
              </w:rPr>
            </w:pPr>
          </w:p>
          <w:p w14:paraId="302491F5" w14:textId="77777777" w:rsidR="00E63533" w:rsidRDefault="00E63533" w:rsidP="005C2C6F">
            <w:pPr>
              <w:rPr>
                <w:i/>
                <w:noProof/>
                <w:color w:val="FF0000"/>
                <w:sz w:val="16"/>
                <w:szCs w:val="16"/>
              </w:rPr>
            </w:pPr>
          </w:p>
          <w:p w14:paraId="060029D8" w14:textId="77777777" w:rsidR="00E63533" w:rsidRDefault="00E63533" w:rsidP="005C2C6F">
            <w:pPr>
              <w:rPr>
                <w:i/>
                <w:noProof/>
                <w:color w:val="FF0000"/>
                <w:sz w:val="16"/>
                <w:szCs w:val="16"/>
              </w:rPr>
            </w:pPr>
          </w:p>
          <w:p w14:paraId="4F51F2AC" w14:textId="77777777" w:rsidR="00E63533" w:rsidRDefault="00E63533" w:rsidP="005C2C6F">
            <w:pPr>
              <w:rPr>
                <w:i/>
                <w:noProof/>
                <w:color w:val="FF0000"/>
                <w:sz w:val="16"/>
                <w:szCs w:val="16"/>
              </w:rPr>
            </w:pPr>
          </w:p>
          <w:p w14:paraId="15D79AF6" w14:textId="77777777" w:rsidR="00E63533" w:rsidRDefault="00E63533" w:rsidP="005C2C6F">
            <w:pPr>
              <w:rPr>
                <w:i/>
                <w:noProof/>
                <w:color w:val="FF0000"/>
                <w:sz w:val="16"/>
                <w:szCs w:val="16"/>
              </w:rPr>
            </w:pPr>
          </w:p>
          <w:p w14:paraId="5FA0F626" w14:textId="77777777" w:rsidR="00B35EEF" w:rsidRPr="002217FD" w:rsidRDefault="00B35EEF" w:rsidP="005C2C6F">
            <w:pPr>
              <w:rPr>
                <w:noProof/>
              </w:rPr>
            </w:pPr>
            <w:r>
              <w:rPr>
                <w:i/>
                <w:noProof/>
                <w:color w:val="FF0000"/>
                <w:sz w:val="16"/>
                <w:szCs w:val="16"/>
              </w:rPr>
              <w:t>Type</w:t>
            </w:r>
          </w:p>
        </w:tc>
      </w:tr>
      <w:tr w:rsidR="00B35EEF" w:rsidRPr="002217FD" w14:paraId="60EEC5EF" w14:textId="77777777" w:rsidTr="005C2C6F">
        <w:trPr>
          <w:cantSplit/>
        </w:trPr>
        <w:tc>
          <w:tcPr>
            <w:tcW w:w="1701" w:type="dxa"/>
            <w:vMerge/>
            <w:shd w:val="clear" w:color="auto" w:fill="auto"/>
          </w:tcPr>
          <w:p w14:paraId="2896F8B1" w14:textId="77777777" w:rsidR="00B35EEF" w:rsidRDefault="00B35EEF" w:rsidP="005C2C6F">
            <w:pPr>
              <w:rPr>
                <w:b/>
                <w:noProof/>
                <w:sz w:val="16"/>
                <w:szCs w:val="16"/>
              </w:rPr>
            </w:pPr>
          </w:p>
        </w:tc>
        <w:tc>
          <w:tcPr>
            <w:tcW w:w="993" w:type="dxa"/>
          </w:tcPr>
          <w:p w14:paraId="42CF5633" w14:textId="77777777" w:rsidR="00B35EEF" w:rsidRPr="00AB6AF4" w:rsidRDefault="00B35EEF" w:rsidP="005C2C6F">
            <w:pPr>
              <w:rPr>
                <w:noProof/>
                <w:highlight w:val="yellow"/>
              </w:rPr>
            </w:pPr>
          </w:p>
        </w:tc>
        <w:tc>
          <w:tcPr>
            <w:tcW w:w="4677" w:type="dxa"/>
            <w:shd w:val="clear" w:color="auto" w:fill="auto"/>
          </w:tcPr>
          <w:p w14:paraId="272AA956" w14:textId="77777777" w:rsidR="00B35EEF" w:rsidRPr="002217FD" w:rsidRDefault="00B35EEF" w:rsidP="005C2C6F">
            <w:pPr>
              <w:rPr>
                <w:noProof/>
              </w:rPr>
            </w:pPr>
          </w:p>
        </w:tc>
        <w:tc>
          <w:tcPr>
            <w:tcW w:w="1418" w:type="dxa"/>
          </w:tcPr>
          <w:p w14:paraId="2AAF14AC" w14:textId="77777777" w:rsidR="00B35EEF" w:rsidRDefault="00B35EEF" w:rsidP="005C2C6F">
            <w:pPr>
              <w:rPr>
                <w:i/>
                <w:noProof/>
                <w:color w:val="FF0000"/>
                <w:sz w:val="16"/>
                <w:szCs w:val="16"/>
              </w:rPr>
            </w:pPr>
          </w:p>
        </w:tc>
        <w:tc>
          <w:tcPr>
            <w:tcW w:w="1134" w:type="dxa"/>
          </w:tcPr>
          <w:p w14:paraId="19B8C874" w14:textId="77777777" w:rsidR="00B35EEF" w:rsidRDefault="00B35EEF" w:rsidP="005C2C6F">
            <w:pPr>
              <w:rPr>
                <w:i/>
                <w:noProof/>
                <w:color w:val="FF0000"/>
                <w:sz w:val="16"/>
                <w:szCs w:val="16"/>
              </w:rPr>
            </w:pPr>
          </w:p>
        </w:tc>
      </w:tr>
      <w:tr w:rsidR="00B35EEF" w:rsidRPr="002217FD" w14:paraId="269727E0" w14:textId="77777777" w:rsidTr="005C2C6F">
        <w:trPr>
          <w:cantSplit/>
        </w:trPr>
        <w:tc>
          <w:tcPr>
            <w:tcW w:w="1701" w:type="dxa"/>
            <w:vMerge/>
            <w:shd w:val="clear" w:color="auto" w:fill="auto"/>
          </w:tcPr>
          <w:p w14:paraId="432C39B7" w14:textId="77777777" w:rsidR="00B35EEF" w:rsidRDefault="00B35EEF" w:rsidP="005C2C6F">
            <w:pPr>
              <w:rPr>
                <w:b/>
                <w:noProof/>
                <w:sz w:val="16"/>
                <w:szCs w:val="16"/>
              </w:rPr>
            </w:pPr>
          </w:p>
        </w:tc>
        <w:tc>
          <w:tcPr>
            <w:tcW w:w="993" w:type="dxa"/>
          </w:tcPr>
          <w:p w14:paraId="12AEFDCC" w14:textId="61DC3A11" w:rsidR="00B35EEF" w:rsidRDefault="00B35EEF" w:rsidP="00F43934">
            <w:pPr>
              <w:rPr>
                <w:noProof/>
              </w:rPr>
            </w:pPr>
            <w:r>
              <w:rPr>
                <w:noProof/>
              </w:rPr>
              <w:t>0</w:t>
            </w:r>
            <w:r w:rsidR="00F43934">
              <w:rPr>
                <w:noProof/>
              </w:rPr>
              <w:t>..</w:t>
            </w:r>
            <w:r>
              <w:rPr>
                <w:noProof/>
              </w:rPr>
              <w:t>1</w:t>
            </w:r>
          </w:p>
        </w:tc>
        <w:tc>
          <w:tcPr>
            <w:tcW w:w="4677" w:type="dxa"/>
            <w:shd w:val="clear" w:color="auto" w:fill="auto"/>
          </w:tcPr>
          <w:p w14:paraId="5E4B2631" w14:textId="77777777" w:rsidR="00B35EEF" w:rsidRDefault="00B35EEF" w:rsidP="005C2C6F">
            <w:r>
              <w:t>De aanduiding van de lengte van een gegeven. Getallen kunnen altijd positief of negatief zijn.</w:t>
            </w:r>
          </w:p>
          <w:p w14:paraId="040510A7" w14:textId="77777777" w:rsidR="00B35EEF" w:rsidRDefault="00B35EEF" w:rsidP="005C2C6F"/>
          <w:p w14:paraId="515C8AE4" w14:textId="77777777" w:rsidR="00B35EEF" w:rsidRDefault="00B35EEF" w:rsidP="005C2C6F">
            <w:pPr>
              <w:rPr>
                <w:i/>
                <w:iCs/>
              </w:rPr>
            </w:pPr>
            <w:r>
              <w:rPr>
                <w:i/>
                <w:iCs/>
              </w:rPr>
              <w:t xml:space="preserve">Bijvoorbeeld: </w:t>
            </w:r>
          </w:p>
          <w:p w14:paraId="66493DD1" w14:textId="77777777" w:rsidR="00B35EEF" w:rsidRDefault="00B35EEF" w:rsidP="005C2C6F">
            <w:pPr>
              <w:rPr>
                <w:i/>
                <w:iCs/>
              </w:rPr>
            </w:pPr>
            <w:r>
              <w:rPr>
                <w:i/>
                <w:iCs/>
              </w:rPr>
              <w:t xml:space="preserve">‘1’ als de lengte exact 1 is; </w:t>
            </w:r>
          </w:p>
          <w:p w14:paraId="22D577D5" w14:textId="77777777" w:rsidR="00B35EEF" w:rsidRDefault="00B35EEF" w:rsidP="005C2C6F">
            <w:pPr>
              <w:rPr>
                <w:i/>
                <w:iCs/>
              </w:rPr>
            </w:pPr>
            <w:r>
              <w:rPr>
                <w:i/>
                <w:iCs/>
              </w:rPr>
              <w:t xml:space="preserve">‘1..2’ als de lengte 1 tot en met 2 lang kan zijn;  </w:t>
            </w:r>
          </w:p>
          <w:p w14:paraId="7262F859" w14:textId="77777777" w:rsidR="00B35EEF" w:rsidRDefault="00B35EEF" w:rsidP="005C2C6F">
            <w:r>
              <w:rPr>
                <w:i/>
                <w:iCs/>
              </w:rPr>
              <w:t>'‘1,2’ voor Decimale getallen met 1 cijfer voor de komma en 2 erna.</w:t>
            </w:r>
            <w:r>
              <w:t xml:space="preserve"> Dit is van -9,99 tot +9,99;</w:t>
            </w:r>
          </w:p>
          <w:p w14:paraId="59DE6398" w14:textId="77777777" w:rsidR="00B35EEF" w:rsidRDefault="00B35EEF" w:rsidP="005C2C6F"/>
          <w:p w14:paraId="439FA266" w14:textId="77777777" w:rsidR="00B35EEF" w:rsidRPr="002217FD" w:rsidRDefault="00B35EEF" w:rsidP="005C2C6F">
            <w:pPr>
              <w:rPr>
                <w:noProof/>
              </w:rPr>
            </w:pPr>
            <w:r>
              <w:t>Dit is verder toegelicht in hoofdstuk 3.</w:t>
            </w:r>
          </w:p>
        </w:tc>
        <w:tc>
          <w:tcPr>
            <w:tcW w:w="1418" w:type="dxa"/>
          </w:tcPr>
          <w:p w14:paraId="5E25F746" w14:textId="77777777" w:rsidR="00B35EEF" w:rsidRPr="009064C0" w:rsidRDefault="00B35EEF" w:rsidP="005C2C6F">
            <w:pPr>
              <w:rPr>
                <w:rFonts w:eastAsia="Batang"/>
                <w:i/>
                <w:noProof/>
                <w:sz w:val="16"/>
                <w:szCs w:val="16"/>
              </w:rPr>
            </w:pPr>
          </w:p>
        </w:tc>
        <w:tc>
          <w:tcPr>
            <w:tcW w:w="1134" w:type="dxa"/>
          </w:tcPr>
          <w:p w14:paraId="718C188F" w14:textId="77777777" w:rsidR="00B35EEF" w:rsidRDefault="00B35EEF" w:rsidP="005C2C6F">
            <w:pPr>
              <w:rPr>
                <w:i/>
                <w:noProof/>
                <w:color w:val="FF0000"/>
                <w:sz w:val="16"/>
                <w:szCs w:val="16"/>
              </w:rPr>
            </w:pPr>
            <w:r>
              <w:rPr>
                <w:rFonts w:eastAsia="Batang"/>
                <w:i/>
                <w:noProof/>
                <w:sz w:val="16"/>
                <w:szCs w:val="16"/>
              </w:rPr>
              <w:t xml:space="preserve">Tagged value </w:t>
            </w:r>
          </w:p>
        </w:tc>
      </w:tr>
      <w:tr w:rsidR="00B35EEF" w:rsidRPr="002217FD" w14:paraId="45823B6B" w14:textId="77777777" w:rsidTr="005C2C6F">
        <w:trPr>
          <w:cantSplit/>
        </w:trPr>
        <w:tc>
          <w:tcPr>
            <w:tcW w:w="1701" w:type="dxa"/>
            <w:vMerge/>
            <w:shd w:val="clear" w:color="auto" w:fill="auto"/>
          </w:tcPr>
          <w:p w14:paraId="0FE19505" w14:textId="77777777" w:rsidR="00B35EEF" w:rsidRPr="003A5901" w:rsidRDefault="00B35EEF" w:rsidP="005C2C6F">
            <w:pPr>
              <w:pStyle w:val="Lijstalinea"/>
              <w:numPr>
                <w:ilvl w:val="0"/>
                <w:numId w:val="12"/>
              </w:numPr>
              <w:rPr>
                <w:b/>
                <w:noProof/>
                <w:sz w:val="16"/>
                <w:szCs w:val="16"/>
              </w:rPr>
            </w:pPr>
          </w:p>
        </w:tc>
        <w:tc>
          <w:tcPr>
            <w:tcW w:w="993" w:type="dxa"/>
          </w:tcPr>
          <w:p w14:paraId="5C1E8FB8" w14:textId="77777777" w:rsidR="00B35EEF" w:rsidRPr="002217FD" w:rsidRDefault="00B35EEF" w:rsidP="005C2C6F">
            <w:pPr>
              <w:rPr>
                <w:noProof/>
              </w:rPr>
            </w:pPr>
          </w:p>
        </w:tc>
        <w:tc>
          <w:tcPr>
            <w:tcW w:w="4677" w:type="dxa"/>
            <w:shd w:val="clear" w:color="auto" w:fill="auto"/>
          </w:tcPr>
          <w:p w14:paraId="1B7C7ACF" w14:textId="77777777" w:rsidR="00B35EEF" w:rsidRPr="00BD6127" w:rsidRDefault="00B35EEF" w:rsidP="005C2C6F">
            <w:pPr>
              <w:rPr>
                <w:noProof/>
              </w:rPr>
            </w:pPr>
          </w:p>
        </w:tc>
        <w:tc>
          <w:tcPr>
            <w:tcW w:w="1418" w:type="dxa"/>
          </w:tcPr>
          <w:p w14:paraId="11801F6F" w14:textId="77777777" w:rsidR="00B35EEF" w:rsidRPr="004C49A4" w:rsidRDefault="00B35EEF" w:rsidP="005C2C6F">
            <w:pPr>
              <w:rPr>
                <w:rFonts w:eastAsia="Batang"/>
                <w:i/>
                <w:noProof/>
                <w:sz w:val="16"/>
                <w:szCs w:val="16"/>
              </w:rPr>
            </w:pPr>
          </w:p>
        </w:tc>
        <w:tc>
          <w:tcPr>
            <w:tcW w:w="1134" w:type="dxa"/>
          </w:tcPr>
          <w:p w14:paraId="7B429CB1" w14:textId="77777777" w:rsidR="00B35EEF" w:rsidRPr="004C49A4" w:rsidRDefault="00B35EEF" w:rsidP="005C2C6F">
            <w:pPr>
              <w:rPr>
                <w:rFonts w:eastAsia="Batang"/>
                <w:i/>
                <w:noProof/>
                <w:sz w:val="16"/>
                <w:szCs w:val="16"/>
              </w:rPr>
            </w:pPr>
          </w:p>
        </w:tc>
      </w:tr>
      <w:tr w:rsidR="00B35EEF" w:rsidRPr="002217FD" w14:paraId="7D52E8CB" w14:textId="77777777" w:rsidTr="005C2C6F">
        <w:trPr>
          <w:cantSplit/>
        </w:trPr>
        <w:tc>
          <w:tcPr>
            <w:tcW w:w="1701" w:type="dxa"/>
            <w:vMerge/>
            <w:shd w:val="clear" w:color="auto" w:fill="auto"/>
          </w:tcPr>
          <w:p w14:paraId="302E614C" w14:textId="77777777" w:rsidR="00B35EEF" w:rsidRPr="003A5901" w:rsidRDefault="00B35EEF" w:rsidP="005C2C6F">
            <w:pPr>
              <w:pStyle w:val="Lijstalinea"/>
              <w:numPr>
                <w:ilvl w:val="0"/>
                <w:numId w:val="12"/>
              </w:numPr>
              <w:rPr>
                <w:b/>
                <w:noProof/>
                <w:sz w:val="16"/>
                <w:szCs w:val="16"/>
              </w:rPr>
            </w:pPr>
          </w:p>
        </w:tc>
        <w:tc>
          <w:tcPr>
            <w:tcW w:w="993" w:type="dxa"/>
          </w:tcPr>
          <w:p w14:paraId="7E5769E3" w14:textId="58AC7671" w:rsidR="00B35EEF" w:rsidRPr="002217FD" w:rsidRDefault="00B35EEF" w:rsidP="00F43934">
            <w:pPr>
              <w:rPr>
                <w:noProof/>
              </w:rPr>
            </w:pPr>
            <w:r>
              <w:rPr>
                <w:noProof/>
              </w:rPr>
              <w:t>0</w:t>
            </w:r>
            <w:r w:rsidR="00F43934">
              <w:rPr>
                <w:noProof/>
              </w:rPr>
              <w:t>..</w:t>
            </w:r>
            <w:r>
              <w:rPr>
                <w:noProof/>
              </w:rPr>
              <w:t>1</w:t>
            </w:r>
          </w:p>
        </w:tc>
        <w:tc>
          <w:tcPr>
            <w:tcW w:w="4677" w:type="dxa"/>
            <w:shd w:val="clear" w:color="auto" w:fill="auto"/>
          </w:tcPr>
          <w:p w14:paraId="030AFDD4" w14:textId="77777777" w:rsidR="008A2886" w:rsidRDefault="00EC7F27" w:rsidP="008A2886">
            <w:pPr>
              <w:rPr>
                <w:noProof/>
              </w:rPr>
            </w:pPr>
            <w:r>
              <w:rPr>
                <w:noProof/>
              </w:rPr>
              <w:t>Alleen van toepassing wanneer het type van het attribuutsoort een prim</w:t>
            </w:r>
            <w:r w:rsidR="008A2886">
              <w:rPr>
                <w:noProof/>
              </w:rPr>
              <w:t>i</w:t>
            </w:r>
            <w:r>
              <w:rPr>
                <w:noProof/>
              </w:rPr>
              <w:t xml:space="preserve">tief datatype is. </w:t>
            </w:r>
          </w:p>
          <w:p w14:paraId="59BCF6B6" w14:textId="77777777" w:rsidR="008A2886" w:rsidRDefault="008A2886" w:rsidP="008A2886">
            <w:pPr>
              <w:rPr>
                <w:noProof/>
              </w:rPr>
            </w:pPr>
          </w:p>
          <w:p w14:paraId="7A861C07" w14:textId="57B87067" w:rsidR="00B35EEF" w:rsidRPr="002217FD" w:rsidRDefault="00B35EEF" w:rsidP="008A2886">
            <w:pPr>
              <w:rPr>
                <w:noProof/>
              </w:rPr>
            </w:pPr>
            <w:r w:rsidRPr="00BD6127">
              <w:rPr>
                <w:noProof/>
              </w:rPr>
              <w:t>De verzameling van waarden die gegevens van deze attribuutsoort kunnen hebben</w:t>
            </w:r>
            <w:r w:rsidR="00373F3F">
              <w:rPr>
                <w:noProof/>
              </w:rPr>
              <w:t>, dat wil zeggen</w:t>
            </w:r>
            <w:r w:rsidRPr="00BD6127">
              <w:rPr>
                <w:noProof/>
              </w:rPr>
              <w:t xml:space="preserve"> </w:t>
            </w:r>
            <w:r w:rsidR="00373F3F">
              <w:rPr>
                <w:noProof/>
              </w:rPr>
              <w:t xml:space="preserve">het </w:t>
            </w:r>
            <w:r>
              <w:rPr>
                <w:noProof/>
              </w:rPr>
              <w:t>waarden</w:t>
            </w:r>
            <w:r w:rsidRPr="00BD6127">
              <w:rPr>
                <w:noProof/>
              </w:rPr>
              <w:t>bereik</w:t>
            </w:r>
            <w:r>
              <w:rPr>
                <w:noProof/>
              </w:rPr>
              <w:t>, uitgedrukt in een specifieke structuur</w:t>
            </w:r>
            <w:r w:rsidR="00EC7F27">
              <w:rPr>
                <w:noProof/>
              </w:rPr>
              <w:t>.</w:t>
            </w:r>
            <w:r>
              <w:rPr>
                <w:noProof/>
              </w:rPr>
              <w:t xml:space="preserve"> </w:t>
            </w:r>
          </w:p>
        </w:tc>
        <w:tc>
          <w:tcPr>
            <w:tcW w:w="1418" w:type="dxa"/>
          </w:tcPr>
          <w:p w14:paraId="05EE2E69" w14:textId="77777777" w:rsidR="00B35EEF" w:rsidRPr="004C49A4" w:rsidRDefault="00B35EEF" w:rsidP="005C2C6F">
            <w:pPr>
              <w:rPr>
                <w:rFonts w:eastAsia="Batang"/>
                <w:i/>
                <w:noProof/>
                <w:sz w:val="16"/>
                <w:szCs w:val="16"/>
              </w:rPr>
            </w:pPr>
          </w:p>
        </w:tc>
        <w:tc>
          <w:tcPr>
            <w:tcW w:w="1134" w:type="dxa"/>
          </w:tcPr>
          <w:p w14:paraId="1D771AFC"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2217FD" w14:paraId="370D90F1" w14:textId="77777777" w:rsidTr="005C2C6F">
        <w:trPr>
          <w:cantSplit/>
        </w:trPr>
        <w:tc>
          <w:tcPr>
            <w:tcW w:w="1701" w:type="dxa"/>
            <w:vMerge/>
            <w:shd w:val="clear" w:color="auto" w:fill="auto"/>
          </w:tcPr>
          <w:p w14:paraId="70B9BD3D" w14:textId="77777777" w:rsidR="00B35EEF" w:rsidRPr="003A5901" w:rsidRDefault="00B35EEF" w:rsidP="005C2C6F">
            <w:pPr>
              <w:pStyle w:val="Lijstalinea"/>
              <w:numPr>
                <w:ilvl w:val="0"/>
                <w:numId w:val="12"/>
              </w:numPr>
              <w:rPr>
                <w:b/>
                <w:noProof/>
                <w:sz w:val="16"/>
                <w:szCs w:val="16"/>
              </w:rPr>
            </w:pPr>
          </w:p>
        </w:tc>
        <w:tc>
          <w:tcPr>
            <w:tcW w:w="993" w:type="dxa"/>
          </w:tcPr>
          <w:p w14:paraId="209DB2FD" w14:textId="6B48A5D7" w:rsidR="00B35EEF" w:rsidRPr="002217FD" w:rsidRDefault="00B35EEF" w:rsidP="00F43934">
            <w:pPr>
              <w:rPr>
                <w:noProof/>
              </w:rPr>
            </w:pPr>
            <w:r>
              <w:rPr>
                <w:noProof/>
              </w:rPr>
              <w:t>0</w:t>
            </w:r>
            <w:r w:rsidR="00F43934">
              <w:rPr>
                <w:noProof/>
              </w:rPr>
              <w:t>..</w:t>
            </w:r>
            <w:r>
              <w:rPr>
                <w:noProof/>
              </w:rPr>
              <w:t>1</w:t>
            </w:r>
          </w:p>
        </w:tc>
        <w:tc>
          <w:tcPr>
            <w:tcW w:w="4677" w:type="dxa"/>
            <w:shd w:val="clear" w:color="auto" w:fill="auto"/>
          </w:tcPr>
          <w:p w14:paraId="61BCE1E5" w14:textId="77777777" w:rsidR="008A2886" w:rsidRDefault="00EC7F27" w:rsidP="008A2886">
            <w:pPr>
              <w:rPr>
                <w:noProof/>
              </w:rPr>
            </w:pPr>
            <w:r>
              <w:rPr>
                <w:noProof/>
              </w:rPr>
              <w:t>Alleen van toepassing wanneer het type van het attribuutsoort een prim</w:t>
            </w:r>
            <w:r w:rsidR="008A2886">
              <w:rPr>
                <w:noProof/>
              </w:rPr>
              <w:t>i</w:t>
            </w:r>
            <w:r>
              <w:rPr>
                <w:noProof/>
              </w:rPr>
              <w:t xml:space="preserve">tief datatype is. </w:t>
            </w:r>
          </w:p>
          <w:p w14:paraId="0E3ADBB2" w14:textId="77777777" w:rsidR="008A2886" w:rsidRDefault="008A2886" w:rsidP="008A2886">
            <w:pPr>
              <w:rPr>
                <w:noProof/>
              </w:rPr>
            </w:pPr>
          </w:p>
          <w:p w14:paraId="5CE8680E" w14:textId="2633045B" w:rsidR="00B35EEF" w:rsidRPr="00BD6127" w:rsidRDefault="00B35EEF" w:rsidP="008A2886">
            <w:pPr>
              <w:rPr>
                <w:noProof/>
              </w:rPr>
            </w:pPr>
            <w:r>
              <w:rPr>
                <w:noProof/>
              </w:rPr>
              <w:t xml:space="preserve">Zoals patroon, formeel vastgelegd (met een reguliere expressie), </w:t>
            </w:r>
            <w:r>
              <w:rPr>
                <w:rStyle w:val="s1"/>
              </w:rPr>
              <w:t>uitgedrukt in een formele taal die door de computer wordt herkend.</w:t>
            </w:r>
          </w:p>
        </w:tc>
        <w:tc>
          <w:tcPr>
            <w:tcW w:w="1418" w:type="dxa"/>
          </w:tcPr>
          <w:p w14:paraId="5AECBA40" w14:textId="77777777" w:rsidR="00B35EEF" w:rsidRPr="004C49A4" w:rsidRDefault="00B35EEF" w:rsidP="005C2C6F">
            <w:pPr>
              <w:rPr>
                <w:rFonts w:eastAsia="Batang"/>
                <w:i/>
                <w:noProof/>
                <w:sz w:val="16"/>
                <w:szCs w:val="16"/>
              </w:rPr>
            </w:pPr>
          </w:p>
        </w:tc>
        <w:tc>
          <w:tcPr>
            <w:tcW w:w="1134" w:type="dxa"/>
          </w:tcPr>
          <w:p w14:paraId="46B208EF" w14:textId="77777777" w:rsidR="00B35EEF" w:rsidRPr="004C49A4" w:rsidRDefault="00B35EEF" w:rsidP="005C2C6F">
            <w:pPr>
              <w:rPr>
                <w:rFonts w:eastAsia="Batang"/>
                <w:i/>
                <w:noProof/>
                <w:sz w:val="16"/>
                <w:szCs w:val="16"/>
              </w:rPr>
            </w:pPr>
            <w:r>
              <w:rPr>
                <w:rFonts w:eastAsia="Batang"/>
                <w:i/>
                <w:noProof/>
                <w:sz w:val="16"/>
                <w:szCs w:val="16"/>
              </w:rPr>
              <w:t>Tagged value</w:t>
            </w:r>
          </w:p>
        </w:tc>
      </w:tr>
      <w:tr w:rsidR="00B35EEF" w:rsidRPr="002217FD" w14:paraId="1D0BA130" w14:textId="77777777" w:rsidTr="005C2C6F">
        <w:trPr>
          <w:cantSplit/>
        </w:trPr>
        <w:tc>
          <w:tcPr>
            <w:tcW w:w="1701" w:type="dxa"/>
            <w:shd w:val="clear" w:color="auto" w:fill="auto"/>
          </w:tcPr>
          <w:p w14:paraId="1E7E3868" w14:textId="77777777" w:rsidR="00B35EEF" w:rsidRPr="002217FD" w:rsidRDefault="00B35EEF" w:rsidP="005C2C6F">
            <w:pPr>
              <w:rPr>
                <w:b/>
                <w:noProof/>
                <w:sz w:val="16"/>
                <w:szCs w:val="16"/>
              </w:rPr>
            </w:pPr>
            <w:r w:rsidRPr="002217FD">
              <w:rPr>
                <w:b/>
                <w:noProof/>
                <w:sz w:val="16"/>
                <w:szCs w:val="16"/>
              </w:rPr>
              <w:t>Indicatie materiële historie</w:t>
            </w:r>
            <w:r>
              <w:rPr>
                <w:rStyle w:val="Voetnootmarkering"/>
                <w:rFonts w:ascii="Brush Script MT" w:eastAsia="Batang" w:hAnsi="Brush Script MT"/>
                <w:b/>
                <w:sz w:val="16"/>
                <w:szCs w:val="16"/>
              </w:rPr>
              <w:t>√</w:t>
            </w:r>
          </w:p>
        </w:tc>
        <w:tc>
          <w:tcPr>
            <w:tcW w:w="993" w:type="dxa"/>
          </w:tcPr>
          <w:p w14:paraId="6B46B2DD" w14:textId="77777777" w:rsidR="00B35EEF" w:rsidRPr="002217FD" w:rsidRDefault="00B35EEF" w:rsidP="005C2C6F">
            <w:pPr>
              <w:rPr>
                <w:noProof/>
              </w:rPr>
            </w:pPr>
            <w:r>
              <w:rPr>
                <w:noProof/>
              </w:rPr>
              <w:t>1</w:t>
            </w:r>
          </w:p>
        </w:tc>
        <w:tc>
          <w:tcPr>
            <w:tcW w:w="4677" w:type="dxa"/>
            <w:shd w:val="clear" w:color="auto" w:fill="auto"/>
          </w:tcPr>
          <w:p w14:paraId="1248B443" w14:textId="77777777" w:rsidR="00B35EEF" w:rsidRPr="002217FD" w:rsidRDefault="00B35EEF" w:rsidP="005C2C6F">
            <w:pPr>
              <w:rPr>
                <w:noProof/>
              </w:rPr>
            </w:pPr>
            <w:r w:rsidRPr="002217FD">
              <w:rPr>
                <w:noProof/>
              </w:rPr>
              <w:t>Indicatie of de materiële historie van de attribuutsoort te bevragen is. Materiële historie geeft aan wanneer een verandering is opgetreden in de werkelijkheid die heeft geleid tot verandering van de attribuutwaarde.</w:t>
            </w:r>
          </w:p>
        </w:tc>
        <w:tc>
          <w:tcPr>
            <w:tcW w:w="1418" w:type="dxa"/>
          </w:tcPr>
          <w:p w14:paraId="0A381814" w14:textId="77777777" w:rsidR="00B35EEF" w:rsidRPr="004C49A4" w:rsidRDefault="00B35EEF" w:rsidP="005C2C6F">
            <w:pPr>
              <w:rPr>
                <w:rFonts w:eastAsia="Batang"/>
                <w:i/>
                <w:noProof/>
                <w:sz w:val="16"/>
                <w:szCs w:val="16"/>
              </w:rPr>
            </w:pPr>
          </w:p>
        </w:tc>
        <w:tc>
          <w:tcPr>
            <w:tcW w:w="1134" w:type="dxa"/>
          </w:tcPr>
          <w:p w14:paraId="25007169"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2217FD" w14:paraId="695CAF25" w14:textId="77777777" w:rsidTr="005C2C6F">
        <w:trPr>
          <w:cantSplit/>
        </w:trPr>
        <w:tc>
          <w:tcPr>
            <w:tcW w:w="1701" w:type="dxa"/>
            <w:shd w:val="clear" w:color="auto" w:fill="auto"/>
          </w:tcPr>
          <w:p w14:paraId="62337252" w14:textId="77777777" w:rsidR="00B35EEF" w:rsidRPr="002217FD" w:rsidRDefault="00B35EEF" w:rsidP="005C2C6F">
            <w:pPr>
              <w:rPr>
                <w:b/>
                <w:noProof/>
                <w:sz w:val="16"/>
                <w:szCs w:val="16"/>
              </w:rPr>
            </w:pPr>
            <w:r w:rsidRPr="002217FD">
              <w:rPr>
                <w:b/>
                <w:noProof/>
                <w:sz w:val="16"/>
                <w:szCs w:val="16"/>
              </w:rPr>
              <w:t>Indicatie formele historie</w:t>
            </w:r>
            <w:r>
              <w:rPr>
                <w:rStyle w:val="Voetnootmarkering"/>
                <w:rFonts w:ascii="Brush Script MT" w:eastAsia="Batang" w:hAnsi="Brush Script MT"/>
                <w:b/>
                <w:sz w:val="16"/>
                <w:szCs w:val="16"/>
              </w:rPr>
              <w:t>√</w:t>
            </w:r>
          </w:p>
        </w:tc>
        <w:tc>
          <w:tcPr>
            <w:tcW w:w="993" w:type="dxa"/>
          </w:tcPr>
          <w:p w14:paraId="6AB5A35B" w14:textId="77777777" w:rsidR="00B35EEF" w:rsidRPr="002217FD" w:rsidRDefault="00B35EEF" w:rsidP="005C2C6F">
            <w:pPr>
              <w:rPr>
                <w:noProof/>
              </w:rPr>
            </w:pPr>
            <w:r>
              <w:rPr>
                <w:noProof/>
              </w:rPr>
              <w:t>1</w:t>
            </w:r>
          </w:p>
        </w:tc>
        <w:tc>
          <w:tcPr>
            <w:tcW w:w="4677" w:type="dxa"/>
            <w:shd w:val="clear" w:color="auto" w:fill="auto"/>
          </w:tcPr>
          <w:p w14:paraId="5548C5A8" w14:textId="77777777" w:rsidR="00B35EEF" w:rsidRPr="002217FD" w:rsidRDefault="00B35EEF" w:rsidP="005C2C6F">
            <w:pPr>
              <w:rPr>
                <w:noProof/>
              </w:rPr>
            </w:pPr>
            <w:r w:rsidRPr="002217FD">
              <w:rPr>
                <w:noProof/>
              </w:rPr>
              <w:t>Indicatie of de formele historie van de attribuutsoort te bevragen is. Formele historie geeft aan wanneer in de administratie een verandering is verwerkt van de attribuutwaarde (wanneer was de verandering bekend en is deze verwerkt).</w:t>
            </w:r>
          </w:p>
        </w:tc>
        <w:tc>
          <w:tcPr>
            <w:tcW w:w="1418" w:type="dxa"/>
          </w:tcPr>
          <w:p w14:paraId="63D39193" w14:textId="77777777" w:rsidR="00B35EEF" w:rsidRPr="004C49A4" w:rsidRDefault="00B35EEF" w:rsidP="005C2C6F">
            <w:pPr>
              <w:rPr>
                <w:rFonts w:eastAsia="Batang"/>
                <w:i/>
                <w:noProof/>
                <w:sz w:val="16"/>
                <w:szCs w:val="16"/>
              </w:rPr>
            </w:pPr>
          </w:p>
        </w:tc>
        <w:tc>
          <w:tcPr>
            <w:tcW w:w="1134" w:type="dxa"/>
          </w:tcPr>
          <w:p w14:paraId="4684A28C"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2217FD" w14:paraId="6231B4EE" w14:textId="77777777" w:rsidTr="005C2C6F">
        <w:trPr>
          <w:cantSplit/>
        </w:trPr>
        <w:tc>
          <w:tcPr>
            <w:tcW w:w="1701" w:type="dxa"/>
            <w:shd w:val="clear" w:color="auto" w:fill="auto"/>
          </w:tcPr>
          <w:p w14:paraId="23B819ED" w14:textId="77777777" w:rsidR="00B35EEF" w:rsidRDefault="00B35EEF" w:rsidP="005C2C6F">
            <w:pPr>
              <w:snapToGrid w:val="0"/>
              <w:rPr>
                <w:rFonts w:eastAsia="Batang"/>
                <w:b/>
                <w:sz w:val="16"/>
                <w:szCs w:val="16"/>
              </w:rPr>
            </w:pPr>
            <w:r>
              <w:rPr>
                <w:rFonts w:eastAsia="Batang"/>
                <w:b/>
                <w:sz w:val="16"/>
                <w:szCs w:val="16"/>
              </w:rPr>
              <w:t xml:space="preserve">Locatie </w:t>
            </w:r>
          </w:p>
          <w:p w14:paraId="68C759C2" w14:textId="77777777" w:rsidR="00B35EEF" w:rsidRPr="002217FD" w:rsidRDefault="00B35EEF" w:rsidP="005C2C6F">
            <w:pPr>
              <w:rPr>
                <w:b/>
                <w:noProof/>
                <w:sz w:val="16"/>
                <w:szCs w:val="16"/>
              </w:rPr>
            </w:pPr>
          </w:p>
        </w:tc>
        <w:tc>
          <w:tcPr>
            <w:tcW w:w="993" w:type="dxa"/>
          </w:tcPr>
          <w:p w14:paraId="42CB5E50" w14:textId="77777777" w:rsidR="00B35EEF" w:rsidRPr="00AB6AF4" w:rsidRDefault="00B35EEF" w:rsidP="005C2C6F">
            <w:pPr>
              <w:rPr>
                <w:noProof/>
                <w:highlight w:val="yellow"/>
              </w:rPr>
            </w:pPr>
            <w:r w:rsidRPr="006C2AE8">
              <w:rPr>
                <w:noProof/>
              </w:rPr>
              <w:t>0..1</w:t>
            </w:r>
          </w:p>
        </w:tc>
        <w:tc>
          <w:tcPr>
            <w:tcW w:w="4677" w:type="dxa"/>
            <w:shd w:val="clear" w:color="auto" w:fill="auto"/>
          </w:tcPr>
          <w:p w14:paraId="0EEE000D" w14:textId="678E3D64" w:rsidR="00B35EEF" w:rsidRDefault="002C0F77" w:rsidP="005C2C6F">
            <w:pPr>
              <w:tabs>
                <w:tab w:val="left" w:pos="5167"/>
              </w:tabs>
              <w:snapToGrid w:val="0"/>
              <w:rPr>
                <w:rFonts w:eastAsia="Batang"/>
              </w:rPr>
            </w:pPr>
            <w:r>
              <w:rPr>
                <w:rFonts w:eastAsia="Batang"/>
              </w:rPr>
              <w:t xml:space="preserve">Als het type van het attribuutsoort een waardenlijst is, dan wordt hier de locatie waar deze te vinden is opgegeven. Dit is in principe een URI (als er geen URI is, dan kan dit een URL zijn, waar de waardenlijst op basis van de naam van de waardenlijst te vinden is). </w:t>
            </w:r>
          </w:p>
          <w:p w14:paraId="5B84B628" w14:textId="77777777" w:rsidR="00B35EEF" w:rsidRDefault="00B35EEF" w:rsidP="005C2C6F">
            <w:pPr>
              <w:tabs>
                <w:tab w:val="left" w:pos="5167"/>
              </w:tabs>
              <w:snapToGrid w:val="0"/>
              <w:rPr>
                <w:rFonts w:eastAsia="Batang"/>
              </w:rPr>
            </w:pPr>
          </w:p>
          <w:p w14:paraId="0D4D08A8" w14:textId="77777777" w:rsidR="00B35EEF" w:rsidRPr="002217FD" w:rsidRDefault="00B35EEF" w:rsidP="005C2C6F">
            <w:pPr>
              <w:rPr>
                <w:noProof/>
              </w:rPr>
            </w:pPr>
          </w:p>
        </w:tc>
        <w:tc>
          <w:tcPr>
            <w:tcW w:w="1418" w:type="dxa"/>
          </w:tcPr>
          <w:p w14:paraId="5F51CCA0" w14:textId="77777777" w:rsidR="00B35EEF" w:rsidRDefault="00B35EEF" w:rsidP="005C2C6F">
            <w:pPr>
              <w:rPr>
                <w:i/>
                <w:noProof/>
                <w:sz w:val="16"/>
                <w:szCs w:val="16"/>
              </w:rPr>
            </w:pPr>
          </w:p>
        </w:tc>
        <w:tc>
          <w:tcPr>
            <w:tcW w:w="1134" w:type="dxa"/>
          </w:tcPr>
          <w:p w14:paraId="60240DC9" w14:textId="77777777" w:rsidR="00B35EEF" w:rsidRPr="004C49A4" w:rsidRDefault="00B35EEF" w:rsidP="005C2C6F">
            <w:pPr>
              <w:rPr>
                <w:rFonts w:eastAsia="Batang"/>
                <w:i/>
                <w:noProof/>
                <w:sz w:val="16"/>
                <w:szCs w:val="16"/>
              </w:rPr>
            </w:pPr>
            <w:r>
              <w:rPr>
                <w:i/>
                <w:noProof/>
                <w:sz w:val="16"/>
                <w:szCs w:val="16"/>
              </w:rPr>
              <w:t xml:space="preserve">taggged value </w:t>
            </w:r>
          </w:p>
        </w:tc>
      </w:tr>
      <w:tr w:rsidR="00B35EEF" w:rsidRPr="002217FD" w14:paraId="3EF9636F" w14:textId="77777777" w:rsidTr="005C2C6F">
        <w:trPr>
          <w:cantSplit/>
        </w:trPr>
        <w:tc>
          <w:tcPr>
            <w:tcW w:w="1701" w:type="dxa"/>
            <w:shd w:val="clear" w:color="auto" w:fill="auto"/>
          </w:tcPr>
          <w:p w14:paraId="27F6F14B" w14:textId="77777777" w:rsidR="00B35EEF" w:rsidRPr="002217FD" w:rsidRDefault="00B35EEF" w:rsidP="005C2C6F">
            <w:pPr>
              <w:rPr>
                <w:b/>
                <w:noProof/>
                <w:sz w:val="16"/>
                <w:szCs w:val="16"/>
              </w:rPr>
            </w:pPr>
            <w:r>
              <w:rPr>
                <w:b/>
                <w:noProof/>
                <w:sz w:val="16"/>
                <w:szCs w:val="16"/>
              </w:rPr>
              <w:lastRenderedPageBreak/>
              <w:t>K</w:t>
            </w:r>
            <w:r w:rsidRPr="002217FD">
              <w:rPr>
                <w:b/>
                <w:noProof/>
                <w:sz w:val="16"/>
                <w:szCs w:val="16"/>
              </w:rPr>
              <w:t>ardinaliteit</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p>
        </w:tc>
        <w:tc>
          <w:tcPr>
            <w:tcW w:w="993" w:type="dxa"/>
          </w:tcPr>
          <w:p w14:paraId="47939420" w14:textId="77777777" w:rsidR="00B35EEF" w:rsidRPr="002217FD" w:rsidRDefault="00B35EEF" w:rsidP="005C2C6F">
            <w:pPr>
              <w:rPr>
                <w:noProof/>
              </w:rPr>
            </w:pPr>
            <w:r>
              <w:rPr>
                <w:noProof/>
              </w:rPr>
              <w:t>1</w:t>
            </w:r>
          </w:p>
        </w:tc>
        <w:tc>
          <w:tcPr>
            <w:tcW w:w="4677" w:type="dxa"/>
            <w:shd w:val="clear" w:color="auto" w:fill="auto"/>
          </w:tcPr>
          <w:p w14:paraId="03A66D37" w14:textId="00900874" w:rsidR="00B35EEF" w:rsidRPr="002217FD" w:rsidRDefault="00B35EEF" w:rsidP="005C2C6F">
            <w:pPr>
              <w:rPr>
                <w:noProof/>
              </w:rPr>
            </w:pPr>
            <w:r w:rsidRPr="002217FD">
              <w:rPr>
                <w:noProof/>
              </w:rPr>
              <w:t>Deze indicatie geeft aan hoeveel keer waarden van deze attribuutsoort kunnen voorkomen bij een object van het betreffende objecttype</w:t>
            </w:r>
            <w:r w:rsidR="00947EF7">
              <w:rPr>
                <w:noProof/>
              </w:rPr>
              <w:t>, of bij het betreffende gegevensgroeptype</w:t>
            </w:r>
            <w:r w:rsidRPr="002217FD">
              <w:rPr>
                <w:noProof/>
              </w:rPr>
              <w:t>:</w:t>
            </w:r>
          </w:p>
          <w:p w14:paraId="22B88570" w14:textId="56D61259" w:rsidR="00B35EEF" w:rsidRPr="002217FD" w:rsidRDefault="00B35EEF" w:rsidP="005C2C6F">
            <w:pPr>
              <w:rPr>
                <w:noProof/>
              </w:rPr>
            </w:pPr>
            <w:r w:rsidRPr="002217FD">
              <w:rPr>
                <w:noProof/>
              </w:rPr>
              <w:tab/>
            </w:r>
            <w:r w:rsidR="00C07D79">
              <w:rPr>
                <w:noProof/>
              </w:rPr>
              <w:t>0..1</w:t>
            </w:r>
            <w:r w:rsidRPr="002217FD">
              <w:rPr>
                <w:noProof/>
              </w:rPr>
              <w:t>: is soms niet beschikbaar</w:t>
            </w:r>
          </w:p>
          <w:p w14:paraId="1BE3E4D8" w14:textId="77777777" w:rsidR="00B35EEF" w:rsidRPr="002217FD" w:rsidRDefault="00B35EEF" w:rsidP="005C2C6F">
            <w:pPr>
              <w:rPr>
                <w:noProof/>
              </w:rPr>
            </w:pPr>
            <w:r w:rsidRPr="002217FD">
              <w:rPr>
                <w:noProof/>
              </w:rPr>
              <w:tab/>
              <w:t>1</w:t>
            </w:r>
            <w:r>
              <w:rPr>
                <w:noProof/>
              </w:rPr>
              <w:t xml:space="preserve">    </w:t>
            </w:r>
            <w:r w:rsidRPr="002217FD">
              <w:rPr>
                <w:noProof/>
              </w:rPr>
              <w:t>: is altijd beschikbaar</w:t>
            </w:r>
          </w:p>
          <w:p w14:paraId="10CEED11" w14:textId="77777777" w:rsidR="00B35EEF" w:rsidRDefault="00B35EEF" w:rsidP="005C2C6F">
            <w:pPr>
              <w:rPr>
                <w:noProof/>
              </w:rPr>
            </w:pPr>
            <w:r w:rsidRPr="002217FD">
              <w:rPr>
                <w:noProof/>
              </w:rPr>
              <w:tab/>
              <w:t>0</w:t>
            </w:r>
            <w:r>
              <w:rPr>
                <w:noProof/>
              </w:rPr>
              <w:t>..*</w:t>
            </w:r>
            <w:r w:rsidRPr="002217FD">
              <w:rPr>
                <w:noProof/>
              </w:rPr>
              <w:t xml:space="preserve">: is niet altijd beschikbaar, kan </w:t>
            </w:r>
          </w:p>
          <w:p w14:paraId="6D695A4C" w14:textId="77777777" w:rsidR="00B35EEF" w:rsidRPr="002217FD" w:rsidRDefault="00B35EEF" w:rsidP="005C2C6F">
            <w:pPr>
              <w:rPr>
                <w:noProof/>
              </w:rPr>
            </w:pPr>
            <w:r>
              <w:rPr>
                <w:noProof/>
              </w:rPr>
              <w:t xml:space="preserve">                   meerdere malen voorkomen                   </w:t>
            </w:r>
            <w:r w:rsidRPr="002217FD">
              <w:rPr>
                <w:noProof/>
              </w:rPr>
              <w:t xml:space="preserve"> </w:t>
            </w:r>
          </w:p>
          <w:p w14:paraId="7DBA0D7E" w14:textId="77777777" w:rsidR="00B35EEF" w:rsidRDefault="00B35EEF" w:rsidP="005C2C6F">
            <w:pPr>
              <w:rPr>
                <w:noProof/>
              </w:rPr>
            </w:pPr>
            <w:r w:rsidRPr="002217FD">
              <w:rPr>
                <w:noProof/>
              </w:rPr>
              <w:tab/>
              <w:t>1</w:t>
            </w:r>
            <w:r>
              <w:rPr>
                <w:noProof/>
              </w:rPr>
              <w:t>..*</w:t>
            </w:r>
            <w:r w:rsidRPr="002217FD">
              <w:rPr>
                <w:noProof/>
              </w:rPr>
              <w:t xml:space="preserve">: is altijd beschikbaar, kan </w:t>
            </w:r>
          </w:p>
          <w:p w14:paraId="65A48C96" w14:textId="77777777" w:rsidR="00B35EEF" w:rsidRPr="002217FD" w:rsidRDefault="00B35EEF" w:rsidP="005C2C6F">
            <w:pPr>
              <w:rPr>
                <w:noProof/>
              </w:rPr>
            </w:pPr>
            <w:r>
              <w:rPr>
                <w:noProof/>
              </w:rPr>
              <w:t xml:space="preserve">                   meerdere malen voorkomen</w:t>
            </w:r>
          </w:p>
          <w:p w14:paraId="3FE21155" w14:textId="77777777" w:rsidR="00255543" w:rsidRDefault="00255543" w:rsidP="005C2C6F">
            <w:pPr>
              <w:rPr>
                <w:noProof/>
              </w:rPr>
            </w:pPr>
          </w:p>
          <w:p w14:paraId="004D21D0" w14:textId="77777777" w:rsidR="002D7E61" w:rsidRDefault="002D7E61" w:rsidP="005C2C6F">
            <w:pPr>
              <w:rPr>
                <w:noProof/>
              </w:rPr>
            </w:pPr>
          </w:p>
          <w:p w14:paraId="74B25365" w14:textId="4CABEC8A" w:rsidR="00B35EEF" w:rsidRPr="002217FD" w:rsidRDefault="00B35EEF" w:rsidP="002D7E61">
            <w:pPr>
              <w:rPr>
                <w:noProof/>
              </w:rPr>
            </w:pPr>
            <w:r w:rsidRPr="002217FD">
              <w:rPr>
                <w:noProof/>
              </w:rPr>
              <w:t xml:space="preserve">Indien een attribuutsoort deel uit maakt van een </w:t>
            </w:r>
            <w:r>
              <w:rPr>
                <w:noProof/>
              </w:rPr>
              <w:t>gegevensgroeptype</w:t>
            </w:r>
            <w:r w:rsidRPr="002217FD">
              <w:rPr>
                <w:noProof/>
              </w:rPr>
              <w:t xml:space="preserve">, dan wordt de kardinaliteit vermeld van het attribuutsoort binnen </w:t>
            </w:r>
            <w:r w:rsidR="00A866A6">
              <w:rPr>
                <w:noProof/>
              </w:rPr>
              <w:t>h</w:t>
            </w:r>
            <w:r w:rsidRPr="002217FD">
              <w:rPr>
                <w:noProof/>
              </w:rPr>
              <w:t>e</w:t>
            </w:r>
            <w:r w:rsidR="00A866A6">
              <w:rPr>
                <w:noProof/>
              </w:rPr>
              <w:t>t</w:t>
            </w:r>
            <w:r w:rsidRPr="002217FD">
              <w:rPr>
                <w:noProof/>
              </w:rPr>
              <w:t xml:space="preserve"> </w:t>
            </w:r>
            <w:r>
              <w:rPr>
                <w:noProof/>
              </w:rPr>
              <w:t>gegevensgroeptype</w:t>
            </w:r>
            <w:r w:rsidRPr="002217FD">
              <w:rPr>
                <w:noProof/>
              </w:rPr>
              <w:t xml:space="preserve">. Voor de uiteindelijke kardinaliteit van </w:t>
            </w:r>
            <w:r w:rsidR="002D7E61">
              <w:rPr>
                <w:noProof/>
              </w:rPr>
              <w:t xml:space="preserve">hoe vaak een gegeven voorkomt bij het object </w:t>
            </w:r>
            <w:r w:rsidRPr="002217FD">
              <w:rPr>
                <w:noProof/>
              </w:rPr>
              <w:t xml:space="preserve">moet rekening gehouden worden met de kardinaliteit van </w:t>
            </w:r>
            <w:r w:rsidR="005A283B">
              <w:rPr>
                <w:noProof/>
              </w:rPr>
              <w:t xml:space="preserve">de gegevensgroep </w:t>
            </w:r>
            <w:r w:rsidR="002D7E61">
              <w:rPr>
                <w:noProof/>
              </w:rPr>
              <w:t xml:space="preserve">en met de kardinaliteit van de attribuutsoort. </w:t>
            </w:r>
          </w:p>
        </w:tc>
        <w:tc>
          <w:tcPr>
            <w:tcW w:w="1418" w:type="dxa"/>
          </w:tcPr>
          <w:p w14:paraId="78364206" w14:textId="77777777" w:rsidR="00B35EEF" w:rsidRDefault="00B35EEF" w:rsidP="005C2C6F">
            <w:pPr>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w:t>
            </w:r>
          </w:p>
          <w:p w14:paraId="548FD597" w14:textId="77777777" w:rsidR="00B35EEF" w:rsidRPr="009358D3" w:rsidRDefault="00B35EEF" w:rsidP="005C2C6F">
            <w:pPr>
              <w:rPr>
                <w:i/>
                <w:noProof/>
                <w:color w:val="FF0000"/>
                <w:sz w:val="16"/>
                <w:szCs w:val="16"/>
              </w:rPr>
            </w:pPr>
            <w:r>
              <w:rPr>
                <w:i/>
                <w:noProof/>
                <w:color w:val="FF0000"/>
                <w:sz w:val="16"/>
                <w:szCs w:val="16"/>
              </w:rPr>
              <w:t>Element</w:t>
            </w:r>
          </w:p>
        </w:tc>
        <w:tc>
          <w:tcPr>
            <w:tcW w:w="1134" w:type="dxa"/>
          </w:tcPr>
          <w:p w14:paraId="2D01F3F9" w14:textId="77777777" w:rsidR="00B35EEF" w:rsidRPr="009358D3" w:rsidRDefault="00B35EEF" w:rsidP="005C2C6F">
            <w:pPr>
              <w:rPr>
                <w:i/>
                <w:noProof/>
                <w:sz w:val="16"/>
                <w:szCs w:val="16"/>
              </w:rPr>
            </w:pPr>
            <w:r>
              <w:rPr>
                <w:i/>
                <w:noProof/>
                <w:color w:val="FF0000"/>
                <w:sz w:val="16"/>
                <w:szCs w:val="16"/>
              </w:rPr>
              <w:t>Multiplicity</w:t>
            </w:r>
          </w:p>
        </w:tc>
      </w:tr>
      <w:tr w:rsidR="00B35EEF" w:rsidRPr="002217FD" w14:paraId="2D89729A" w14:textId="77777777" w:rsidTr="005C2C6F">
        <w:trPr>
          <w:cantSplit/>
        </w:trPr>
        <w:tc>
          <w:tcPr>
            <w:tcW w:w="1701" w:type="dxa"/>
            <w:shd w:val="clear" w:color="auto" w:fill="auto"/>
          </w:tcPr>
          <w:p w14:paraId="00687A36" w14:textId="77777777" w:rsidR="00B35EEF" w:rsidRPr="002217FD" w:rsidRDefault="00B35EEF" w:rsidP="005C2C6F">
            <w:pPr>
              <w:rPr>
                <w:b/>
                <w:noProof/>
                <w:sz w:val="16"/>
                <w:szCs w:val="16"/>
              </w:rPr>
            </w:pPr>
            <w:r>
              <w:rPr>
                <w:b/>
                <w:noProof/>
                <w:sz w:val="16"/>
                <w:szCs w:val="16"/>
              </w:rPr>
              <w:t>A</w:t>
            </w:r>
            <w:r w:rsidRPr="002217FD">
              <w:rPr>
                <w:b/>
                <w:noProof/>
                <w:sz w:val="16"/>
                <w:szCs w:val="16"/>
              </w:rPr>
              <w:t>uthentiek</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p>
        </w:tc>
        <w:tc>
          <w:tcPr>
            <w:tcW w:w="993" w:type="dxa"/>
          </w:tcPr>
          <w:p w14:paraId="432517C6" w14:textId="77777777" w:rsidR="00B35EEF" w:rsidRPr="002217FD" w:rsidRDefault="00B35EEF" w:rsidP="005C2C6F">
            <w:pPr>
              <w:rPr>
                <w:noProof/>
              </w:rPr>
            </w:pPr>
            <w:r>
              <w:rPr>
                <w:noProof/>
              </w:rPr>
              <w:t>1</w:t>
            </w:r>
          </w:p>
        </w:tc>
        <w:tc>
          <w:tcPr>
            <w:tcW w:w="4677" w:type="dxa"/>
            <w:shd w:val="clear" w:color="auto" w:fill="auto"/>
          </w:tcPr>
          <w:p w14:paraId="010DDC94" w14:textId="77777777" w:rsidR="00B35EEF" w:rsidRPr="002217FD" w:rsidRDefault="00B35EEF" w:rsidP="005C2C6F">
            <w:pPr>
              <w:rPr>
                <w:noProof/>
              </w:rPr>
            </w:pPr>
            <w:r w:rsidRPr="002217FD">
              <w:rPr>
                <w:noProof/>
              </w:rPr>
              <w:t>Aanduiding of het een authentiek gegeven (attribuutsoort) betreft.</w:t>
            </w:r>
          </w:p>
        </w:tc>
        <w:tc>
          <w:tcPr>
            <w:tcW w:w="1418" w:type="dxa"/>
          </w:tcPr>
          <w:p w14:paraId="0BD3CCDF" w14:textId="77777777" w:rsidR="00B35EEF" w:rsidRPr="004C49A4" w:rsidRDefault="00B35EEF" w:rsidP="005C2C6F">
            <w:pPr>
              <w:rPr>
                <w:rFonts w:eastAsia="Batang"/>
                <w:i/>
                <w:noProof/>
                <w:sz w:val="16"/>
                <w:szCs w:val="16"/>
              </w:rPr>
            </w:pPr>
          </w:p>
        </w:tc>
        <w:tc>
          <w:tcPr>
            <w:tcW w:w="1134" w:type="dxa"/>
          </w:tcPr>
          <w:p w14:paraId="576735D8"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2217FD" w14:paraId="1EE6C1B0" w14:textId="77777777" w:rsidTr="005C2C6F">
        <w:trPr>
          <w:cantSplit/>
        </w:trPr>
        <w:tc>
          <w:tcPr>
            <w:tcW w:w="1701" w:type="dxa"/>
            <w:shd w:val="clear" w:color="auto" w:fill="auto"/>
          </w:tcPr>
          <w:p w14:paraId="0CFE58E9" w14:textId="77777777" w:rsidR="00B35EEF" w:rsidRPr="002217FD" w:rsidRDefault="00B35EEF" w:rsidP="005C2C6F">
            <w:pPr>
              <w:rPr>
                <w:b/>
                <w:noProof/>
                <w:sz w:val="16"/>
                <w:szCs w:val="16"/>
              </w:rPr>
            </w:pPr>
          </w:p>
        </w:tc>
        <w:tc>
          <w:tcPr>
            <w:tcW w:w="993" w:type="dxa"/>
          </w:tcPr>
          <w:p w14:paraId="14A5A9C1" w14:textId="77777777" w:rsidR="00B35EEF" w:rsidRPr="002217FD" w:rsidRDefault="00B35EEF" w:rsidP="005C2C6F">
            <w:pPr>
              <w:rPr>
                <w:noProof/>
              </w:rPr>
            </w:pPr>
          </w:p>
        </w:tc>
        <w:tc>
          <w:tcPr>
            <w:tcW w:w="4677" w:type="dxa"/>
            <w:shd w:val="clear" w:color="auto" w:fill="auto"/>
          </w:tcPr>
          <w:p w14:paraId="326E130D" w14:textId="77777777" w:rsidR="00B35EEF" w:rsidRPr="002217FD" w:rsidRDefault="00B35EEF" w:rsidP="005C2C6F">
            <w:pPr>
              <w:rPr>
                <w:noProof/>
              </w:rPr>
            </w:pPr>
          </w:p>
        </w:tc>
        <w:tc>
          <w:tcPr>
            <w:tcW w:w="1418" w:type="dxa"/>
          </w:tcPr>
          <w:p w14:paraId="43DDAD91" w14:textId="77777777" w:rsidR="00B35EEF" w:rsidRPr="004C49A4" w:rsidRDefault="00B35EEF" w:rsidP="005C2C6F">
            <w:pPr>
              <w:rPr>
                <w:i/>
                <w:noProof/>
                <w:sz w:val="16"/>
                <w:szCs w:val="16"/>
              </w:rPr>
            </w:pPr>
          </w:p>
        </w:tc>
        <w:tc>
          <w:tcPr>
            <w:tcW w:w="1134" w:type="dxa"/>
          </w:tcPr>
          <w:p w14:paraId="2A587755" w14:textId="77777777" w:rsidR="00B35EEF" w:rsidRPr="004C49A4" w:rsidRDefault="00B35EEF" w:rsidP="005C2C6F">
            <w:pPr>
              <w:rPr>
                <w:i/>
                <w:noProof/>
                <w:sz w:val="16"/>
                <w:szCs w:val="16"/>
              </w:rPr>
            </w:pPr>
          </w:p>
        </w:tc>
      </w:tr>
      <w:tr w:rsidR="00B35EEF" w:rsidRPr="002217FD" w14:paraId="6C054208" w14:textId="77777777" w:rsidTr="005C2C6F">
        <w:trPr>
          <w:cantSplit/>
        </w:trPr>
        <w:tc>
          <w:tcPr>
            <w:tcW w:w="1701" w:type="dxa"/>
            <w:shd w:val="clear" w:color="auto" w:fill="auto"/>
          </w:tcPr>
          <w:p w14:paraId="15A12D32" w14:textId="77777777" w:rsidR="00B35EEF" w:rsidRPr="002217FD" w:rsidRDefault="00B35EEF" w:rsidP="005C2C6F">
            <w:pPr>
              <w:rPr>
                <w:b/>
                <w:noProof/>
                <w:sz w:val="16"/>
                <w:szCs w:val="16"/>
              </w:rPr>
            </w:pPr>
            <w:r w:rsidRPr="002217FD">
              <w:rPr>
                <w:b/>
                <w:noProof/>
                <w:sz w:val="16"/>
                <w:szCs w:val="16"/>
              </w:rPr>
              <w:t>Toelichting</w:t>
            </w:r>
            <w:r>
              <w:rPr>
                <w:rStyle w:val="Voetnootmarkering"/>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3" w:type="dxa"/>
          </w:tcPr>
          <w:p w14:paraId="634F89BD" w14:textId="6D8AC52F" w:rsidR="00B35EEF" w:rsidRPr="002217FD" w:rsidRDefault="00C07D79" w:rsidP="005C2C6F">
            <w:pPr>
              <w:rPr>
                <w:rFonts w:eastAsia="Batang"/>
              </w:rPr>
            </w:pPr>
            <w:r>
              <w:rPr>
                <w:noProof/>
              </w:rPr>
              <w:t>0..1</w:t>
            </w:r>
          </w:p>
        </w:tc>
        <w:tc>
          <w:tcPr>
            <w:tcW w:w="4677" w:type="dxa"/>
            <w:shd w:val="clear" w:color="auto" w:fill="auto"/>
          </w:tcPr>
          <w:p w14:paraId="7D6408CC" w14:textId="77777777" w:rsidR="00B35EEF" w:rsidRPr="002217FD" w:rsidRDefault="00B35EEF" w:rsidP="005C2C6F">
            <w:pPr>
              <w:rPr>
                <w:noProof/>
              </w:rPr>
            </w:pPr>
            <w:r w:rsidRPr="002217FD">
              <w:rPr>
                <w:rFonts w:eastAsia="Batang"/>
              </w:rPr>
              <w:t xml:space="preserve">Een inhoudelijke toelichting op de </w:t>
            </w:r>
            <w:r w:rsidRPr="002217FD">
              <w:rPr>
                <w:noProof/>
              </w:rPr>
              <w:t>attribuutsoort.</w:t>
            </w:r>
          </w:p>
        </w:tc>
        <w:tc>
          <w:tcPr>
            <w:tcW w:w="1418" w:type="dxa"/>
          </w:tcPr>
          <w:p w14:paraId="01B284F5" w14:textId="77777777" w:rsidR="00B35EEF" w:rsidRPr="004C49A4" w:rsidRDefault="00B35EEF" w:rsidP="005C2C6F">
            <w:pPr>
              <w:rPr>
                <w:rFonts w:eastAsia="Batang"/>
                <w:i/>
                <w:noProof/>
                <w:sz w:val="16"/>
                <w:szCs w:val="16"/>
              </w:rPr>
            </w:pPr>
          </w:p>
        </w:tc>
        <w:tc>
          <w:tcPr>
            <w:tcW w:w="1134" w:type="dxa"/>
          </w:tcPr>
          <w:p w14:paraId="38A34E72" w14:textId="77777777" w:rsidR="00B35EEF" w:rsidRPr="004C49A4" w:rsidRDefault="00B35EEF" w:rsidP="005C2C6F">
            <w:pPr>
              <w:rPr>
                <w:rFonts w:eastAsia="Batang"/>
                <w:i/>
                <w:sz w:val="16"/>
                <w:szCs w:val="16"/>
              </w:rPr>
            </w:pPr>
            <w:r w:rsidRPr="004C49A4">
              <w:rPr>
                <w:rFonts w:eastAsia="Batang"/>
                <w:i/>
                <w:noProof/>
                <w:sz w:val="16"/>
                <w:szCs w:val="16"/>
              </w:rPr>
              <w:t xml:space="preserve">Tagged value </w:t>
            </w:r>
          </w:p>
        </w:tc>
      </w:tr>
      <w:tr w:rsidR="00B35EEF" w:rsidRPr="002217FD" w14:paraId="575513BF" w14:textId="77777777" w:rsidTr="005C2C6F">
        <w:trPr>
          <w:cantSplit/>
        </w:trPr>
        <w:tc>
          <w:tcPr>
            <w:tcW w:w="1701" w:type="dxa"/>
            <w:shd w:val="clear" w:color="auto" w:fill="auto"/>
          </w:tcPr>
          <w:p w14:paraId="20C31CDA" w14:textId="77777777" w:rsidR="00B35EEF" w:rsidRPr="002217FD" w:rsidRDefault="00B35EEF" w:rsidP="005C2C6F">
            <w:pPr>
              <w:rPr>
                <w:b/>
                <w:noProof/>
                <w:sz w:val="16"/>
                <w:szCs w:val="16"/>
              </w:rPr>
            </w:pPr>
            <w:r>
              <w:rPr>
                <w:b/>
                <w:noProof/>
                <w:sz w:val="16"/>
                <w:szCs w:val="16"/>
              </w:rPr>
              <w:t xml:space="preserve">Indicatie afleidbaar </w:t>
            </w:r>
          </w:p>
        </w:tc>
        <w:tc>
          <w:tcPr>
            <w:tcW w:w="993" w:type="dxa"/>
          </w:tcPr>
          <w:p w14:paraId="7836990E" w14:textId="77777777" w:rsidR="00B35EEF" w:rsidRDefault="00B35EEF" w:rsidP="005C2C6F">
            <w:r>
              <w:rPr>
                <w:noProof/>
              </w:rPr>
              <w:t>1</w:t>
            </w:r>
          </w:p>
        </w:tc>
        <w:tc>
          <w:tcPr>
            <w:tcW w:w="4677" w:type="dxa"/>
            <w:shd w:val="clear" w:color="auto" w:fill="auto"/>
          </w:tcPr>
          <w:p w14:paraId="619AA153" w14:textId="77777777" w:rsidR="00B35EEF" w:rsidRPr="002217FD" w:rsidRDefault="00B35EEF" w:rsidP="005C2C6F">
            <w:pPr>
              <w:rPr>
                <w:rFonts w:eastAsia="Batang"/>
              </w:rPr>
            </w:pPr>
            <w:r>
              <w:t>Aanduiding dat gegeven afleidbaar is uit andere attribuut- en/of relatiesoorten.</w:t>
            </w:r>
          </w:p>
        </w:tc>
        <w:tc>
          <w:tcPr>
            <w:tcW w:w="1418" w:type="dxa"/>
          </w:tcPr>
          <w:p w14:paraId="042BD515" w14:textId="77777777" w:rsidR="00B35EEF" w:rsidRDefault="00B35EEF" w:rsidP="005C2C6F">
            <w:pPr>
              <w:rPr>
                <w:rFonts w:eastAsia="Batang"/>
                <w:i/>
                <w:noProof/>
                <w:color w:val="FF0000"/>
                <w:sz w:val="16"/>
                <w:szCs w:val="16"/>
              </w:rPr>
            </w:pPr>
            <w:r>
              <w:rPr>
                <w:rFonts w:eastAsia="Batang"/>
                <w:i/>
                <w:noProof/>
                <w:color w:val="FF0000"/>
                <w:sz w:val="16"/>
                <w:szCs w:val="16"/>
              </w:rPr>
              <w:t>isDerived bij metaclass Property</w:t>
            </w:r>
          </w:p>
        </w:tc>
        <w:tc>
          <w:tcPr>
            <w:tcW w:w="1134" w:type="dxa"/>
          </w:tcPr>
          <w:p w14:paraId="209A37A2" w14:textId="77777777" w:rsidR="00B35EEF" w:rsidRPr="00AF6E5A" w:rsidRDefault="00B35EEF" w:rsidP="005C2C6F">
            <w:pPr>
              <w:rPr>
                <w:rFonts w:eastAsia="Batang"/>
                <w:i/>
                <w:noProof/>
                <w:color w:val="FF0000"/>
                <w:sz w:val="16"/>
                <w:szCs w:val="16"/>
              </w:rPr>
            </w:pPr>
            <w:r>
              <w:rPr>
                <w:rFonts w:eastAsia="Batang"/>
                <w:i/>
                <w:noProof/>
                <w:color w:val="FF0000"/>
                <w:sz w:val="16"/>
                <w:szCs w:val="16"/>
              </w:rPr>
              <w:t>isDerived</w:t>
            </w:r>
          </w:p>
        </w:tc>
      </w:tr>
      <w:tr w:rsidR="00B35EEF" w:rsidRPr="002217FD" w14:paraId="554C4C5C" w14:textId="77777777" w:rsidTr="005C2C6F">
        <w:trPr>
          <w:cantSplit/>
        </w:trPr>
        <w:tc>
          <w:tcPr>
            <w:tcW w:w="1701" w:type="dxa"/>
            <w:shd w:val="clear" w:color="auto" w:fill="auto"/>
          </w:tcPr>
          <w:p w14:paraId="75E374AE" w14:textId="77777777" w:rsidR="00B35EEF" w:rsidRDefault="00B35EEF" w:rsidP="005C2C6F">
            <w:pPr>
              <w:rPr>
                <w:b/>
                <w:noProof/>
                <w:sz w:val="16"/>
                <w:szCs w:val="16"/>
              </w:rPr>
            </w:pPr>
          </w:p>
        </w:tc>
        <w:tc>
          <w:tcPr>
            <w:tcW w:w="993" w:type="dxa"/>
          </w:tcPr>
          <w:p w14:paraId="32001F70" w14:textId="77777777" w:rsidR="00B35EEF" w:rsidRDefault="00B35EEF" w:rsidP="005C2C6F"/>
        </w:tc>
        <w:tc>
          <w:tcPr>
            <w:tcW w:w="4677" w:type="dxa"/>
            <w:shd w:val="clear" w:color="auto" w:fill="auto"/>
          </w:tcPr>
          <w:p w14:paraId="49C2D8A3" w14:textId="77777777" w:rsidR="00B35EEF" w:rsidRDefault="00B35EEF" w:rsidP="005C2C6F"/>
        </w:tc>
        <w:tc>
          <w:tcPr>
            <w:tcW w:w="1418" w:type="dxa"/>
          </w:tcPr>
          <w:p w14:paraId="52FDD3F5" w14:textId="77777777" w:rsidR="00B35EEF" w:rsidRDefault="00B35EEF" w:rsidP="005C2C6F">
            <w:pPr>
              <w:rPr>
                <w:rFonts w:eastAsia="Batang"/>
                <w:i/>
                <w:noProof/>
                <w:color w:val="FF0000"/>
                <w:sz w:val="16"/>
                <w:szCs w:val="16"/>
              </w:rPr>
            </w:pPr>
          </w:p>
        </w:tc>
        <w:tc>
          <w:tcPr>
            <w:tcW w:w="1134" w:type="dxa"/>
          </w:tcPr>
          <w:p w14:paraId="6EB949AC" w14:textId="77777777" w:rsidR="00B35EEF" w:rsidRDefault="00B35EEF" w:rsidP="005C2C6F">
            <w:pPr>
              <w:rPr>
                <w:rFonts w:eastAsia="Batang"/>
                <w:i/>
                <w:noProof/>
                <w:color w:val="FF0000"/>
                <w:sz w:val="16"/>
                <w:szCs w:val="16"/>
              </w:rPr>
            </w:pPr>
          </w:p>
        </w:tc>
      </w:tr>
      <w:tr w:rsidR="00B35EEF" w:rsidRPr="002217FD" w14:paraId="58CF3845" w14:textId="77777777" w:rsidTr="005C2C6F">
        <w:trPr>
          <w:cantSplit/>
        </w:trPr>
        <w:tc>
          <w:tcPr>
            <w:tcW w:w="1701" w:type="dxa"/>
            <w:shd w:val="clear" w:color="auto" w:fill="auto"/>
          </w:tcPr>
          <w:p w14:paraId="6B1A4F71" w14:textId="77777777" w:rsidR="00B35EEF" w:rsidRDefault="00B35EEF" w:rsidP="005C2C6F">
            <w:pPr>
              <w:rPr>
                <w:b/>
                <w:noProof/>
                <w:sz w:val="16"/>
                <w:szCs w:val="16"/>
              </w:rPr>
            </w:pPr>
            <w:r>
              <w:rPr>
                <w:b/>
                <w:noProof/>
                <w:sz w:val="16"/>
                <w:szCs w:val="16"/>
              </w:rPr>
              <w:t>Mogelijk geen waarde</w:t>
            </w:r>
          </w:p>
        </w:tc>
        <w:tc>
          <w:tcPr>
            <w:tcW w:w="993" w:type="dxa"/>
          </w:tcPr>
          <w:p w14:paraId="6B66A313" w14:textId="77777777" w:rsidR="00B35EEF" w:rsidRDefault="00B35EEF" w:rsidP="005C2C6F">
            <w:r>
              <w:t>1</w:t>
            </w:r>
          </w:p>
        </w:tc>
        <w:tc>
          <w:tcPr>
            <w:tcW w:w="4677" w:type="dxa"/>
            <w:shd w:val="clear" w:color="auto" w:fill="auto"/>
          </w:tcPr>
          <w:p w14:paraId="5B8B0803" w14:textId="7A9E3D13" w:rsidR="00B35EEF" w:rsidRDefault="00B35EEF" w:rsidP="00A47103">
            <w:r>
              <w:t>Aanduiding dat attribuutsoort geen waarde kan bevatten</w:t>
            </w:r>
            <w:r w:rsidR="00A47103">
              <w:t xml:space="preserve"> (de waarde zou er kunnen zijn, maar kan ook onbekend zijn, of bewust weggelaten)</w:t>
            </w:r>
            <w:r>
              <w:t>.</w:t>
            </w:r>
            <w:r w:rsidR="00A47103">
              <w:t xml:space="preserve"> </w:t>
            </w:r>
          </w:p>
        </w:tc>
        <w:tc>
          <w:tcPr>
            <w:tcW w:w="1418" w:type="dxa"/>
          </w:tcPr>
          <w:p w14:paraId="7FBF3B85" w14:textId="77777777" w:rsidR="00B35EEF" w:rsidRPr="004C49A4" w:rsidRDefault="00B35EEF" w:rsidP="005C2C6F">
            <w:pPr>
              <w:rPr>
                <w:rFonts w:eastAsia="Batang"/>
                <w:i/>
                <w:noProof/>
                <w:sz w:val="16"/>
                <w:szCs w:val="16"/>
              </w:rPr>
            </w:pPr>
          </w:p>
        </w:tc>
        <w:tc>
          <w:tcPr>
            <w:tcW w:w="1134" w:type="dxa"/>
          </w:tcPr>
          <w:p w14:paraId="665B54C0" w14:textId="77777777" w:rsidR="00B35EEF" w:rsidRPr="00AF6E5A" w:rsidRDefault="00B35EEF" w:rsidP="005C2C6F">
            <w:pPr>
              <w:rPr>
                <w:rFonts w:eastAsia="Batang"/>
                <w:i/>
                <w:noProof/>
                <w:color w:val="FF0000"/>
                <w:sz w:val="16"/>
                <w:szCs w:val="16"/>
              </w:rPr>
            </w:pPr>
            <w:r>
              <w:rPr>
                <w:rFonts w:eastAsia="Batang"/>
                <w:i/>
                <w:noProof/>
                <w:sz w:val="16"/>
                <w:szCs w:val="16"/>
              </w:rPr>
              <w:t>Tagged value</w:t>
            </w:r>
          </w:p>
        </w:tc>
      </w:tr>
      <w:tr w:rsidR="00B35EEF" w:rsidRPr="002217FD" w14:paraId="28CA5CA0" w14:textId="77777777" w:rsidTr="005C2C6F">
        <w:trPr>
          <w:cantSplit/>
        </w:trPr>
        <w:tc>
          <w:tcPr>
            <w:tcW w:w="1701" w:type="dxa"/>
            <w:shd w:val="clear" w:color="auto" w:fill="auto"/>
          </w:tcPr>
          <w:p w14:paraId="20AE85D6" w14:textId="77777777" w:rsidR="00B35EEF" w:rsidRDefault="00B35EEF" w:rsidP="005C2C6F">
            <w:pPr>
              <w:rPr>
                <w:b/>
                <w:noProof/>
                <w:sz w:val="16"/>
                <w:szCs w:val="16"/>
              </w:rPr>
            </w:pPr>
            <w:r>
              <w:rPr>
                <w:b/>
                <w:noProof/>
                <w:sz w:val="16"/>
                <w:szCs w:val="16"/>
              </w:rPr>
              <w:t>Identificerend</w:t>
            </w:r>
          </w:p>
        </w:tc>
        <w:tc>
          <w:tcPr>
            <w:tcW w:w="993" w:type="dxa"/>
          </w:tcPr>
          <w:p w14:paraId="62512341" w14:textId="7FBB88A4" w:rsidR="00B35EEF" w:rsidRDefault="00C07D79" w:rsidP="005C2C6F">
            <w:r>
              <w:t>0..1</w:t>
            </w:r>
          </w:p>
        </w:tc>
        <w:tc>
          <w:tcPr>
            <w:tcW w:w="4677" w:type="dxa"/>
            <w:shd w:val="clear" w:color="auto" w:fill="auto"/>
          </w:tcPr>
          <w:p w14:paraId="5DC25D83" w14:textId="77777777" w:rsidR="00B35EEF" w:rsidRDefault="00B35EEF" w:rsidP="005C2C6F">
            <w:r>
              <w:t>Aanduiding dat attribuutsoort onderdeel uitmaakt van de unieke aanduiding van een object</w:t>
            </w:r>
          </w:p>
        </w:tc>
        <w:tc>
          <w:tcPr>
            <w:tcW w:w="1418" w:type="dxa"/>
          </w:tcPr>
          <w:p w14:paraId="048A4FD2" w14:textId="77777777" w:rsidR="00B35EEF" w:rsidRPr="00D44ECE" w:rsidRDefault="00B35EEF" w:rsidP="005C2C6F">
            <w:pPr>
              <w:rPr>
                <w:rFonts w:eastAsia="Batang"/>
                <w:i/>
                <w:noProof/>
                <w:color w:val="FF0000"/>
                <w:sz w:val="16"/>
                <w:szCs w:val="16"/>
              </w:rPr>
            </w:pPr>
            <w:r>
              <w:rPr>
                <w:rFonts w:eastAsia="Batang"/>
                <w:i/>
                <w:noProof/>
                <w:color w:val="FF0000"/>
                <w:sz w:val="16"/>
                <w:szCs w:val="16"/>
              </w:rPr>
              <w:t>isID bij  de metaclass Property</w:t>
            </w:r>
          </w:p>
        </w:tc>
        <w:tc>
          <w:tcPr>
            <w:tcW w:w="1134" w:type="dxa"/>
          </w:tcPr>
          <w:p w14:paraId="4924EDFA" w14:textId="77777777" w:rsidR="00B35EEF" w:rsidRPr="004C49A4" w:rsidRDefault="00B35EEF" w:rsidP="005C2C6F">
            <w:pPr>
              <w:rPr>
                <w:rFonts w:eastAsia="Batang"/>
                <w:i/>
                <w:noProof/>
                <w:sz w:val="16"/>
                <w:szCs w:val="16"/>
              </w:rPr>
            </w:pPr>
            <w:r>
              <w:rPr>
                <w:rFonts w:eastAsia="Batang"/>
                <w:i/>
                <w:noProof/>
                <w:color w:val="FF0000"/>
                <w:sz w:val="16"/>
                <w:szCs w:val="16"/>
              </w:rPr>
              <w:t>isID</w:t>
            </w:r>
          </w:p>
        </w:tc>
      </w:tr>
      <w:tr w:rsidR="00B35EEF" w:rsidRPr="002217FD" w14:paraId="77B5C8F7" w14:textId="77777777" w:rsidTr="005C2C6F">
        <w:trPr>
          <w:cantSplit/>
        </w:trPr>
        <w:tc>
          <w:tcPr>
            <w:tcW w:w="1701" w:type="dxa"/>
            <w:shd w:val="clear" w:color="auto" w:fill="auto"/>
          </w:tcPr>
          <w:p w14:paraId="76502091" w14:textId="77777777" w:rsidR="00B35EEF" w:rsidRDefault="00B35EEF" w:rsidP="005C2C6F">
            <w:pPr>
              <w:rPr>
                <w:b/>
                <w:noProof/>
                <w:sz w:val="16"/>
                <w:szCs w:val="16"/>
              </w:rPr>
            </w:pPr>
          </w:p>
        </w:tc>
        <w:tc>
          <w:tcPr>
            <w:tcW w:w="993" w:type="dxa"/>
          </w:tcPr>
          <w:p w14:paraId="7AFE4E96" w14:textId="77777777" w:rsidR="00B35EEF" w:rsidRDefault="00B35EEF" w:rsidP="005C2C6F"/>
        </w:tc>
        <w:tc>
          <w:tcPr>
            <w:tcW w:w="4677" w:type="dxa"/>
            <w:shd w:val="clear" w:color="auto" w:fill="auto"/>
          </w:tcPr>
          <w:p w14:paraId="0919D0B3" w14:textId="77777777" w:rsidR="00B35EEF" w:rsidRDefault="00B35EEF" w:rsidP="005C2C6F"/>
        </w:tc>
        <w:tc>
          <w:tcPr>
            <w:tcW w:w="1418" w:type="dxa"/>
          </w:tcPr>
          <w:p w14:paraId="3E680E69" w14:textId="77777777" w:rsidR="00B35EEF" w:rsidRPr="00D44ECE" w:rsidRDefault="00B35EEF" w:rsidP="005C2C6F">
            <w:pPr>
              <w:rPr>
                <w:rFonts w:eastAsia="Batang"/>
                <w:i/>
                <w:noProof/>
                <w:color w:val="FF0000"/>
                <w:sz w:val="16"/>
                <w:szCs w:val="16"/>
              </w:rPr>
            </w:pPr>
          </w:p>
        </w:tc>
        <w:tc>
          <w:tcPr>
            <w:tcW w:w="1134" w:type="dxa"/>
          </w:tcPr>
          <w:p w14:paraId="38FDB281" w14:textId="77777777" w:rsidR="00B35EEF" w:rsidRPr="00D44ECE" w:rsidRDefault="00B35EEF" w:rsidP="005C2C6F">
            <w:pPr>
              <w:rPr>
                <w:rFonts w:eastAsia="Batang"/>
                <w:i/>
                <w:noProof/>
                <w:color w:val="FF0000"/>
                <w:sz w:val="16"/>
                <w:szCs w:val="16"/>
              </w:rPr>
            </w:pPr>
          </w:p>
        </w:tc>
      </w:tr>
    </w:tbl>
    <w:p w14:paraId="13EB9E39" w14:textId="77777777" w:rsidR="00B35EEF" w:rsidRDefault="00B35EEF" w:rsidP="00B35EEF">
      <w:pPr>
        <w:contextualSpacing w:val="0"/>
        <w:rPr>
          <w:rFonts w:eastAsia="Calibri"/>
          <w:b/>
          <w:bCs/>
          <w:color w:val="003359"/>
          <w:szCs w:val="24"/>
          <w:lang w:eastAsia="en-US"/>
        </w:rPr>
      </w:pPr>
    </w:p>
    <w:p w14:paraId="5121B929" w14:textId="77777777" w:rsidR="00B35EEF" w:rsidRDefault="00B35EEF" w:rsidP="00B35EEF">
      <w:pPr>
        <w:contextualSpacing w:val="0"/>
        <w:rPr>
          <w:rFonts w:eastAsia="Calibri"/>
          <w:b/>
          <w:bCs/>
          <w:color w:val="003359"/>
          <w:szCs w:val="24"/>
          <w:lang w:eastAsia="en-US"/>
        </w:rPr>
      </w:pPr>
      <w:bookmarkStart w:id="63" w:name="_Toc467145295"/>
      <w:r>
        <w:br w:type="page"/>
      </w:r>
    </w:p>
    <w:p w14:paraId="15C94C8A" w14:textId="17DE66CD" w:rsidR="00B35EEF" w:rsidRDefault="00B35EEF" w:rsidP="000D7F1B">
      <w:pPr>
        <w:rPr>
          <w:b/>
        </w:rPr>
      </w:pPr>
      <w:r w:rsidRPr="000D7F1B">
        <w:rPr>
          <w:b/>
        </w:rPr>
        <w:lastRenderedPageBreak/>
        <w:t>Specificatie voor «Gegevensgroep»</w:t>
      </w:r>
      <w:bookmarkEnd w:id="63"/>
    </w:p>
    <w:p w14:paraId="49D0B397" w14:textId="4B091069" w:rsidR="00D6531D" w:rsidRDefault="00D6531D" w:rsidP="005D1812">
      <w:r w:rsidRPr="00C4127F">
        <w:rPr>
          <w:rFonts w:eastAsia="Batang"/>
        </w:rPr>
        <w:t xml:space="preserve">De </w:t>
      </w:r>
      <w:r>
        <w:rPr>
          <w:rFonts w:eastAsia="Batang"/>
        </w:rPr>
        <w:t>gegevensgroepen</w:t>
      </w:r>
      <w:r w:rsidRPr="00C4127F">
        <w:rPr>
          <w:rFonts w:eastAsia="Batang"/>
        </w:rPr>
        <w:t xml:space="preserve"> word</w:t>
      </w:r>
      <w:r>
        <w:rPr>
          <w:rFonts w:eastAsia="Batang"/>
        </w:rPr>
        <w:t>en</w:t>
      </w:r>
      <w:r w:rsidRPr="00C4127F">
        <w:rPr>
          <w:rFonts w:eastAsia="Batang"/>
        </w:rPr>
        <w:t xml:space="preserve"> naar de volgende aspecten gespecificeerd:</w:t>
      </w:r>
    </w:p>
    <w:tbl>
      <w:tblPr>
        <w:tblW w:w="10031" w:type="dxa"/>
        <w:tblLayout w:type="fixed"/>
        <w:tblCellMar>
          <w:top w:w="113" w:type="dxa"/>
        </w:tblCellMar>
        <w:tblLook w:val="0000" w:firstRow="0" w:lastRow="0" w:firstColumn="0" w:lastColumn="0" w:noHBand="0" w:noVBand="0"/>
      </w:tblPr>
      <w:tblGrid>
        <w:gridCol w:w="1701"/>
        <w:gridCol w:w="851"/>
        <w:gridCol w:w="5069"/>
        <w:gridCol w:w="1276"/>
        <w:gridCol w:w="1134"/>
      </w:tblGrid>
      <w:tr w:rsidR="00D6531D" w:rsidRPr="00C4127F" w14:paraId="7EAADE79" w14:textId="77777777" w:rsidTr="0077644A">
        <w:trPr>
          <w:cantSplit/>
        </w:trPr>
        <w:tc>
          <w:tcPr>
            <w:tcW w:w="1701" w:type="dxa"/>
            <w:shd w:val="clear" w:color="auto" w:fill="auto"/>
          </w:tcPr>
          <w:p w14:paraId="69EC7068" w14:textId="77777777" w:rsidR="00D6531D" w:rsidRPr="00C4127F" w:rsidRDefault="00D6531D" w:rsidP="0077644A">
            <w:pPr>
              <w:rPr>
                <w:b/>
                <w:noProof/>
                <w:sz w:val="16"/>
                <w:szCs w:val="16"/>
              </w:rPr>
            </w:pPr>
            <w:r w:rsidRPr="00C4127F">
              <w:rPr>
                <w:b/>
                <w:noProof/>
                <w:sz w:val="16"/>
                <w:szCs w:val="16"/>
              </w:rPr>
              <w:t>Naam</w:t>
            </w:r>
            <w:r>
              <w:rPr>
                <w:rFonts w:ascii="Brush Script MT" w:eastAsia="Batang" w:hAnsi="Brush Script MT"/>
                <w:b/>
                <w:sz w:val="16"/>
                <w:szCs w:val="16"/>
              </w:rPr>
              <w:t xml:space="preserve"> </w:t>
            </w:r>
          </w:p>
        </w:tc>
        <w:tc>
          <w:tcPr>
            <w:tcW w:w="851" w:type="dxa"/>
          </w:tcPr>
          <w:p w14:paraId="2EA1343A" w14:textId="77777777" w:rsidR="00D6531D" w:rsidRPr="00C4127F" w:rsidRDefault="00D6531D" w:rsidP="0077644A">
            <w:pPr>
              <w:rPr>
                <w:noProof/>
              </w:rPr>
            </w:pPr>
            <w:r>
              <w:rPr>
                <w:noProof/>
              </w:rPr>
              <w:t>1</w:t>
            </w:r>
          </w:p>
        </w:tc>
        <w:tc>
          <w:tcPr>
            <w:tcW w:w="5069" w:type="dxa"/>
            <w:shd w:val="clear" w:color="auto" w:fill="auto"/>
          </w:tcPr>
          <w:p w14:paraId="795D64DE" w14:textId="77777777" w:rsidR="00D6531D" w:rsidRPr="00C4127F" w:rsidRDefault="00D6531D" w:rsidP="0077644A">
            <w:pPr>
              <w:rPr>
                <w:noProof/>
              </w:rPr>
            </w:pPr>
            <w:r w:rsidRPr="00C4127F">
              <w:rPr>
                <w:noProof/>
              </w:rPr>
              <w:t xml:space="preserve">De naam van </w:t>
            </w:r>
            <w:r>
              <w:rPr>
                <w:noProof/>
              </w:rPr>
              <w:t>het gegevensgroep</w:t>
            </w:r>
            <w:r w:rsidRPr="00C4127F">
              <w:rPr>
                <w:noProof/>
              </w:rPr>
              <w:t>.</w:t>
            </w:r>
          </w:p>
        </w:tc>
        <w:tc>
          <w:tcPr>
            <w:tcW w:w="1276" w:type="dxa"/>
          </w:tcPr>
          <w:p w14:paraId="0EF383A6" w14:textId="77777777" w:rsidR="00D6531D" w:rsidRDefault="00D6531D" w:rsidP="0077644A">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2F0E3978" w14:textId="77777777" w:rsidR="00D6531D" w:rsidRPr="00C4127F" w:rsidRDefault="00D6531D" w:rsidP="0077644A">
            <w:pPr>
              <w:rPr>
                <w:i/>
                <w:noProof/>
                <w:color w:val="FF0000"/>
                <w:sz w:val="16"/>
                <w:szCs w:val="16"/>
              </w:rPr>
            </w:pPr>
            <w:r>
              <w:rPr>
                <w:rFonts w:eastAsia="Batang"/>
                <w:i/>
                <w:color w:val="FF0000"/>
                <w:sz w:val="16"/>
                <w:szCs w:val="16"/>
              </w:rPr>
              <w:t>element</w:t>
            </w:r>
          </w:p>
        </w:tc>
        <w:tc>
          <w:tcPr>
            <w:tcW w:w="1134" w:type="dxa"/>
          </w:tcPr>
          <w:p w14:paraId="4FBF72FB" w14:textId="77777777" w:rsidR="00D6531D" w:rsidRPr="00C4127F" w:rsidRDefault="00D6531D" w:rsidP="0077644A">
            <w:pPr>
              <w:jc w:val="both"/>
              <w:rPr>
                <w:i/>
                <w:noProof/>
                <w:sz w:val="16"/>
                <w:szCs w:val="16"/>
              </w:rPr>
            </w:pPr>
            <w:r>
              <w:rPr>
                <w:i/>
                <w:noProof/>
                <w:color w:val="FF0000"/>
                <w:sz w:val="16"/>
                <w:szCs w:val="16"/>
              </w:rPr>
              <w:t>Name</w:t>
            </w:r>
          </w:p>
        </w:tc>
      </w:tr>
      <w:tr w:rsidR="00D6531D" w:rsidRPr="00C4127F" w14:paraId="3C00ACC9" w14:textId="77777777" w:rsidTr="0077644A">
        <w:trPr>
          <w:cantSplit/>
        </w:trPr>
        <w:tc>
          <w:tcPr>
            <w:tcW w:w="1701" w:type="dxa"/>
            <w:shd w:val="clear" w:color="auto" w:fill="auto"/>
          </w:tcPr>
          <w:p w14:paraId="7C25B93F" w14:textId="77777777" w:rsidR="00D6531D" w:rsidRPr="00C4127F" w:rsidRDefault="00D6531D" w:rsidP="0077644A">
            <w:pPr>
              <w:rPr>
                <w:b/>
                <w:noProof/>
                <w:sz w:val="16"/>
                <w:szCs w:val="16"/>
              </w:rPr>
            </w:pPr>
            <w:r w:rsidRPr="00C4127F">
              <w:rPr>
                <w:b/>
                <w:noProof/>
                <w:sz w:val="16"/>
                <w:szCs w:val="16"/>
              </w:rPr>
              <w:t>Definitie</w:t>
            </w:r>
            <w:r>
              <w:rPr>
                <w:rFonts w:ascii="Brush Script MT" w:eastAsia="Batang" w:hAnsi="Brush Script MT"/>
                <w:b/>
                <w:sz w:val="16"/>
                <w:szCs w:val="16"/>
              </w:rPr>
              <w:t xml:space="preserve"> </w:t>
            </w:r>
            <w:r w:rsidRPr="00C4127F">
              <w:rPr>
                <w:b/>
                <w:noProof/>
                <w:sz w:val="16"/>
                <w:szCs w:val="16"/>
              </w:rPr>
              <w:t xml:space="preserve"> </w:t>
            </w:r>
          </w:p>
        </w:tc>
        <w:tc>
          <w:tcPr>
            <w:tcW w:w="851" w:type="dxa"/>
          </w:tcPr>
          <w:p w14:paraId="4E40984D" w14:textId="77777777" w:rsidR="00D6531D" w:rsidRPr="00C4127F" w:rsidRDefault="00D6531D" w:rsidP="0077644A">
            <w:pPr>
              <w:rPr>
                <w:noProof/>
              </w:rPr>
            </w:pPr>
            <w:r>
              <w:rPr>
                <w:noProof/>
              </w:rPr>
              <w:t>1</w:t>
            </w:r>
          </w:p>
        </w:tc>
        <w:tc>
          <w:tcPr>
            <w:tcW w:w="5069" w:type="dxa"/>
            <w:shd w:val="clear" w:color="auto" w:fill="auto"/>
          </w:tcPr>
          <w:p w14:paraId="1F1FA9E7" w14:textId="77777777" w:rsidR="00D6531D" w:rsidRPr="00C4127F" w:rsidRDefault="00D6531D" w:rsidP="0077644A">
            <w:pPr>
              <w:rPr>
                <w:noProof/>
              </w:rPr>
            </w:pPr>
            <w:r w:rsidRPr="00C4127F">
              <w:rPr>
                <w:noProof/>
              </w:rPr>
              <w:t xml:space="preserve">De beschrijving van de betekenis van </w:t>
            </w:r>
            <w:r>
              <w:rPr>
                <w:noProof/>
              </w:rPr>
              <w:t>de gegevensgroep</w:t>
            </w:r>
            <w:r w:rsidRPr="00C4127F">
              <w:rPr>
                <w:noProof/>
              </w:rPr>
              <w:t>.</w:t>
            </w:r>
          </w:p>
        </w:tc>
        <w:tc>
          <w:tcPr>
            <w:tcW w:w="1276" w:type="dxa"/>
          </w:tcPr>
          <w:p w14:paraId="1CC5B3EC" w14:textId="77777777" w:rsidR="00D6531D" w:rsidRPr="00C4127F" w:rsidRDefault="00D6531D" w:rsidP="0077644A">
            <w:pPr>
              <w:rPr>
                <w:i/>
                <w:noProof/>
                <w:color w:val="FF0000"/>
                <w:sz w:val="16"/>
                <w:szCs w:val="16"/>
              </w:rPr>
            </w:pPr>
            <w:r>
              <w:rPr>
                <w:rFonts w:eastAsia="Batang"/>
                <w:i/>
                <w:color w:val="FF0000"/>
                <w:sz w:val="16"/>
                <w:szCs w:val="16"/>
              </w:rPr>
              <w:t>Body van de metaclass Comment</w:t>
            </w:r>
          </w:p>
        </w:tc>
        <w:tc>
          <w:tcPr>
            <w:tcW w:w="1134" w:type="dxa"/>
          </w:tcPr>
          <w:p w14:paraId="679436A1" w14:textId="77777777" w:rsidR="00D6531D" w:rsidRPr="00C4127F" w:rsidRDefault="00D6531D" w:rsidP="0077644A">
            <w:pPr>
              <w:jc w:val="both"/>
              <w:rPr>
                <w:noProof/>
              </w:rPr>
            </w:pPr>
            <w:r w:rsidRPr="00C4127F">
              <w:rPr>
                <w:i/>
                <w:noProof/>
                <w:color w:val="FF0000"/>
                <w:sz w:val="16"/>
                <w:szCs w:val="16"/>
              </w:rPr>
              <w:t xml:space="preserve">Notes </w:t>
            </w:r>
          </w:p>
        </w:tc>
      </w:tr>
      <w:tr w:rsidR="00D6531D" w:rsidRPr="00C4127F" w14:paraId="40833BC2" w14:textId="77777777" w:rsidTr="0077644A">
        <w:trPr>
          <w:cantSplit/>
        </w:trPr>
        <w:tc>
          <w:tcPr>
            <w:tcW w:w="1701" w:type="dxa"/>
            <w:shd w:val="clear" w:color="auto" w:fill="auto"/>
          </w:tcPr>
          <w:p w14:paraId="00F15CE3" w14:textId="77777777" w:rsidR="00D6531D" w:rsidRPr="00C4127F" w:rsidRDefault="00D6531D" w:rsidP="0077644A">
            <w:pPr>
              <w:rPr>
                <w:b/>
                <w:noProof/>
                <w:sz w:val="16"/>
                <w:szCs w:val="16"/>
              </w:rPr>
            </w:pPr>
            <w:r w:rsidRPr="00C4127F">
              <w:rPr>
                <w:b/>
                <w:noProof/>
                <w:sz w:val="16"/>
                <w:szCs w:val="16"/>
              </w:rPr>
              <w:t>Toelichting</w:t>
            </w:r>
            <w:r>
              <w:rPr>
                <w:rFonts w:ascii="Brush Script MT" w:eastAsia="Batang" w:hAnsi="Brush Script MT"/>
                <w:b/>
                <w:sz w:val="16"/>
                <w:szCs w:val="16"/>
              </w:rPr>
              <w:t xml:space="preserve"> </w:t>
            </w:r>
          </w:p>
        </w:tc>
        <w:tc>
          <w:tcPr>
            <w:tcW w:w="851" w:type="dxa"/>
          </w:tcPr>
          <w:p w14:paraId="468516FA" w14:textId="5876036C" w:rsidR="00D6531D" w:rsidRDefault="00C07D79" w:rsidP="0077644A">
            <w:pPr>
              <w:rPr>
                <w:noProof/>
              </w:rPr>
            </w:pPr>
            <w:r>
              <w:rPr>
                <w:noProof/>
              </w:rPr>
              <w:t>0..1</w:t>
            </w:r>
          </w:p>
        </w:tc>
        <w:tc>
          <w:tcPr>
            <w:tcW w:w="5069" w:type="dxa"/>
            <w:shd w:val="clear" w:color="auto" w:fill="auto"/>
          </w:tcPr>
          <w:p w14:paraId="7ACF5C98" w14:textId="77777777" w:rsidR="00D6531D" w:rsidRPr="00C4127F" w:rsidRDefault="00D6531D" w:rsidP="0077644A">
            <w:pPr>
              <w:rPr>
                <w:noProof/>
              </w:rPr>
            </w:pPr>
            <w:r w:rsidRPr="00C4127F">
              <w:rPr>
                <w:rFonts w:eastAsia="Batang"/>
              </w:rPr>
              <w:t xml:space="preserve">Een inhoudelijke toelichting op </w:t>
            </w:r>
            <w:r>
              <w:rPr>
                <w:rFonts w:eastAsia="Batang"/>
              </w:rPr>
              <w:t>de gegevensgroep</w:t>
            </w:r>
            <w:r w:rsidRPr="00C4127F">
              <w:rPr>
                <w:noProof/>
              </w:rPr>
              <w:t>.</w:t>
            </w:r>
          </w:p>
        </w:tc>
        <w:tc>
          <w:tcPr>
            <w:tcW w:w="1276" w:type="dxa"/>
          </w:tcPr>
          <w:p w14:paraId="00202E7B" w14:textId="77777777" w:rsidR="00D6531D" w:rsidRDefault="00D6531D" w:rsidP="0077644A">
            <w:pPr>
              <w:rPr>
                <w:rFonts w:eastAsia="Batang"/>
                <w:i/>
                <w:color w:val="FF0000"/>
                <w:sz w:val="16"/>
                <w:szCs w:val="16"/>
              </w:rPr>
            </w:pPr>
          </w:p>
        </w:tc>
        <w:tc>
          <w:tcPr>
            <w:tcW w:w="1134" w:type="dxa"/>
          </w:tcPr>
          <w:p w14:paraId="6DA3D084" w14:textId="77777777" w:rsidR="00D6531D" w:rsidRPr="00C4127F" w:rsidRDefault="00D6531D" w:rsidP="0077644A">
            <w:pPr>
              <w:jc w:val="both"/>
              <w:rPr>
                <w:i/>
                <w:noProof/>
                <w:color w:val="FF0000"/>
                <w:sz w:val="16"/>
                <w:szCs w:val="16"/>
              </w:rPr>
            </w:pPr>
            <w:r w:rsidRPr="00C4127F">
              <w:rPr>
                <w:rFonts w:eastAsia="Batang"/>
                <w:i/>
                <w:noProof/>
                <w:sz w:val="16"/>
                <w:szCs w:val="16"/>
              </w:rPr>
              <w:t xml:space="preserve">Tagged </w:t>
            </w:r>
            <w:r>
              <w:rPr>
                <w:rFonts w:eastAsia="Batang"/>
                <w:i/>
                <w:noProof/>
                <w:sz w:val="16"/>
                <w:szCs w:val="16"/>
              </w:rPr>
              <w:t>value</w:t>
            </w:r>
          </w:p>
        </w:tc>
      </w:tr>
      <w:tr w:rsidR="00D6531D" w:rsidRPr="00C4127F" w14:paraId="7208D7A5" w14:textId="77777777" w:rsidTr="0077644A">
        <w:trPr>
          <w:cantSplit/>
        </w:trPr>
        <w:tc>
          <w:tcPr>
            <w:tcW w:w="1701" w:type="dxa"/>
            <w:shd w:val="clear" w:color="auto" w:fill="auto"/>
          </w:tcPr>
          <w:p w14:paraId="0598679C" w14:textId="77777777" w:rsidR="00D6531D" w:rsidRPr="00C4127F" w:rsidRDefault="00D6531D" w:rsidP="0077644A">
            <w:pPr>
              <w:rPr>
                <w:b/>
                <w:noProof/>
                <w:sz w:val="16"/>
                <w:szCs w:val="16"/>
              </w:rPr>
            </w:pPr>
            <w:r>
              <w:rPr>
                <w:b/>
                <w:noProof/>
                <w:sz w:val="16"/>
                <w:szCs w:val="16"/>
              </w:rPr>
              <w:t>Gegevensgroept</w:t>
            </w:r>
            <w:r w:rsidRPr="00BF7D79">
              <w:rPr>
                <w:b/>
                <w:noProof/>
                <w:sz w:val="16"/>
                <w:szCs w:val="16"/>
              </w:rPr>
              <w:t xml:space="preserve">ype </w:t>
            </w:r>
          </w:p>
        </w:tc>
        <w:tc>
          <w:tcPr>
            <w:tcW w:w="851" w:type="dxa"/>
          </w:tcPr>
          <w:p w14:paraId="42CB6EE3" w14:textId="0BBFE6FC" w:rsidR="00D6531D" w:rsidRDefault="00D6531D" w:rsidP="0077644A">
            <w:pPr>
              <w:rPr>
                <w:noProof/>
              </w:rPr>
            </w:pPr>
            <w:r>
              <w:rPr>
                <w:noProof/>
              </w:rPr>
              <w:t xml:space="preserve"> </w:t>
            </w:r>
            <w:r w:rsidR="00F616A2">
              <w:rPr>
                <w:noProof/>
              </w:rPr>
              <w:t>1</w:t>
            </w:r>
          </w:p>
        </w:tc>
        <w:tc>
          <w:tcPr>
            <w:tcW w:w="5069" w:type="dxa"/>
            <w:shd w:val="clear" w:color="auto" w:fill="auto"/>
          </w:tcPr>
          <w:p w14:paraId="1169E28B" w14:textId="77777777" w:rsidR="00D6531D" w:rsidRPr="00C4127F" w:rsidRDefault="00D6531D" w:rsidP="0077644A">
            <w:pPr>
              <w:rPr>
                <w:noProof/>
              </w:rPr>
            </w:pPr>
            <w:r>
              <w:rPr>
                <w:noProof/>
              </w:rPr>
              <w:t xml:space="preserve">De verwijzing naar het bijbehorende gegevensgroeptype. </w:t>
            </w:r>
          </w:p>
        </w:tc>
        <w:tc>
          <w:tcPr>
            <w:tcW w:w="1276" w:type="dxa"/>
          </w:tcPr>
          <w:p w14:paraId="2624AD70" w14:textId="77777777" w:rsidR="00D6531D" w:rsidRDefault="00D6531D" w:rsidP="0077644A">
            <w:pPr>
              <w:rPr>
                <w:rFonts w:eastAsia="Batang"/>
                <w:i/>
                <w:color w:val="FF0000"/>
                <w:sz w:val="16"/>
                <w:szCs w:val="16"/>
              </w:rPr>
            </w:pPr>
          </w:p>
        </w:tc>
        <w:tc>
          <w:tcPr>
            <w:tcW w:w="1134" w:type="dxa"/>
          </w:tcPr>
          <w:p w14:paraId="681E6B57" w14:textId="77777777" w:rsidR="00D6531D" w:rsidRPr="00C4127F" w:rsidRDefault="00D6531D" w:rsidP="0077644A">
            <w:pPr>
              <w:jc w:val="both"/>
              <w:rPr>
                <w:i/>
                <w:noProof/>
                <w:color w:val="FF0000"/>
                <w:sz w:val="16"/>
                <w:szCs w:val="16"/>
              </w:rPr>
            </w:pPr>
            <w:r>
              <w:rPr>
                <w:i/>
                <w:noProof/>
                <w:color w:val="FF0000"/>
                <w:sz w:val="16"/>
                <w:szCs w:val="16"/>
              </w:rPr>
              <w:t>Type</w:t>
            </w:r>
          </w:p>
        </w:tc>
      </w:tr>
      <w:tr w:rsidR="00D6531D" w:rsidRPr="00C4127F" w14:paraId="6075E875" w14:textId="77777777" w:rsidTr="0077644A">
        <w:trPr>
          <w:cantSplit/>
        </w:trPr>
        <w:tc>
          <w:tcPr>
            <w:tcW w:w="1701" w:type="dxa"/>
            <w:shd w:val="clear" w:color="auto" w:fill="auto"/>
          </w:tcPr>
          <w:p w14:paraId="5845DC7C" w14:textId="77777777" w:rsidR="00D6531D" w:rsidRPr="00C4127F" w:rsidRDefault="00D6531D" w:rsidP="0077644A">
            <w:pPr>
              <w:rPr>
                <w:b/>
                <w:noProof/>
                <w:sz w:val="16"/>
                <w:szCs w:val="16"/>
              </w:rPr>
            </w:pPr>
            <w:r w:rsidRPr="00C4127F">
              <w:rPr>
                <w:b/>
                <w:noProof/>
                <w:sz w:val="16"/>
                <w:szCs w:val="16"/>
              </w:rPr>
              <w:t xml:space="preserve">Herkomst </w:t>
            </w:r>
          </w:p>
        </w:tc>
        <w:tc>
          <w:tcPr>
            <w:tcW w:w="851" w:type="dxa"/>
          </w:tcPr>
          <w:p w14:paraId="0B287185" w14:textId="77777777" w:rsidR="00D6531D" w:rsidRDefault="00D6531D" w:rsidP="0077644A">
            <w:pPr>
              <w:rPr>
                <w:rFonts w:eastAsia="Batang"/>
                <w:noProof/>
              </w:rPr>
            </w:pPr>
            <w:r>
              <w:rPr>
                <w:noProof/>
              </w:rPr>
              <w:t>1</w:t>
            </w:r>
          </w:p>
        </w:tc>
        <w:tc>
          <w:tcPr>
            <w:tcW w:w="5069" w:type="dxa"/>
            <w:shd w:val="clear" w:color="auto" w:fill="auto"/>
          </w:tcPr>
          <w:p w14:paraId="2997A115" w14:textId="77777777" w:rsidR="00D6531D" w:rsidRPr="00C4127F" w:rsidRDefault="00D6531D" w:rsidP="0077644A">
            <w:pPr>
              <w:rPr>
                <w:rFonts w:eastAsia="Batang"/>
                <w:noProof/>
              </w:rPr>
            </w:pPr>
            <w:r w:rsidRPr="00C4127F">
              <w:rPr>
                <w:noProof/>
              </w:rPr>
              <w:t xml:space="preserve">De </w:t>
            </w:r>
            <w:r>
              <w:rPr>
                <w:noProof/>
              </w:rPr>
              <w:t>registratie</w:t>
            </w:r>
            <w:r w:rsidRPr="00C4127F">
              <w:rPr>
                <w:noProof/>
              </w:rPr>
              <w:t xml:space="preserve"> of het informatiemodel waaraan </w:t>
            </w:r>
            <w:r>
              <w:rPr>
                <w:noProof/>
              </w:rPr>
              <w:t xml:space="preserve">het gegevensgroep </w:t>
            </w:r>
            <w:r w:rsidRPr="00C4127F">
              <w:rPr>
                <w:noProof/>
              </w:rPr>
              <w:t xml:space="preserve">ontleend is </w:t>
            </w:r>
            <w:r w:rsidRPr="002217FD">
              <w:rPr>
                <w:rFonts w:eastAsia="Batang"/>
                <w:noProof/>
              </w:rPr>
              <w:t>dan wel</w:t>
            </w:r>
            <w:r>
              <w:rPr>
                <w:rFonts w:eastAsia="Batang"/>
                <w:noProof/>
              </w:rPr>
              <w:t xml:space="preserve"> de eigen organisatie </w:t>
            </w:r>
            <w:r w:rsidRPr="002217FD">
              <w:rPr>
                <w:rFonts w:eastAsia="Batang"/>
                <w:noProof/>
              </w:rPr>
              <w:t xml:space="preserve">indien het door </w:t>
            </w:r>
            <w:r>
              <w:rPr>
                <w:rFonts w:eastAsia="Batang"/>
                <w:noProof/>
              </w:rPr>
              <w:t>de eigen organisatie toegevoegd is.</w:t>
            </w:r>
          </w:p>
        </w:tc>
        <w:tc>
          <w:tcPr>
            <w:tcW w:w="1276" w:type="dxa"/>
          </w:tcPr>
          <w:p w14:paraId="390B6B16" w14:textId="77777777" w:rsidR="00D6531D" w:rsidRPr="00C4127F" w:rsidRDefault="00D6531D" w:rsidP="0077644A">
            <w:pPr>
              <w:rPr>
                <w:rFonts w:eastAsia="Batang"/>
                <w:i/>
                <w:noProof/>
                <w:sz w:val="16"/>
                <w:szCs w:val="16"/>
              </w:rPr>
            </w:pPr>
          </w:p>
        </w:tc>
        <w:tc>
          <w:tcPr>
            <w:tcW w:w="1134" w:type="dxa"/>
          </w:tcPr>
          <w:p w14:paraId="0617F746" w14:textId="77777777" w:rsidR="00D6531D" w:rsidRPr="00C4127F" w:rsidRDefault="00D6531D" w:rsidP="0077644A">
            <w:pPr>
              <w:jc w:val="both"/>
              <w:rPr>
                <w:rFonts w:eastAsia="Batang"/>
                <w:i/>
                <w:noProof/>
                <w:sz w:val="16"/>
                <w:szCs w:val="16"/>
              </w:rPr>
            </w:pPr>
            <w:r w:rsidRPr="00C4127F">
              <w:rPr>
                <w:i/>
                <w:noProof/>
                <w:sz w:val="16"/>
                <w:szCs w:val="16"/>
              </w:rPr>
              <w:t>Tagged value</w:t>
            </w:r>
          </w:p>
        </w:tc>
      </w:tr>
      <w:tr w:rsidR="00D6531D" w:rsidRPr="00C4127F" w14:paraId="38D10ACC" w14:textId="77777777" w:rsidTr="0077644A">
        <w:trPr>
          <w:cantSplit/>
        </w:trPr>
        <w:tc>
          <w:tcPr>
            <w:tcW w:w="1701" w:type="dxa"/>
            <w:shd w:val="clear" w:color="auto" w:fill="auto"/>
          </w:tcPr>
          <w:p w14:paraId="2663BAE7" w14:textId="77777777" w:rsidR="00D6531D" w:rsidRPr="00C4127F" w:rsidRDefault="00D6531D" w:rsidP="0077644A">
            <w:pPr>
              <w:rPr>
                <w:b/>
                <w:noProof/>
                <w:sz w:val="16"/>
                <w:szCs w:val="16"/>
              </w:rPr>
            </w:pPr>
            <w:r w:rsidRPr="00C4127F">
              <w:rPr>
                <w:b/>
                <w:noProof/>
                <w:sz w:val="16"/>
                <w:szCs w:val="16"/>
              </w:rPr>
              <w:t xml:space="preserve">Herkomst definitie </w:t>
            </w:r>
          </w:p>
        </w:tc>
        <w:tc>
          <w:tcPr>
            <w:tcW w:w="851" w:type="dxa"/>
          </w:tcPr>
          <w:p w14:paraId="5B06070F" w14:textId="77777777" w:rsidR="00D6531D" w:rsidRPr="00C4127F" w:rsidRDefault="00D6531D" w:rsidP="0077644A">
            <w:pPr>
              <w:rPr>
                <w:rFonts w:eastAsia="Batang"/>
                <w:noProof/>
              </w:rPr>
            </w:pPr>
            <w:r>
              <w:rPr>
                <w:rFonts w:eastAsia="Batang"/>
                <w:noProof/>
              </w:rPr>
              <w:t>1</w:t>
            </w:r>
          </w:p>
        </w:tc>
        <w:tc>
          <w:tcPr>
            <w:tcW w:w="5069" w:type="dxa"/>
            <w:shd w:val="clear" w:color="auto" w:fill="auto"/>
          </w:tcPr>
          <w:p w14:paraId="1149ADCF" w14:textId="77777777" w:rsidR="00D6531D" w:rsidRPr="00C4127F" w:rsidRDefault="00D6531D" w:rsidP="0077644A">
            <w:pPr>
              <w:rPr>
                <w:noProof/>
              </w:rPr>
            </w:pPr>
            <w:r w:rsidRPr="00C4127F">
              <w:rPr>
                <w:rFonts w:eastAsia="Batang"/>
                <w:noProof/>
              </w:rPr>
              <w:t xml:space="preserve">De </w:t>
            </w:r>
            <w:r>
              <w:rPr>
                <w:rFonts w:eastAsia="Batang"/>
                <w:noProof/>
              </w:rPr>
              <w:t>registratie</w:t>
            </w:r>
            <w:r w:rsidRPr="00C4127F">
              <w:rPr>
                <w:rFonts w:eastAsia="Batang"/>
                <w:noProof/>
              </w:rPr>
              <w:t xml:space="preserve"> of het informatiemodel waaruit de definitie is overgenomen dan wel een aanduiding die aangeeft uit welke bronnen de </w:t>
            </w:r>
            <w:r>
              <w:rPr>
                <w:rFonts w:eastAsia="Batang"/>
                <w:noProof/>
              </w:rPr>
              <w:t>definitie</w:t>
            </w:r>
            <w:r w:rsidRPr="00C4127F">
              <w:rPr>
                <w:rFonts w:eastAsia="Batang"/>
                <w:noProof/>
              </w:rPr>
              <w:t xml:space="preserve"> is samengesteld</w:t>
            </w:r>
            <w:r w:rsidRPr="00C4127F">
              <w:rPr>
                <w:noProof/>
              </w:rPr>
              <w:t>.</w:t>
            </w:r>
          </w:p>
        </w:tc>
        <w:tc>
          <w:tcPr>
            <w:tcW w:w="1276" w:type="dxa"/>
          </w:tcPr>
          <w:p w14:paraId="529D8C21" w14:textId="77777777" w:rsidR="00D6531D" w:rsidRPr="00C4127F" w:rsidRDefault="00D6531D" w:rsidP="0077644A">
            <w:pPr>
              <w:rPr>
                <w:rFonts w:eastAsia="Batang"/>
                <w:i/>
                <w:noProof/>
                <w:sz w:val="16"/>
                <w:szCs w:val="16"/>
              </w:rPr>
            </w:pPr>
          </w:p>
        </w:tc>
        <w:tc>
          <w:tcPr>
            <w:tcW w:w="1134" w:type="dxa"/>
          </w:tcPr>
          <w:p w14:paraId="0115B518" w14:textId="77777777" w:rsidR="00D6531D" w:rsidRPr="00C4127F" w:rsidRDefault="00D6531D" w:rsidP="0077644A">
            <w:pPr>
              <w:jc w:val="both"/>
              <w:rPr>
                <w:rFonts w:eastAsia="Batang"/>
                <w:i/>
                <w:noProof/>
                <w:sz w:val="16"/>
                <w:szCs w:val="16"/>
              </w:rPr>
            </w:pPr>
            <w:r w:rsidRPr="00C4127F">
              <w:rPr>
                <w:rFonts w:eastAsia="Batang"/>
                <w:i/>
                <w:noProof/>
                <w:sz w:val="16"/>
                <w:szCs w:val="16"/>
              </w:rPr>
              <w:t xml:space="preserve">Tagged value </w:t>
            </w:r>
          </w:p>
        </w:tc>
      </w:tr>
      <w:tr w:rsidR="00D6531D" w:rsidRPr="00C4127F" w14:paraId="5978A4A4" w14:textId="77777777" w:rsidTr="0077644A">
        <w:trPr>
          <w:cantSplit/>
        </w:trPr>
        <w:tc>
          <w:tcPr>
            <w:tcW w:w="1701" w:type="dxa"/>
            <w:shd w:val="clear" w:color="auto" w:fill="auto"/>
          </w:tcPr>
          <w:p w14:paraId="46980CFA" w14:textId="77777777" w:rsidR="00D6531D" w:rsidRPr="00C4127F" w:rsidRDefault="00D6531D" w:rsidP="0077644A">
            <w:pPr>
              <w:rPr>
                <w:b/>
                <w:noProof/>
                <w:sz w:val="16"/>
                <w:szCs w:val="16"/>
              </w:rPr>
            </w:pPr>
            <w:r w:rsidRPr="00C4127F">
              <w:rPr>
                <w:b/>
                <w:noProof/>
                <w:sz w:val="16"/>
                <w:szCs w:val="16"/>
              </w:rPr>
              <w:t xml:space="preserve">Datum opname </w:t>
            </w:r>
          </w:p>
        </w:tc>
        <w:tc>
          <w:tcPr>
            <w:tcW w:w="851" w:type="dxa"/>
          </w:tcPr>
          <w:p w14:paraId="5236A218" w14:textId="77777777" w:rsidR="00D6531D" w:rsidRPr="00C4127F" w:rsidRDefault="00D6531D" w:rsidP="0077644A">
            <w:pPr>
              <w:rPr>
                <w:noProof/>
              </w:rPr>
            </w:pPr>
            <w:r>
              <w:rPr>
                <w:noProof/>
              </w:rPr>
              <w:t>1</w:t>
            </w:r>
          </w:p>
        </w:tc>
        <w:tc>
          <w:tcPr>
            <w:tcW w:w="5069" w:type="dxa"/>
            <w:shd w:val="clear" w:color="auto" w:fill="auto"/>
          </w:tcPr>
          <w:p w14:paraId="14F5534E" w14:textId="77777777" w:rsidR="00D6531D" w:rsidRPr="00C4127F" w:rsidRDefault="00D6531D" w:rsidP="0077644A">
            <w:pPr>
              <w:rPr>
                <w:noProof/>
              </w:rPr>
            </w:pPr>
            <w:r w:rsidRPr="00C4127F">
              <w:rPr>
                <w:noProof/>
              </w:rPr>
              <w:t xml:space="preserve">De datum waarop </w:t>
            </w:r>
            <w:r>
              <w:rPr>
                <w:noProof/>
              </w:rPr>
              <w:t>het gegevensgroep</w:t>
            </w:r>
            <w:r w:rsidRPr="00C4127F">
              <w:rPr>
                <w:noProof/>
              </w:rPr>
              <w:t xml:space="preserve"> is opgenomen in het informatiemodel.</w:t>
            </w:r>
          </w:p>
        </w:tc>
        <w:tc>
          <w:tcPr>
            <w:tcW w:w="1276" w:type="dxa"/>
          </w:tcPr>
          <w:p w14:paraId="22898FFC" w14:textId="77777777" w:rsidR="00D6531D" w:rsidRPr="00C4127F" w:rsidRDefault="00D6531D" w:rsidP="0077644A">
            <w:pPr>
              <w:rPr>
                <w:rFonts w:eastAsia="Batang"/>
                <w:i/>
                <w:noProof/>
                <w:sz w:val="16"/>
                <w:szCs w:val="16"/>
              </w:rPr>
            </w:pPr>
          </w:p>
        </w:tc>
        <w:tc>
          <w:tcPr>
            <w:tcW w:w="1134" w:type="dxa"/>
          </w:tcPr>
          <w:p w14:paraId="12657650" w14:textId="77777777" w:rsidR="00D6531D" w:rsidRPr="00C4127F" w:rsidRDefault="00D6531D" w:rsidP="0077644A">
            <w:pPr>
              <w:rPr>
                <w:i/>
                <w:noProof/>
                <w:sz w:val="16"/>
                <w:szCs w:val="16"/>
              </w:rPr>
            </w:pPr>
            <w:r w:rsidRPr="00C4127F">
              <w:rPr>
                <w:rFonts w:eastAsia="Batang"/>
                <w:i/>
                <w:noProof/>
                <w:sz w:val="16"/>
                <w:szCs w:val="16"/>
              </w:rPr>
              <w:t xml:space="preserve">Tagged value </w:t>
            </w:r>
          </w:p>
        </w:tc>
      </w:tr>
      <w:tr w:rsidR="00D6531D" w:rsidRPr="00C4127F" w14:paraId="3704814A" w14:textId="77777777" w:rsidTr="0077644A">
        <w:trPr>
          <w:cantSplit/>
        </w:trPr>
        <w:tc>
          <w:tcPr>
            <w:tcW w:w="1701" w:type="dxa"/>
            <w:shd w:val="clear" w:color="auto" w:fill="auto"/>
          </w:tcPr>
          <w:p w14:paraId="04510FA8" w14:textId="77777777" w:rsidR="00D6531D" w:rsidRPr="00C4127F" w:rsidRDefault="00D6531D" w:rsidP="0077644A">
            <w:pPr>
              <w:rPr>
                <w:b/>
                <w:noProof/>
                <w:sz w:val="16"/>
                <w:szCs w:val="16"/>
              </w:rPr>
            </w:pPr>
            <w:r w:rsidRPr="00C4127F">
              <w:rPr>
                <w:b/>
                <w:noProof/>
                <w:sz w:val="16"/>
                <w:szCs w:val="16"/>
              </w:rPr>
              <w:t>Indicatie materiële historie</w:t>
            </w:r>
          </w:p>
        </w:tc>
        <w:tc>
          <w:tcPr>
            <w:tcW w:w="851" w:type="dxa"/>
          </w:tcPr>
          <w:p w14:paraId="34D25EF9" w14:textId="77777777" w:rsidR="00D6531D" w:rsidRPr="00C4127F" w:rsidRDefault="00D6531D" w:rsidP="0077644A">
            <w:pPr>
              <w:rPr>
                <w:noProof/>
              </w:rPr>
            </w:pPr>
            <w:r>
              <w:rPr>
                <w:noProof/>
              </w:rPr>
              <w:t>1</w:t>
            </w:r>
          </w:p>
        </w:tc>
        <w:tc>
          <w:tcPr>
            <w:tcW w:w="5069" w:type="dxa"/>
            <w:shd w:val="clear" w:color="auto" w:fill="auto"/>
          </w:tcPr>
          <w:p w14:paraId="0592401E" w14:textId="77777777" w:rsidR="00D6531D" w:rsidRPr="00C4127F" w:rsidRDefault="00D6531D" w:rsidP="0077644A">
            <w:pPr>
              <w:rPr>
                <w:noProof/>
              </w:rPr>
            </w:pPr>
            <w:r w:rsidRPr="00C4127F">
              <w:rPr>
                <w:noProof/>
              </w:rPr>
              <w:t xml:space="preserve">Indicatie of de materiële historie van </w:t>
            </w:r>
            <w:r>
              <w:rPr>
                <w:noProof/>
              </w:rPr>
              <w:t>het gegevensgroep</w:t>
            </w:r>
            <w:r w:rsidRPr="00C4127F">
              <w:rPr>
                <w:noProof/>
              </w:rPr>
              <w:t xml:space="preserve"> te bevragen is. Materiële historie geeft aan wanneer een verandering is opgetreden in de werkelijkheid die heeft geleid tot verandering van de attribuutwaarde.</w:t>
            </w:r>
          </w:p>
        </w:tc>
        <w:tc>
          <w:tcPr>
            <w:tcW w:w="1276" w:type="dxa"/>
          </w:tcPr>
          <w:p w14:paraId="56B26137" w14:textId="77777777" w:rsidR="00D6531D" w:rsidRPr="00C4127F" w:rsidRDefault="00D6531D" w:rsidP="0077644A">
            <w:pPr>
              <w:rPr>
                <w:rFonts w:eastAsia="Batang"/>
                <w:i/>
                <w:noProof/>
                <w:sz w:val="16"/>
                <w:szCs w:val="16"/>
              </w:rPr>
            </w:pPr>
          </w:p>
        </w:tc>
        <w:tc>
          <w:tcPr>
            <w:tcW w:w="1134" w:type="dxa"/>
          </w:tcPr>
          <w:p w14:paraId="14485C2A" w14:textId="77777777" w:rsidR="00D6531D" w:rsidRPr="00C4127F" w:rsidRDefault="00D6531D" w:rsidP="0077644A">
            <w:pPr>
              <w:rPr>
                <w:i/>
                <w:noProof/>
                <w:sz w:val="16"/>
                <w:szCs w:val="16"/>
              </w:rPr>
            </w:pPr>
            <w:r w:rsidRPr="00C4127F">
              <w:rPr>
                <w:rFonts w:eastAsia="Batang"/>
                <w:i/>
                <w:noProof/>
                <w:sz w:val="16"/>
                <w:szCs w:val="16"/>
              </w:rPr>
              <w:t xml:space="preserve">Tagged value </w:t>
            </w:r>
          </w:p>
        </w:tc>
      </w:tr>
      <w:tr w:rsidR="00D6531D" w:rsidRPr="00C4127F" w14:paraId="1D0C232D" w14:textId="77777777" w:rsidTr="0077644A">
        <w:trPr>
          <w:cantSplit/>
        </w:trPr>
        <w:tc>
          <w:tcPr>
            <w:tcW w:w="1701" w:type="dxa"/>
            <w:shd w:val="clear" w:color="auto" w:fill="auto"/>
          </w:tcPr>
          <w:p w14:paraId="42E0B90B" w14:textId="77777777" w:rsidR="00D6531D" w:rsidRPr="00C4127F" w:rsidRDefault="00D6531D" w:rsidP="0077644A">
            <w:pPr>
              <w:rPr>
                <w:b/>
                <w:noProof/>
                <w:sz w:val="16"/>
                <w:szCs w:val="16"/>
              </w:rPr>
            </w:pPr>
            <w:r w:rsidRPr="00C4127F">
              <w:rPr>
                <w:b/>
                <w:noProof/>
                <w:sz w:val="16"/>
                <w:szCs w:val="16"/>
              </w:rPr>
              <w:t xml:space="preserve">Indicatie formele </w:t>
            </w:r>
            <w:r>
              <w:rPr>
                <w:b/>
                <w:noProof/>
                <w:sz w:val="16"/>
                <w:szCs w:val="16"/>
              </w:rPr>
              <w:br/>
            </w:r>
            <w:r w:rsidRPr="00C4127F">
              <w:rPr>
                <w:b/>
                <w:noProof/>
                <w:sz w:val="16"/>
                <w:szCs w:val="16"/>
              </w:rPr>
              <w:t>historie</w:t>
            </w:r>
          </w:p>
        </w:tc>
        <w:tc>
          <w:tcPr>
            <w:tcW w:w="851" w:type="dxa"/>
          </w:tcPr>
          <w:p w14:paraId="4227A793" w14:textId="77777777" w:rsidR="00D6531D" w:rsidRPr="00C4127F" w:rsidRDefault="00D6531D" w:rsidP="0077644A">
            <w:pPr>
              <w:rPr>
                <w:noProof/>
              </w:rPr>
            </w:pPr>
            <w:r>
              <w:rPr>
                <w:noProof/>
              </w:rPr>
              <w:t>1</w:t>
            </w:r>
          </w:p>
        </w:tc>
        <w:tc>
          <w:tcPr>
            <w:tcW w:w="5069" w:type="dxa"/>
            <w:shd w:val="clear" w:color="auto" w:fill="auto"/>
          </w:tcPr>
          <w:p w14:paraId="06547E4F" w14:textId="77777777" w:rsidR="00D6531D" w:rsidRPr="00C4127F" w:rsidRDefault="00D6531D" w:rsidP="0077644A">
            <w:pPr>
              <w:rPr>
                <w:noProof/>
              </w:rPr>
            </w:pPr>
            <w:r w:rsidRPr="00C4127F">
              <w:rPr>
                <w:noProof/>
              </w:rPr>
              <w:t>Indicatie of de formele historie van</w:t>
            </w:r>
            <w:r>
              <w:rPr>
                <w:noProof/>
              </w:rPr>
              <w:t xml:space="preserve"> het gegevensgroep</w:t>
            </w:r>
            <w:r w:rsidRPr="00C4127F">
              <w:rPr>
                <w:noProof/>
              </w:rPr>
              <w:t xml:space="preserve"> te bevragen is. Formele historie geeft aan wanneer in de administratie een verandering </w:t>
            </w:r>
            <w:r>
              <w:rPr>
                <w:noProof/>
              </w:rPr>
              <w:t xml:space="preserve">een </w:t>
            </w:r>
            <w:r w:rsidRPr="00C4127F">
              <w:rPr>
                <w:noProof/>
              </w:rPr>
              <w:t>van de attribuutwaarde</w:t>
            </w:r>
            <w:r>
              <w:rPr>
                <w:noProof/>
              </w:rPr>
              <w:t>n van de attribuutsoorten in de groep</w:t>
            </w:r>
            <w:r w:rsidRPr="00C4127F">
              <w:rPr>
                <w:noProof/>
              </w:rPr>
              <w:t xml:space="preserve"> is verwerkt (wanneer was de verandering bekend en is deze verwerkt).</w:t>
            </w:r>
          </w:p>
        </w:tc>
        <w:tc>
          <w:tcPr>
            <w:tcW w:w="1276" w:type="dxa"/>
          </w:tcPr>
          <w:p w14:paraId="727E503F" w14:textId="77777777" w:rsidR="00D6531D" w:rsidRPr="00C4127F" w:rsidRDefault="00D6531D" w:rsidP="0077644A">
            <w:pPr>
              <w:rPr>
                <w:rFonts w:eastAsia="Batang"/>
                <w:i/>
                <w:noProof/>
                <w:sz w:val="16"/>
                <w:szCs w:val="16"/>
              </w:rPr>
            </w:pPr>
          </w:p>
        </w:tc>
        <w:tc>
          <w:tcPr>
            <w:tcW w:w="1134" w:type="dxa"/>
          </w:tcPr>
          <w:p w14:paraId="72D97FE3" w14:textId="77777777" w:rsidR="00D6531D" w:rsidRPr="00C4127F" w:rsidRDefault="00D6531D" w:rsidP="0077644A">
            <w:pPr>
              <w:rPr>
                <w:i/>
                <w:noProof/>
                <w:sz w:val="16"/>
                <w:szCs w:val="16"/>
              </w:rPr>
            </w:pPr>
            <w:r w:rsidRPr="00C4127F">
              <w:rPr>
                <w:rFonts w:eastAsia="Batang"/>
                <w:i/>
                <w:noProof/>
                <w:sz w:val="16"/>
                <w:szCs w:val="16"/>
              </w:rPr>
              <w:t xml:space="preserve">Tagged value </w:t>
            </w:r>
          </w:p>
        </w:tc>
      </w:tr>
      <w:tr w:rsidR="00D6531D" w:rsidRPr="00C4127F" w14:paraId="640B418C" w14:textId="77777777" w:rsidTr="0077644A">
        <w:trPr>
          <w:cantSplit/>
        </w:trPr>
        <w:tc>
          <w:tcPr>
            <w:tcW w:w="1701" w:type="dxa"/>
            <w:shd w:val="clear" w:color="auto" w:fill="auto"/>
          </w:tcPr>
          <w:p w14:paraId="75AE24A0" w14:textId="77777777" w:rsidR="00D6531D" w:rsidRPr="00C4127F" w:rsidRDefault="00D6531D" w:rsidP="0077644A">
            <w:pPr>
              <w:rPr>
                <w:b/>
                <w:noProof/>
                <w:sz w:val="16"/>
                <w:szCs w:val="16"/>
              </w:rPr>
            </w:pPr>
            <w:r>
              <w:rPr>
                <w:b/>
                <w:noProof/>
                <w:sz w:val="16"/>
                <w:szCs w:val="16"/>
              </w:rPr>
              <w:lastRenderedPageBreak/>
              <w:t>K</w:t>
            </w:r>
            <w:r w:rsidRPr="00C4127F">
              <w:rPr>
                <w:b/>
                <w:noProof/>
                <w:sz w:val="16"/>
                <w:szCs w:val="16"/>
              </w:rPr>
              <w:t>ardinaliteit</w:t>
            </w:r>
          </w:p>
        </w:tc>
        <w:tc>
          <w:tcPr>
            <w:tcW w:w="851" w:type="dxa"/>
          </w:tcPr>
          <w:p w14:paraId="34BFFF91" w14:textId="77777777" w:rsidR="00D6531D" w:rsidRPr="00C4127F" w:rsidRDefault="00D6531D" w:rsidP="0077644A">
            <w:pPr>
              <w:rPr>
                <w:noProof/>
              </w:rPr>
            </w:pPr>
            <w:r>
              <w:rPr>
                <w:noProof/>
              </w:rPr>
              <w:t>1</w:t>
            </w:r>
          </w:p>
        </w:tc>
        <w:tc>
          <w:tcPr>
            <w:tcW w:w="5069" w:type="dxa"/>
            <w:shd w:val="clear" w:color="auto" w:fill="auto"/>
          </w:tcPr>
          <w:p w14:paraId="44BC37D1" w14:textId="77777777" w:rsidR="00D6531D" w:rsidRPr="00C4127F" w:rsidRDefault="00D6531D" w:rsidP="0077644A">
            <w:pPr>
              <w:rPr>
                <w:noProof/>
              </w:rPr>
            </w:pPr>
            <w:r w:rsidRPr="00C4127F">
              <w:rPr>
                <w:noProof/>
              </w:rPr>
              <w:t xml:space="preserve">Deze indicatie geeft aan hoeveel keer </w:t>
            </w:r>
            <w:r>
              <w:rPr>
                <w:noProof/>
              </w:rPr>
              <w:t>de gegevensgroep kan</w:t>
            </w:r>
            <w:r w:rsidRPr="00C4127F">
              <w:rPr>
                <w:noProof/>
              </w:rPr>
              <w:t xml:space="preserve"> voorkomen bij een object van het betreffende objecttype:.</w:t>
            </w:r>
          </w:p>
          <w:p w14:paraId="03B6141D" w14:textId="426E2C36" w:rsidR="00D6531D" w:rsidRPr="00C4127F" w:rsidRDefault="00D6531D" w:rsidP="0077644A">
            <w:pPr>
              <w:rPr>
                <w:noProof/>
              </w:rPr>
            </w:pPr>
            <w:r w:rsidRPr="00C4127F">
              <w:rPr>
                <w:noProof/>
              </w:rPr>
              <w:tab/>
            </w:r>
            <w:r w:rsidR="00F43934">
              <w:rPr>
                <w:noProof/>
              </w:rPr>
              <w:t>0..1</w:t>
            </w:r>
            <w:r w:rsidRPr="00C4127F">
              <w:rPr>
                <w:noProof/>
              </w:rPr>
              <w:t>: is soms niet beschikbaar</w:t>
            </w:r>
          </w:p>
          <w:p w14:paraId="7B2E3F13" w14:textId="77777777" w:rsidR="00D6531D" w:rsidRPr="00C4127F" w:rsidRDefault="00D6531D" w:rsidP="0077644A">
            <w:pPr>
              <w:rPr>
                <w:noProof/>
              </w:rPr>
            </w:pPr>
            <w:r w:rsidRPr="00C4127F">
              <w:rPr>
                <w:noProof/>
              </w:rPr>
              <w:tab/>
              <w:t>1    : is altijd beschikbaar</w:t>
            </w:r>
          </w:p>
          <w:p w14:paraId="3836B1FD" w14:textId="77777777" w:rsidR="00D6531D" w:rsidRPr="00C4127F" w:rsidRDefault="00D6531D" w:rsidP="0077644A">
            <w:pPr>
              <w:rPr>
                <w:noProof/>
              </w:rPr>
            </w:pPr>
            <w:r w:rsidRPr="00C4127F">
              <w:rPr>
                <w:noProof/>
              </w:rPr>
              <w:tab/>
              <w:t xml:space="preserve">0..*: is niet altijd beschikbaar, kan een opsomming zijn </w:t>
            </w:r>
          </w:p>
          <w:p w14:paraId="25571AF1" w14:textId="77777777" w:rsidR="00D6531D" w:rsidRDefault="00D6531D" w:rsidP="0077644A">
            <w:pPr>
              <w:rPr>
                <w:noProof/>
              </w:rPr>
            </w:pPr>
            <w:r w:rsidRPr="00C4127F">
              <w:rPr>
                <w:noProof/>
              </w:rPr>
              <w:tab/>
              <w:t>1..*: is altijd beschikbaar, kan een opsomming zijn.</w:t>
            </w:r>
          </w:p>
          <w:p w14:paraId="19B155D6" w14:textId="77777777" w:rsidR="00D6531D" w:rsidRPr="00C4127F" w:rsidRDefault="00D6531D" w:rsidP="0077644A">
            <w:pPr>
              <w:rPr>
                <w:noProof/>
              </w:rPr>
            </w:pPr>
          </w:p>
          <w:p w14:paraId="4336B4C1" w14:textId="77777777" w:rsidR="00D6531D" w:rsidRDefault="00D6531D" w:rsidP="0077644A">
            <w:pPr>
              <w:rPr>
                <w:noProof/>
              </w:rPr>
            </w:pPr>
            <w:r>
              <w:rPr>
                <w:noProof/>
              </w:rPr>
              <w:t>Indien een attribuutsoort deel uit maakt van een gegevensgroeptype, dan wordt de kardinaliteit vermeld van het attribuutsoort binnen het gegevensgroeptype. Voor de uiteindelijke kardinaliteit van hoe vaak een gegeven voorkomt bij het object moet rekening gehouden worden met de kardinaliteit van de gegevensgroep en met de kardinaliteit van de attribuutsoort.</w:t>
            </w:r>
          </w:p>
          <w:p w14:paraId="24C12AEE" w14:textId="77777777" w:rsidR="00D6531D" w:rsidRPr="00C4127F" w:rsidRDefault="00D6531D" w:rsidP="0077644A">
            <w:pPr>
              <w:rPr>
                <w:noProof/>
              </w:rPr>
            </w:pPr>
          </w:p>
        </w:tc>
        <w:tc>
          <w:tcPr>
            <w:tcW w:w="1276" w:type="dxa"/>
          </w:tcPr>
          <w:p w14:paraId="2198A5A2" w14:textId="77777777" w:rsidR="00D6531D" w:rsidRDefault="00D6531D" w:rsidP="0077644A">
            <w:pPr>
              <w:autoSpaceDE w:val="0"/>
              <w:autoSpaceDN w:val="0"/>
              <w:adjustRightInd w:val="0"/>
              <w:spacing w:line="240" w:lineRule="auto"/>
              <w:contextualSpacing w:val="0"/>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w:t>
            </w:r>
          </w:p>
          <w:p w14:paraId="78170207" w14:textId="77777777" w:rsidR="00D6531D" w:rsidRDefault="00D6531D" w:rsidP="0077644A">
            <w:pPr>
              <w:autoSpaceDE w:val="0"/>
              <w:autoSpaceDN w:val="0"/>
              <w:adjustRightInd w:val="0"/>
              <w:spacing w:line="240" w:lineRule="auto"/>
              <w:contextualSpacing w:val="0"/>
              <w:rPr>
                <w:rFonts w:ascii="Segoe UI" w:hAnsi="Segoe UI" w:cs="Segoe UI"/>
                <w:i/>
                <w:iCs/>
                <w:color w:val="FF0000"/>
              </w:rPr>
            </w:pPr>
            <w:r>
              <w:rPr>
                <w:i/>
                <w:noProof/>
                <w:color w:val="FF0000"/>
                <w:sz w:val="16"/>
                <w:szCs w:val="16"/>
              </w:rPr>
              <w:t>Element</w:t>
            </w:r>
          </w:p>
        </w:tc>
        <w:tc>
          <w:tcPr>
            <w:tcW w:w="1134" w:type="dxa"/>
          </w:tcPr>
          <w:p w14:paraId="25B5C001" w14:textId="77777777" w:rsidR="00D6531D" w:rsidRPr="00635AE1" w:rsidRDefault="00D6531D" w:rsidP="0077644A">
            <w:pPr>
              <w:autoSpaceDE w:val="0"/>
              <w:autoSpaceDN w:val="0"/>
              <w:adjustRightInd w:val="0"/>
              <w:spacing w:line="240" w:lineRule="auto"/>
              <w:contextualSpacing w:val="0"/>
              <w:rPr>
                <w:rFonts w:ascii="Segoe UI" w:eastAsia="Calibri" w:hAnsi="Segoe UI" w:cs="Segoe UI"/>
              </w:rPr>
            </w:pPr>
            <w:r>
              <w:rPr>
                <w:rFonts w:ascii="Segoe UI" w:hAnsi="Segoe UI" w:cs="Segoe UI"/>
                <w:i/>
                <w:iCs/>
                <w:color w:val="FF0000"/>
              </w:rPr>
              <w:t>Multiplicity van de source</w:t>
            </w:r>
            <w:r w:rsidRPr="00635AE1">
              <w:rPr>
                <w:rFonts w:ascii="Segoe UI" w:hAnsi="Segoe UI" w:cs="Segoe UI"/>
                <w:i/>
                <w:iCs/>
                <w:color w:val="FF0000"/>
              </w:rPr>
              <w:t xml:space="preserve"> role van de </w:t>
            </w:r>
            <w:r>
              <w:rPr>
                <w:rFonts w:ascii="Segoe UI" w:hAnsi="Segoe UI" w:cs="Segoe UI"/>
                <w:i/>
                <w:iCs/>
                <w:color w:val="FF0000"/>
              </w:rPr>
              <w:t>bijbehorende composite relatie</w:t>
            </w:r>
          </w:p>
          <w:p w14:paraId="4893AAC6" w14:textId="77777777" w:rsidR="00D6531D" w:rsidRPr="00C4127F" w:rsidRDefault="00D6531D" w:rsidP="0077644A">
            <w:pPr>
              <w:rPr>
                <w:i/>
                <w:noProof/>
                <w:sz w:val="16"/>
                <w:szCs w:val="16"/>
              </w:rPr>
            </w:pPr>
          </w:p>
        </w:tc>
      </w:tr>
      <w:tr w:rsidR="00D6531D" w:rsidRPr="00C4127F" w14:paraId="78DBCDA9" w14:textId="77777777" w:rsidTr="0077644A">
        <w:trPr>
          <w:cantSplit/>
        </w:trPr>
        <w:tc>
          <w:tcPr>
            <w:tcW w:w="1701" w:type="dxa"/>
            <w:shd w:val="clear" w:color="auto" w:fill="auto"/>
          </w:tcPr>
          <w:p w14:paraId="1EDE8CFA" w14:textId="77777777" w:rsidR="00D6531D" w:rsidRPr="00C4127F" w:rsidRDefault="00D6531D" w:rsidP="0077644A">
            <w:pPr>
              <w:rPr>
                <w:b/>
                <w:noProof/>
                <w:sz w:val="16"/>
                <w:szCs w:val="16"/>
              </w:rPr>
            </w:pPr>
            <w:r>
              <w:rPr>
                <w:b/>
                <w:noProof/>
                <w:sz w:val="16"/>
                <w:szCs w:val="16"/>
              </w:rPr>
              <w:t>A</w:t>
            </w:r>
            <w:r w:rsidRPr="00C4127F">
              <w:rPr>
                <w:b/>
                <w:noProof/>
                <w:sz w:val="16"/>
                <w:szCs w:val="16"/>
              </w:rPr>
              <w:t>uthentiek</w:t>
            </w:r>
            <w:r>
              <w:rPr>
                <w:rFonts w:ascii="Brush Script MT" w:eastAsia="Batang" w:hAnsi="Brush Script MT"/>
                <w:b/>
                <w:sz w:val="16"/>
                <w:szCs w:val="16"/>
              </w:rPr>
              <w:t xml:space="preserve"> </w:t>
            </w:r>
          </w:p>
        </w:tc>
        <w:tc>
          <w:tcPr>
            <w:tcW w:w="851" w:type="dxa"/>
          </w:tcPr>
          <w:p w14:paraId="5AD302A0" w14:textId="77777777" w:rsidR="00D6531D" w:rsidRPr="00C4127F" w:rsidRDefault="00D6531D" w:rsidP="0077644A">
            <w:pPr>
              <w:rPr>
                <w:noProof/>
              </w:rPr>
            </w:pPr>
            <w:r>
              <w:rPr>
                <w:noProof/>
              </w:rPr>
              <w:t>1</w:t>
            </w:r>
          </w:p>
        </w:tc>
        <w:tc>
          <w:tcPr>
            <w:tcW w:w="5069" w:type="dxa"/>
            <w:shd w:val="clear" w:color="auto" w:fill="auto"/>
          </w:tcPr>
          <w:p w14:paraId="6C18899E" w14:textId="77777777" w:rsidR="00D6531D" w:rsidRPr="00C4127F" w:rsidRDefault="00D6531D" w:rsidP="0077644A">
            <w:pPr>
              <w:rPr>
                <w:noProof/>
              </w:rPr>
            </w:pPr>
            <w:r w:rsidRPr="00C4127F">
              <w:rPr>
                <w:noProof/>
              </w:rPr>
              <w:t xml:space="preserve">Aanduiding of het een </w:t>
            </w:r>
            <w:r>
              <w:rPr>
                <w:noProof/>
              </w:rPr>
              <w:t xml:space="preserve">authentiek gegeven </w:t>
            </w:r>
            <w:r w:rsidRPr="00C4127F">
              <w:rPr>
                <w:noProof/>
              </w:rPr>
              <w:t>betreft.</w:t>
            </w:r>
          </w:p>
        </w:tc>
        <w:tc>
          <w:tcPr>
            <w:tcW w:w="1276" w:type="dxa"/>
          </w:tcPr>
          <w:p w14:paraId="046455E8" w14:textId="77777777" w:rsidR="00D6531D" w:rsidRPr="00C4127F" w:rsidRDefault="00D6531D" w:rsidP="0077644A">
            <w:pPr>
              <w:rPr>
                <w:rFonts w:eastAsia="Batang"/>
                <w:i/>
                <w:noProof/>
                <w:sz w:val="16"/>
                <w:szCs w:val="16"/>
              </w:rPr>
            </w:pPr>
          </w:p>
        </w:tc>
        <w:tc>
          <w:tcPr>
            <w:tcW w:w="1134" w:type="dxa"/>
          </w:tcPr>
          <w:p w14:paraId="18406127" w14:textId="77777777" w:rsidR="00D6531D" w:rsidRPr="00C4127F" w:rsidRDefault="00D6531D" w:rsidP="0077644A">
            <w:pPr>
              <w:rPr>
                <w:i/>
                <w:noProof/>
                <w:sz w:val="16"/>
                <w:szCs w:val="16"/>
              </w:rPr>
            </w:pPr>
            <w:r w:rsidRPr="00C4127F">
              <w:rPr>
                <w:rFonts w:eastAsia="Batang"/>
                <w:i/>
                <w:noProof/>
                <w:sz w:val="16"/>
                <w:szCs w:val="16"/>
              </w:rPr>
              <w:t xml:space="preserve">Tagged value </w:t>
            </w:r>
          </w:p>
        </w:tc>
      </w:tr>
    </w:tbl>
    <w:p w14:paraId="5E643B8B" w14:textId="77777777" w:rsidR="000D7F1B" w:rsidRDefault="000D7F1B" w:rsidP="000D7F1B">
      <w:pPr>
        <w:rPr>
          <w:b/>
        </w:rPr>
      </w:pPr>
    </w:p>
    <w:p w14:paraId="4084F8C6" w14:textId="4A1A7634" w:rsidR="005D459F" w:rsidRPr="000D7F1B" w:rsidRDefault="005D459F" w:rsidP="000D7F1B">
      <w:pPr>
        <w:rPr>
          <w:b/>
        </w:rPr>
      </w:pPr>
      <w:r w:rsidRPr="000D7F1B">
        <w:rPr>
          <w:b/>
        </w:rPr>
        <w:t>Specificatie voor «Gegevensgroeptype»</w:t>
      </w:r>
    </w:p>
    <w:p w14:paraId="6689FA29" w14:textId="77777777" w:rsidR="00B35EEF" w:rsidRDefault="00B35EEF" w:rsidP="00B35EEF">
      <w:pPr>
        <w:rPr>
          <w:rFonts w:eastAsia="Batang"/>
        </w:rPr>
      </w:pPr>
      <w:r w:rsidRPr="00C4127F">
        <w:rPr>
          <w:rFonts w:eastAsia="Batang"/>
        </w:rPr>
        <w:t xml:space="preserve">De </w:t>
      </w:r>
      <w:r>
        <w:rPr>
          <w:rFonts w:eastAsia="Batang"/>
        </w:rPr>
        <w:t>gegevensgroeptype</w:t>
      </w:r>
      <w:r w:rsidRPr="00C4127F">
        <w:rPr>
          <w:rFonts w:eastAsia="Batang"/>
        </w:rPr>
        <w:t>n worden naar de volgende aspecten gespecificeerd:</w:t>
      </w:r>
    </w:p>
    <w:p w14:paraId="3307F7A3" w14:textId="77777777" w:rsidR="005D459F" w:rsidRPr="00C4127F" w:rsidRDefault="005D459F" w:rsidP="00B35EEF">
      <w:pPr>
        <w:rPr>
          <w:noProof/>
        </w:rPr>
      </w:pPr>
    </w:p>
    <w:tbl>
      <w:tblPr>
        <w:tblW w:w="10031" w:type="dxa"/>
        <w:tblLayout w:type="fixed"/>
        <w:tblCellMar>
          <w:top w:w="113" w:type="dxa"/>
        </w:tblCellMar>
        <w:tblLook w:val="0000" w:firstRow="0" w:lastRow="0" w:firstColumn="0" w:lastColumn="0" w:noHBand="0" w:noVBand="0"/>
      </w:tblPr>
      <w:tblGrid>
        <w:gridCol w:w="1701"/>
        <w:gridCol w:w="851"/>
        <w:gridCol w:w="5069"/>
        <w:gridCol w:w="1276"/>
        <w:gridCol w:w="1134"/>
      </w:tblGrid>
      <w:tr w:rsidR="00B35EEF" w:rsidRPr="00C4127F" w14:paraId="41AD0560" w14:textId="77777777" w:rsidTr="00887A45">
        <w:trPr>
          <w:cantSplit/>
          <w:tblHeader/>
        </w:trPr>
        <w:tc>
          <w:tcPr>
            <w:tcW w:w="1701" w:type="dxa"/>
            <w:shd w:val="clear" w:color="auto" w:fill="D9D9D9" w:themeFill="background1" w:themeFillShade="D9"/>
          </w:tcPr>
          <w:p w14:paraId="564EE14B" w14:textId="77777777" w:rsidR="00B35EEF" w:rsidRPr="00C4127F" w:rsidRDefault="00B35EEF" w:rsidP="005C2C6F">
            <w:pPr>
              <w:rPr>
                <w:b/>
                <w:noProof/>
                <w:sz w:val="16"/>
                <w:szCs w:val="16"/>
              </w:rPr>
            </w:pPr>
            <w:r w:rsidRPr="00C4127F">
              <w:rPr>
                <w:rFonts w:eastAsia="Batang"/>
                <w:b/>
                <w:sz w:val="16"/>
                <w:szCs w:val="16"/>
              </w:rPr>
              <w:t>Aspect</w:t>
            </w:r>
          </w:p>
        </w:tc>
        <w:tc>
          <w:tcPr>
            <w:tcW w:w="851" w:type="dxa"/>
            <w:shd w:val="clear" w:color="auto" w:fill="D9D9D9" w:themeFill="background1" w:themeFillShade="D9"/>
          </w:tcPr>
          <w:p w14:paraId="2B25D164" w14:textId="77777777" w:rsidR="00B35EEF" w:rsidRPr="00C4127F" w:rsidRDefault="00B35EEF" w:rsidP="005C2C6F">
            <w:pPr>
              <w:rPr>
                <w:rFonts w:eastAsia="Batang"/>
                <w:b/>
                <w:sz w:val="16"/>
                <w:szCs w:val="16"/>
              </w:rPr>
            </w:pPr>
            <w:r>
              <w:rPr>
                <w:rFonts w:eastAsia="Batang"/>
                <w:b/>
                <w:sz w:val="16"/>
                <w:szCs w:val="16"/>
              </w:rPr>
              <w:t>Kardinaliteit</w:t>
            </w:r>
          </w:p>
        </w:tc>
        <w:tc>
          <w:tcPr>
            <w:tcW w:w="5069" w:type="dxa"/>
            <w:shd w:val="clear" w:color="auto" w:fill="D9D9D9" w:themeFill="background1" w:themeFillShade="D9"/>
          </w:tcPr>
          <w:p w14:paraId="64DEA651" w14:textId="77777777" w:rsidR="00B35EEF" w:rsidRPr="00C4127F" w:rsidRDefault="00B35EEF" w:rsidP="005C2C6F">
            <w:pPr>
              <w:rPr>
                <w:noProof/>
              </w:rPr>
            </w:pPr>
            <w:r w:rsidRPr="00C4127F">
              <w:rPr>
                <w:rFonts w:eastAsia="Batang"/>
                <w:b/>
                <w:sz w:val="16"/>
                <w:szCs w:val="16"/>
              </w:rPr>
              <w:t>Toelichting</w:t>
            </w:r>
          </w:p>
        </w:tc>
        <w:tc>
          <w:tcPr>
            <w:tcW w:w="1276" w:type="dxa"/>
            <w:shd w:val="clear" w:color="auto" w:fill="D9D9D9" w:themeFill="background1" w:themeFillShade="D9"/>
          </w:tcPr>
          <w:p w14:paraId="4C9F6C15" w14:textId="77777777" w:rsidR="00B35EEF" w:rsidRDefault="00B35EEF" w:rsidP="005C2C6F">
            <w:pPr>
              <w:rPr>
                <w:rFonts w:eastAsia="Batang"/>
                <w:b/>
                <w:color w:val="000000" w:themeColor="text1"/>
                <w:sz w:val="16"/>
                <w:szCs w:val="16"/>
              </w:rPr>
            </w:pPr>
            <w:r>
              <w:rPr>
                <w:rFonts w:eastAsia="Batang"/>
                <w:b/>
                <w:color w:val="000000" w:themeColor="text1"/>
                <w:sz w:val="16"/>
                <w:szCs w:val="16"/>
              </w:rPr>
              <w:t>In UML 2.5</w:t>
            </w:r>
          </w:p>
        </w:tc>
        <w:tc>
          <w:tcPr>
            <w:tcW w:w="1134" w:type="dxa"/>
            <w:shd w:val="clear" w:color="auto" w:fill="D9D9D9" w:themeFill="background1" w:themeFillShade="D9"/>
          </w:tcPr>
          <w:p w14:paraId="1B0248BC" w14:textId="77777777" w:rsidR="00B35EEF" w:rsidRPr="00C4127F" w:rsidRDefault="00B35EEF" w:rsidP="005C2C6F">
            <w:pPr>
              <w:rPr>
                <w:i/>
                <w:noProof/>
                <w:color w:val="FF0000"/>
                <w:sz w:val="16"/>
                <w:szCs w:val="16"/>
              </w:rPr>
            </w:pPr>
            <w:r>
              <w:rPr>
                <w:rFonts w:eastAsia="Batang"/>
                <w:b/>
                <w:color w:val="000000" w:themeColor="text1"/>
                <w:sz w:val="16"/>
                <w:szCs w:val="16"/>
              </w:rPr>
              <w:t>In EA</w:t>
            </w:r>
          </w:p>
        </w:tc>
      </w:tr>
      <w:tr w:rsidR="00B35EEF" w:rsidRPr="00C4127F" w14:paraId="59980CD9" w14:textId="77777777" w:rsidTr="00887A45">
        <w:trPr>
          <w:cantSplit/>
        </w:trPr>
        <w:tc>
          <w:tcPr>
            <w:tcW w:w="1701" w:type="dxa"/>
            <w:shd w:val="clear" w:color="auto" w:fill="auto"/>
          </w:tcPr>
          <w:p w14:paraId="25B40CBE" w14:textId="374269D1" w:rsidR="00B35EEF" w:rsidRPr="00C4127F" w:rsidRDefault="00B35EEF" w:rsidP="004D5C0A">
            <w:pPr>
              <w:rPr>
                <w:b/>
                <w:noProof/>
                <w:sz w:val="16"/>
                <w:szCs w:val="16"/>
              </w:rPr>
            </w:pPr>
            <w:r w:rsidRPr="00C4127F">
              <w:rPr>
                <w:b/>
                <w:noProof/>
                <w:sz w:val="16"/>
                <w:szCs w:val="16"/>
              </w:rPr>
              <w:t>Naam</w:t>
            </w:r>
            <w:r>
              <w:rPr>
                <w:rFonts w:ascii="Brush Script MT" w:eastAsia="Batang" w:hAnsi="Brush Script MT"/>
                <w:b/>
                <w:sz w:val="16"/>
                <w:szCs w:val="16"/>
              </w:rPr>
              <w:t xml:space="preserve"> </w:t>
            </w:r>
          </w:p>
        </w:tc>
        <w:tc>
          <w:tcPr>
            <w:tcW w:w="851" w:type="dxa"/>
          </w:tcPr>
          <w:p w14:paraId="075998D6" w14:textId="77777777" w:rsidR="00B35EEF" w:rsidRPr="00C4127F" w:rsidRDefault="00B35EEF" w:rsidP="005C2C6F">
            <w:pPr>
              <w:rPr>
                <w:noProof/>
              </w:rPr>
            </w:pPr>
            <w:r>
              <w:rPr>
                <w:noProof/>
              </w:rPr>
              <w:t>1</w:t>
            </w:r>
          </w:p>
        </w:tc>
        <w:tc>
          <w:tcPr>
            <w:tcW w:w="5069" w:type="dxa"/>
            <w:shd w:val="clear" w:color="auto" w:fill="auto"/>
          </w:tcPr>
          <w:p w14:paraId="13490BFB" w14:textId="77777777" w:rsidR="00B35EEF" w:rsidRPr="00C4127F" w:rsidRDefault="00B35EEF" w:rsidP="005C2C6F">
            <w:pPr>
              <w:rPr>
                <w:noProof/>
              </w:rPr>
            </w:pPr>
            <w:r w:rsidRPr="00C4127F">
              <w:rPr>
                <w:noProof/>
              </w:rPr>
              <w:t xml:space="preserve">De naam van </w:t>
            </w:r>
            <w:r>
              <w:rPr>
                <w:noProof/>
              </w:rPr>
              <w:t>het gegevensgroeptype</w:t>
            </w:r>
            <w:r w:rsidRPr="00C4127F">
              <w:rPr>
                <w:noProof/>
              </w:rPr>
              <w:t>.</w:t>
            </w:r>
          </w:p>
        </w:tc>
        <w:tc>
          <w:tcPr>
            <w:tcW w:w="1276" w:type="dxa"/>
          </w:tcPr>
          <w:p w14:paraId="745D6589" w14:textId="77777777" w:rsidR="00B35EEF" w:rsidRDefault="00B35EEF" w:rsidP="005C2C6F">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3E0D324E" w14:textId="77777777" w:rsidR="00B35EEF" w:rsidRPr="00C4127F" w:rsidRDefault="00B35EEF" w:rsidP="005C2C6F">
            <w:pPr>
              <w:rPr>
                <w:i/>
                <w:noProof/>
                <w:color w:val="FF0000"/>
                <w:sz w:val="16"/>
                <w:szCs w:val="16"/>
              </w:rPr>
            </w:pPr>
            <w:r>
              <w:rPr>
                <w:rFonts w:eastAsia="Batang"/>
                <w:i/>
                <w:color w:val="FF0000"/>
                <w:sz w:val="16"/>
                <w:szCs w:val="16"/>
              </w:rPr>
              <w:t>element</w:t>
            </w:r>
          </w:p>
        </w:tc>
        <w:tc>
          <w:tcPr>
            <w:tcW w:w="1134" w:type="dxa"/>
          </w:tcPr>
          <w:p w14:paraId="1B4FA5CB" w14:textId="77777777" w:rsidR="00B35EEF" w:rsidRPr="00C4127F" w:rsidRDefault="00B35EEF" w:rsidP="005C2C6F">
            <w:pPr>
              <w:jc w:val="both"/>
              <w:rPr>
                <w:i/>
                <w:noProof/>
                <w:sz w:val="16"/>
                <w:szCs w:val="16"/>
              </w:rPr>
            </w:pPr>
            <w:r>
              <w:rPr>
                <w:i/>
                <w:noProof/>
                <w:color w:val="FF0000"/>
                <w:sz w:val="16"/>
                <w:szCs w:val="16"/>
              </w:rPr>
              <w:t>Name</w:t>
            </w:r>
          </w:p>
        </w:tc>
      </w:tr>
      <w:tr w:rsidR="00B35EEF" w:rsidRPr="00C4127F" w14:paraId="43D152B2" w14:textId="77777777" w:rsidTr="00887A45">
        <w:trPr>
          <w:cantSplit/>
        </w:trPr>
        <w:tc>
          <w:tcPr>
            <w:tcW w:w="1701" w:type="dxa"/>
            <w:shd w:val="clear" w:color="auto" w:fill="auto"/>
          </w:tcPr>
          <w:p w14:paraId="7100DE9E" w14:textId="77777777" w:rsidR="00B35EEF" w:rsidRPr="00C4127F" w:rsidRDefault="00B35EEF" w:rsidP="005C2C6F">
            <w:pPr>
              <w:rPr>
                <w:b/>
                <w:noProof/>
                <w:sz w:val="16"/>
                <w:szCs w:val="16"/>
              </w:rPr>
            </w:pPr>
            <w:r w:rsidRPr="00C4127F">
              <w:rPr>
                <w:b/>
                <w:noProof/>
                <w:sz w:val="16"/>
                <w:szCs w:val="16"/>
              </w:rPr>
              <w:t xml:space="preserve">Datum opname </w:t>
            </w:r>
          </w:p>
        </w:tc>
        <w:tc>
          <w:tcPr>
            <w:tcW w:w="851" w:type="dxa"/>
          </w:tcPr>
          <w:p w14:paraId="496956D3" w14:textId="77777777" w:rsidR="00B35EEF" w:rsidRPr="00C4127F" w:rsidRDefault="00B35EEF" w:rsidP="005C2C6F">
            <w:pPr>
              <w:rPr>
                <w:noProof/>
              </w:rPr>
            </w:pPr>
            <w:r>
              <w:rPr>
                <w:noProof/>
              </w:rPr>
              <w:t>1</w:t>
            </w:r>
          </w:p>
        </w:tc>
        <w:tc>
          <w:tcPr>
            <w:tcW w:w="5069" w:type="dxa"/>
            <w:shd w:val="clear" w:color="auto" w:fill="auto"/>
          </w:tcPr>
          <w:p w14:paraId="6934A734" w14:textId="348FF8B8" w:rsidR="00B35EEF" w:rsidRPr="00C4127F" w:rsidRDefault="00B35EEF" w:rsidP="004D5C0A">
            <w:pPr>
              <w:rPr>
                <w:noProof/>
              </w:rPr>
            </w:pPr>
            <w:r w:rsidRPr="00C4127F">
              <w:rPr>
                <w:noProof/>
              </w:rPr>
              <w:t xml:space="preserve">De datum waarop </w:t>
            </w:r>
            <w:r w:rsidR="001914AE">
              <w:rPr>
                <w:noProof/>
              </w:rPr>
              <w:t>het gegevensgroep</w:t>
            </w:r>
            <w:r w:rsidR="007C3B0F">
              <w:rPr>
                <w:noProof/>
              </w:rPr>
              <w:t>type</w:t>
            </w:r>
            <w:r w:rsidR="005D459F">
              <w:rPr>
                <w:noProof/>
              </w:rPr>
              <w:t xml:space="preserve"> </w:t>
            </w:r>
            <w:r w:rsidRPr="00C4127F">
              <w:rPr>
                <w:noProof/>
              </w:rPr>
              <w:t>is opgenomen in het informatiemodel.</w:t>
            </w:r>
          </w:p>
        </w:tc>
        <w:tc>
          <w:tcPr>
            <w:tcW w:w="1276" w:type="dxa"/>
          </w:tcPr>
          <w:p w14:paraId="23FF6BD4" w14:textId="77777777" w:rsidR="00B35EEF" w:rsidRPr="00C4127F" w:rsidRDefault="00B35EEF" w:rsidP="005C2C6F">
            <w:pPr>
              <w:rPr>
                <w:rFonts w:eastAsia="Batang"/>
                <w:i/>
                <w:noProof/>
                <w:sz w:val="16"/>
                <w:szCs w:val="16"/>
              </w:rPr>
            </w:pPr>
          </w:p>
        </w:tc>
        <w:tc>
          <w:tcPr>
            <w:tcW w:w="1134" w:type="dxa"/>
          </w:tcPr>
          <w:p w14:paraId="18D87A1C" w14:textId="77777777" w:rsidR="00B35EEF" w:rsidRPr="00C4127F" w:rsidRDefault="00B35EEF" w:rsidP="005C2C6F">
            <w:pPr>
              <w:rPr>
                <w:i/>
                <w:noProof/>
                <w:sz w:val="16"/>
                <w:szCs w:val="16"/>
              </w:rPr>
            </w:pPr>
            <w:r w:rsidRPr="00C4127F">
              <w:rPr>
                <w:rFonts w:eastAsia="Batang"/>
                <w:i/>
                <w:noProof/>
                <w:sz w:val="16"/>
                <w:szCs w:val="16"/>
              </w:rPr>
              <w:t xml:space="preserve">Tagged value </w:t>
            </w:r>
          </w:p>
        </w:tc>
      </w:tr>
      <w:tr w:rsidR="00B35EEF" w:rsidRPr="00C4127F" w14:paraId="09F94F38" w14:textId="77777777" w:rsidTr="00887A45">
        <w:trPr>
          <w:cantSplit/>
        </w:trPr>
        <w:tc>
          <w:tcPr>
            <w:tcW w:w="1701" w:type="dxa"/>
            <w:shd w:val="clear" w:color="auto" w:fill="auto"/>
          </w:tcPr>
          <w:p w14:paraId="505E5E4A" w14:textId="10563B5F" w:rsidR="00B35EEF" w:rsidRPr="00C4127F" w:rsidRDefault="00B35EEF" w:rsidP="005C2C6F">
            <w:pPr>
              <w:rPr>
                <w:b/>
                <w:noProof/>
                <w:sz w:val="16"/>
                <w:szCs w:val="16"/>
              </w:rPr>
            </w:pPr>
          </w:p>
        </w:tc>
        <w:tc>
          <w:tcPr>
            <w:tcW w:w="851" w:type="dxa"/>
          </w:tcPr>
          <w:p w14:paraId="4F541EBD" w14:textId="573055FF" w:rsidR="00B35EEF" w:rsidRPr="00C4127F" w:rsidRDefault="00B35EEF" w:rsidP="005C2C6F">
            <w:pPr>
              <w:rPr>
                <w:noProof/>
              </w:rPr>
            </w:pPr>
          </w:p>
        </w:tc>
        <w:tc>
          <w:tcPr>
            <w:tcW w:w="5069" w:type="dxa"/>
            <w:shd w:val="clear" w:color="auto" w:fill="auto"/>
          </w:tcPr>
          <w:p w14:paraId="692C1B0A" w14:textId="3FC791D7" w:rsidR="00B35EEF" w:rsidRPr="00C4127F" w:rsidRDefault="00B35EEF" w:rsidP="005C2C6F">
            <w:pPr>
              <w:rPr>
                <w:noProof/>
              </w:rPr>
            </w:pPr>
          </w:p>
        </w:tc>
        <w:tc>
          <w:tcPr>
            <w:tcW w:w="1276" w:type="dxa"/>
          </w:tcPr>
          <w:p w14:paraId="5C163B6D" w14:textId="77777777" w:rsidR="00B35EEF" w:rsidRPr="00C4127F" w:rsidRDefault="00B35EEF" w:rsidP="005C2C6F">
            <w:pPr>
              <w:rPr>
                <w:rFonts w:eastAsia="Batang"/>
                <w:i/>
                <w:noProof/>
                <w:sz w:val="16"/>
                <w:szCs w:val="16"/>
              </w:rPr>
            </w:pPr>
          </w:p>
        </w:tc>
        <w:tc>
          <w:tcPr>
            <w:tcW w:w="1134" w:type="dxa"/>
          </w:tcPr>
          <w:p w14:paraId="5BF2BAE8" w14:textId="6632BE58" w:rsidR="00B35EEF" w:rsidRPr="00C4127F" w:rsidRDefault="00B35EEF" w:rsidP="005C2C6F">
            <w:pPr>
              <w:rPr>
                <w:i/>
                <w:noProof/>
                <w:sz w:val="16"/>
                <w:szCs w:val="16"/>
              </w:rPr>
            </w:pPr>
          </w:p>
        </w:tc>
      </w:tr>
      <w:tr w:rsidR="00B35EEF" w:rsidRPr="00C4127F" w14:paraId="57006B5F" w14:textId="77777777" w:rsidTr="00887A45">
        <w:trPr>
          <w:cantSplit/>
        </w:trPr>
        <w:tc>
          <w:tcPr>
            <w:tcW w:w="1701" w:type="dxa"/>
            <w:shd w:val="clear" w:color="auto" w:fill="auto"/>
          </w:tcPr>
          <w:p w14:paraId="3C60D144" w14:textId="48FFD3C2" w:rsidR="00B35EEF" w:rsidRPr="00C4127F" w:rsidRDefault="00B35EEF" w:rsidP="005C2C6F">
            <w:pPr>
              <w:rPr>
                <w:b/>
                <w:noProof/>
                <w:sz w:val="16"/>
                <w:szCs w:val="16"/>
              </w:rPr>
            </w:pPr>
          </w:p>
        </w:tc>
        <w:tc>
          <w:tcPr>
            <w:tcW w:w="851" w:type="dxa"/>
          </w:tcPr>
          <w:p w14:paraId="6948E0D6" w14:textId="196B84B5" w:rsidR="00B35EEF" w:rsidRPr="00C4127F" w:rsidRDefault="00B35EEF" w:rsidP="005C2C6F">
            <w:pPr>
              <w:rPr>
                <w:noProof/>
              </w:rPr>
            </w:pPr>
          </w:p>
        </w:tc>
        <w:tc>
          <w:tcPr>
            <w:tcW w:w="5069" w:type="dxa"/>
            <w:shd w:val="clear" w:color="auto" w:fill="auto"/>
          </w:tcPr>
          <w:p w14:paraId="2BE6685B" w14:textId="16C88A33" w:rsidR="00B35EEF" w:rsidRPr="00C4127F" w:rsidRDefault="00B35EEF" w:rsidP="001914AE">
            <w:pPr>
              <w:rPr>
                <w:noProof/>
              </w:rPr>
            </w:pPr>
          </w:p>
        </w:tc>
        <w:tc>
          <w:tcPr>
            <w:tcW w:w="1276" w:type="dxa"/>
          </w:tcPr>
          <w:p w14:paraId="413E3324" w14:textId="77777777" w:rsidR="00B35EEF" w:rsidRPr="00C4127F" w:rsidRDefault="00B35EEF" w:rsidP="005C2C6F">
            <w:pPr>
              <w:rPr>
                <w:rFonts w:eastAsia="Batang"/>
                <w:i/>
                <w:noProof/>
                <w:sz w:val="16"/>
                <w:szCs w:val="16"/>
              </w:rPr>
            </w:pPr>
          </w:p>
        </w:tc>
        <w:tc>
          <w:tcPr>
            <w:tcW w:w="1134" w:type="dxa"/>
          </w:tcPr>
          <w:p w14:paraId="0A3CBBE1" w14:textId="266A7788" w:rsidR="00B35EEF" w:rsidRPr="00C4127F" w:rsidRDefault="00B35EEF" w:rsidP="005C2C6F">
            <w:pPr>
              <w:rPr>
                <w:i/>
                <w:noProof/>
                <w:sz w:val="16"/>
                <w:szCs w:val="16"/>
              </w:rPr>
            </w:pPr>
          </w:p>
        </w:tc>
      </w:tr>
      <w:tr w:rsidR="00B35EEF" w:rsidRPr="00C4127F" w14:paraId="611F1102" w14:textId="77777777" w:rsidTr="00887A45">
        <w:trPr>
          <w:cantSplit/>
        </w:trPr>
        <w:tc>
          <w:tcPr>
            <w:tcW w:w="1701" w:type="dxa"/>
            <w:shd w:val="clear" w:color="auto" w:fill="auto"/>
          </w:tcPr>
          <w:p w14:paraId="46240409" w14:textId="738F0EED" w:rsidR="00B35EEF" w:rsidRPr="00C4127F" w:rsidRDefault="00B35EEF" w:rsidP="005C2C6F">
            <w:pPr>
              <w:rPr>
                <w:b/>
                <w:noProof/>
                <w:sz w:val="16"/>
                <w:szCs w:val="16"/>
              </w:rPr>
            </w:pPr>
          </w:p>
        </w:tc>
        <w:tc>
          <w:tcPr>
            <w:tcW w:w="851" w:type="dxa"/>
          </w:tcPr>
          <w:p w14:paraId="6EBBB604" w14:textId="523C8D69" w:rsidR="00B35EEF" w:rsidRPr="00C4127F" w:rsidRDefault="00B35EEF" w:rsidP="005C2C6F">
            <w:pPr>
              <w:rPr>
                <w:noProof/>
              </w:rPr>
            </w:pPr>
          </w:p>
        </w:tc>
        <w:tc>
          <w:tcPr>
            <w:tcW w:w="5069" w:type="dxa"/>
            <w:shd w:val="clear" w:color="auto" w:fill="auto"/>
          </w:tcPr>
          <w:p w14:paraId="493B5016" w14:textId="0C714E9F" w:rsidR="00B35EEF" w:rsidRPr="00C4127F" w:rsidRDefault="00B35EEF" w:rsidP="001914AE">
            <w:pPr>
              <w:rPr>
                <w:noProof/>
              </w:rPr>
            </w:pPr>
          </w:p>
        </w:tc>
        <w:tc>
          <w:tcPr>
            <w:tcW w:w="1276" w:type="dxa"/>
          </w:tcPr>
          <w:p w14:paraId="4F15DEF5" w14:textId="0B73283A" w:rsidR="00B35EEF" w:rsidRDefault="00B35EEF" w:rsidP="005C2C6F">
            <w:pPr>
              <w:autoSpaceDE w:val="0"/>
              <w:autoSpaceDN w:val="0"/>
              <w:adjustRightInd w:val="0"/>
              <w:spacing w:line="240" w:lineRule="auto"/>
              <w:contextualSpacing w:val="0"/>
              <w:rPr>
                <w:rFonts w:ascii="Segoe UI" w:hAnsi="Segoe UI" w:cs="Segoe UI"/>
                <w:i/>
                <w:iCs/>
                <w:color w:val="FF0000"/>
              </w:rPr>
            </w:pPr>
          </w:p>
        </w:tc>
        <w:tc>
          <w:tcPr>
            <w:tcW w:w="1134" w:type="dxa"/>
          </w:tcPr>
          <w:p w14:paraId="35217F58" w14:textId="77777777" w:rsidR="00B35EEF" w:rsidRPr="00C4127F" w:rsidRDefault="00B35EEF" w:rsidP="005C2C6F">
            <w:pPr>
              <w:rPr>
                <w:i/>
                <w:noProof/>
                <w:sz w:val="16"/>
                <w:szCs w:val="16"/>
              </w:rPr>
            </w:pPr>
          </w:p>
        </w:tc>
      </w:tr>
      <w:tr w:rsidR="00B35EEF" w:rsidRPr="00C4127F" w14:paraId="5F5D7F4D" w14:textId="77777777" w:rsidTr="00887A45">
        <w:trPr>
          <w:cantSplit/>
        </w:trPr>
        <w:tc>
          <w:tcPr>
            <w:tcW w:w="1701" w:type="dxa"/>
            <w:shd w:val="clear" w:color="auto" w:fill="auto"/>
          </w:tcPr>
          <w:p w14:paraId="7FDC62D9" w14:textId="5F58C31C" w:rsidR="00B35EEF" w:rsidRPr="00C4127F" w:rsidRDefault="00B35EEF" w:rsidP="005C2C6F">
            <w:pPr>
              <w:rPr>
                <w:b/>
                <w:noProof/>
                <w:sz w:val="16"/>
                <w:szCs w:val="16"/>
              </w:rPr>
            </w:pPr>
          </w:p>
        </w:tc>
        <w:tc>
          <w:tcPr>
            <w:tcW w:w="851" w:type="dxa"/>
          </w:tcPr>
          <w:p w14:paraId="44C918F7" w14:textId="6B41EDCC" w:rsidR="00B35EEF" w:rsidRPr="00C4127F" w:rsidRDefault="00B35EEF" w:rsidP="005C2C6F">
            <w:pPr>
              <w:rPr>
                <w:noProof/>
              </w:rPr>
            </w:pPr>
          </w:p>
        </w:tc>
        <w:tc>
          <w:tcPr>
            <w:tcW w:w="5069" w:type="dxa"/>
            <w:shd w:val="clear" w:color="auto" w:fill="auto"/>
          </w:tcPr>
          <w:p w14:paraId="71CF9890" w14:textId="5B4CA923" w:rsidR="00B35EEF" w:rsidRPr="00C4127F" w:rsidRDefault="00B35EEF" w:rsidP="005C2C6F">
            <w:pPr>
              <w:rPr>
                <w:noProof/>
              </w:rPr>
            </w:pPr>
          </w:p>
        </w:tc>
        <w:tc>
          <w:tcPr>
            <w:tcW w:w="1276" w:type="dxa"/>
          </w:tcPr>
          <w:p w14:paraId="441CCE8A" w14:textId="77777777" w:rsidR="00B35EEF" w:rsidRPr="00C4127F" w:rsidRDefault="00B35EEF" w:rsidP="005C2C6F">
            <w:pPr>
              <w:rPr>
                <w:rFonts w:eastAsia="Batang"/>
                <w:i/>
                <w:noProof/>
                <w:sz w:val="16"/>
                <w:szCs w:val="16"/>
              </w:rPr>
            </w:pPr>
          </w:p>
        </w:tc>
        <w:tc>
          <w:tcPr>
            <w:tcW w:w="1134" w:type="dxa"/>
          </w:tcPr>
          <w:p w14:paraId="202C5249" w14:textId="270191A3" w:rsidR="00B35EEF" w:rsidRPr="00C4127F" w:rsidRDefault="00B35EEF" w:rsidP="005C2C6F">
            <w:pPr>
              <w:rPr>
                <w:i/>
                <w:noProof/>
                <w:sz w:val="16"/>
                <w:szCs w:val="16"/>
              </w:rPr>
            </w:pPr>
          </w:p>
        </w:tc>
      </w:tr>
      <w:tr w:rsidR="00B35EEF" w:rsidRPr="00C4127F" w14:paraId="4E8659D4" w14:textId="77777777" w:rsidTr="00887A45">
        <w:trPr>
          <w:cantSplit/>
        </w:trPr>
        <w:tc>
          <w:tcPr>
            <w:tcW w:w="1701" w:type="dxa"/>
            <w:shd w:val="clear" w:color="auto" w:fill="auto"/>
          </w:tcPr>
          <w:p w14:paraId="20E9A370" w14:textId="4B317F99" w:rsidR="00B35EEF" w:rsidRPr="00C4127F" w:rsidRDefault="00B35EEF" w:rsidP="005C2C6F">
            <w:pPr>
              <w:rPr>
                <w:b/>
                <w:noProof/>
                <w:sz w:val="16"/>
                <w:szCs w:val="16"/>
              </w:rPr>
            </w:pPr>
          </w:p>
        </w:tc>
        <w:tc>
          <w:tcPr>
            <w:tcW w:w="851" w:type="dxa"/>
          </w:tcPr>
          <w:p w14:paraId="3E2FB9D5" w14:textId="44F8DC8F" w:rsidR="00B35EEF" w:rsidRPr="00C4127F" w:rsidRDefault="00B35EEF" w:rsidP="005C2C6F">
            <w:pPr>
              <w:rPr>
                <w:rFonts w:eastAsia="Batang"/>
              </w:rPr>
            </w:pPr>
          </w:p>
        </w:tc>
        <w:tc>
          <w:tcPr>
            <w:tcW w:w="5069" w:type="dxa"/>
            <w:shd w:val="clear" w:color="auto" w:fill="auto"/>
          </w:tcPr>
          <w:p w14:paraId="47F8F86B" w14:textId="0B0C3A34" w:rsidR="00B35EEF" w:rsidRPr="00C4127F" w:rsidRDefault="00B35EEF" w:rsidP="005C2C6F">
            <w:pPr>
              <w:rPr>
                <w:noProof/>
              </w:rPr>
            </w:pPr>
          </w:p>
        </w:tc>
        <w:tc>
          <w:tcPr>
            <w:tcW w:w="1276" w:type="dxa"/>
          </w:tcPr>
          <w:p w14:paraId="355F0B1F" w14:textId="77777777" w:rsidR="00B35EEF" w:rsidRPr="00C4127F" w:rsidRDefault="00B35EEF" w:rsidP="005C2C6F">
            <w:pPr>
              <w:rPr>
                <w:rFonts w:eastAsia="Batang"/>
                <w:i/>
                <w:noProof/>
                <w:sz w:val="16"/>
                <w:szCs w:val="16"/>
              </w:rPr>
            </w:pPr>
          </w:p>
        </w:tc>
        <w:tc>
          <w:tcPr>
            <w:tcW w:w="1134" w:type="dxa"/>
          </w:tcPr>
          <w:p w14:paraId="1A3A6D78" w14:textId="7375F14B" w:rsidR="00B35EEF" w:rsidRPr="00C4127F" w:rsidRDefault="00B35EEF" w:rsidP="005C2C6F">
            <w:pPr>
              <w:rPr>
                <w:rFonts w:eastAsia="Batang"/>
                <w:i/>
                <w:sz w:val="16"/>
                <w:szCs w:val="16"/>
              </w:rPr>
            </w:pPr>
          </w:p>
        </w:tc>
      </w:tr>
      <w:tr w:rsidR="00B35EEF" w:rsidRPr="00C4127F" w14:paraId="2D0E969C" w14:textId="77777777" w:rsidTr="00887A45">
        <w:trPr>
          <w:cantSplit/>
        </w:trPr>
        <w:tc>
          <w:tcPr>
            <w:tcW w:w="1701" w:type="dxa"/>
            <w:shd w:val="clear" w:color="auto" w:fill="auto"/>
          </w:tcPr>
          <w:p w14:paraId="1330ED90" w14:textId="0EB6D04C" w:rsidR="00B35EEF" w:rsidRPr="00C4127F" w:rsidRDefault="00B35EEF" w:rsidP="005C2C6F">
            <w:pPr>
              <w:rPr>
                <w:b/>
                <w:noProof/>
                <w:sz w:val="16"/>
                <w:szCs w:val="16"/>
              </w:rPr>
            </w:pPr>
          </w:p>
        </w:tc>
        <w:tc>
          <w:tcPr>
            <w:tcW w:w="851" w:type="dxa"/>
          </w:tcPr>
          <w:p w14:paraId="57167518" w14:textId="1661A571" w:rsidR="00B35EEF" w:rsidRPr="002217FD" w:rsidRDefault="00B35EEF" w:rsidP="005C2C6F">
            <w:pPr>
              <w:rPr>
                <w:noProof/>
              </w:rPr>
            </w:pPr>
          </w:p>
        </w:tc>
        <w:tc>
          <w:tcPr>
            <w:tcW w:w="5069" w:type="dxa"/>
            <w:shd w:val="clear" w:color="auto" w:fill="auto"/>
          </w:tcPr>
          <w:p w14:paraId="1396F403" w14:textId="0731CA93" w:rsidR="00B35EEF" w:rsidRPr="00C4127F" w:rsidRDefault="00B35EEF" w:rsidP="005C2C6F">
            <w:pPr>
              <w:rPr>
                <w:rFonts w:eastAsia="Batang"/>
              </w:rPr>
            </w:pPr>
          </w:p>
        </w:tc>
        <w:tc>
          <w:tcPr>
            <w:tcW w:w="1276" w:type="dxa"/>
          </w:tcPr>
          <w:p w14:paraId="211BC5D9" w14:textId="77777777" w:rsidR="00B35EEF" w:rsidRPr="006A25B7" w:rsidRDefault="00B35EEF" w:rsidP="005C2C6F">
            <w:pPr>
              <w:rPr>
                <w:i/>
                <w:noProof/>
                <w:sz w:val="16"/>
                <w:szCs w:val="16"/>
              </w:rPr>
            </w:pPr>
          </w:p>
        </w:tc>
        <w:tc>
          <w:tcPr>
            <w:tcW w:w="1134" w:type="dxa"/>
          </w:tcPr>
          <w:p w14:paraId="4181D67F" w14:textId="1C350F8B" w:rsidR="00B35EEF" w:rsidRPr="00C4127F" w:rsidRDefault="00B35EEF" w:rsidP="005C2C6F">
            <w:pPr>
              <w:rPr>
                <w:rFonts w:eastAsia="Batang"/>
                <w:i/>
                <w:noProof/>
                <w:sz w:val="16"/>
                <w:szCs w:val="16"/>
              </w:rPr>
            </w:pPr>
          </w:p>
        </w:tc>
      </w:tr>
      <w:tr w:rsidR="00B35EEF" w:rsidRPr="00C4127F" w14:paraId="2FFBF46E" w14:textId="77777777" w:rsidTr="00887A45">
        <w:trPr>
          <w:cantSplit/>
        </w:trPr>
        <w:tc>
          <w:tcPr>
            <w:tcW w:w="1701" w:type="dxa"/>
            <w:shd w:val="clear" w:color="auto" w:fill="auto"/>
          </w:tcPr>
          <w:p w14:paraId="23B4BBA9" w14:textId="77777777" w:rsidR="00B35EEF" w:rsidRDefault="00B35EEF" w:rsidP="005C2C6F">
            <w:pPr>
              <w:rPr>
                <w:b/>
                <w:noProof/>
                <w:sz w:val="16"/>
                <w:szCs w:val="16"/>
              </w:rPr>
            </w:pPr>
          </w:p>
        </w:tc>
        <w:tc>
          <w:tcPr>
            <w:tcW w:w="851" w:type="dxa"/>
          </w:tcPr>
          <w:p w14:paraId="679005D4" w14:textId="77777777" w:rsidR="00B35EEF" w:rsidRDefault="00B35EEF" w:rsidP="005C2C6F">
            <w:pPr>
              <w:rPr>
                <w:noProof/>
              </w:rPr>
            </w:pPr>
          </w:p>
        </w:tc>
        <w:tc>
          <w:tcPr>
            <w:tcW w:w="5069" w:type="dxa"/>
            <w:shd w:val="clear" w:color="auto" w:fill="auto"/>
          </w:tcPr>
          <w:p w14:paraId="1B3C8224" w14:textId="77777777" w:rsidR="00B35EEF" w:rsidRDefault="00B35EEF" w:rsidP="005C2C6F"/>
        </w:tc>
        <w:tc>
          <w:tcPr>
            <w:tcW w:w="1276" w:type="dxa"/>
          </w:tcPr>
          <w:p w14:paraId="7B5956AC" w14:textId="77777777" w:rsidR="00B35EEF" w:rsidRPr="006A25B7" w:rsidRDefault="00B35EEF" w:rsidP="005C2C6F">
            <w:pPr>
              <w:rPr>
                <w:i/>
                <w:noProof/>
                <w:sz w:val="16"/>
                <w:szCs w:val="16"/>
              </w:rPr>
            </w:pPr>
          </w:p>
        </w:tc>
        <w:tc>
          <w:tcPr>
            <w:tcW w:w="1134" w:type="dxa"/>
          </w:tcPr>
          <w:p w14:paraId="2D5EFC25" w14:textId="77777777" w:rsidR="00B35EEF" w:rsidRPr="006A25B7" w:rsidRDefault="00B35EEF" w:rsidP="005C2C6F">
            <w:pPr>
              <w:rPr>
                <w:i/>
                <w:noProof/>
                <w:sz w:val="16"/>
                <w:szCs w:val="16"/>
              </w:rPr>
            </w:pPr>
          </w:p>
        </w:tc>
      </w:tr>
    </w:tbl>
    <w:p w14:paraId="6FDCE365" w14:textId="77777777" w:rsidR="00B35EEF" w:rsidRDefault="00B35EEF" w:rsidP="00B35EEF">
      <w:pPr>
        <w:contextualSpacing w:val="0"/>
        <w:rPr>
          <w:rFonts w:eastAsia="Calibri"/>
          <w:b/>
          <w:bCs/>
          <w:color w:val="003359"/>
          <w:szCs w:val="24"/>
          <w:lang w:eastAsia="en-US"/>
        </w:rPr>
      </w:pPr>
    </w:p>
    <w:p w14:paraId="6E612D34" w14:textId="77777777" w:rsidR="000D7F1B" w:rsidRDefault="000D7F1B">
      <w:pPr>
        <w:contextualSpacing w:val="0"/>
        <w:rPr>
          <w:rFonts w:eastAsia="Calibri"/>
          <w:b/>
          <w:bCs/>
          <w:color w:val="003359"/>
          <w:szCs w:val="24"/>
          <w:lang w:eastAsia="en-US"/>
        </w:rPr>
      </w:pPr>
      <w:r>
        <w:rPr>
          <w:rFonts w:eastAsia="Calibri"/>
          <w:b/>
          <w:bCs/>
          <w:color w:val="003359"/>
          <w:szCs w:val="24"/>
          <w:lang w:eastAsia="en-US"/>
        </w:rPr>
        <w:br w:type="page"/>
      </w:r>
    </w:p>
    <w:p w14:paraId="080C85D1" w14:textId="410A0DFA" w:rsidR="00B35EEF" w:rsidRDefault="000D7F1B" w:rsidP="00CF2EB8">
      <w:pPr>
        <w:pStyle w:val="Kop3"/>
      </w:pPr>
      <w:bookmarkStart w:id="64" w:name="_Toc485712861"/>
      <w:r>
        <w:lastRenderedPageBreak/>
        <w:t>2.3.2 Specificatie metagegevens voor relaties</w:t>
      </w:r>
      <w:bookmarkEnd w:id="64"/>
    </w:p>
    <w:p w14:paraId="6FC18D83" w14:textId="77777777" w:rsidR="000D7F1B" w:rsidRDefault="000D7F1B" w:rsidP="000D7F1B">
      <w:pPr>
        <w:rPr>
          <w:b/>
        </w:rPr>
      </w:pPr>
    </w:p>
    <w:p w14:paraId="4EC17C12" w14:textId="77777777" w:rsidR="000D7F1B" w:rsidRPr="000D7F1B" w:rsidRDefault="000D7F1B" w:rsidP="000D7F1B">
      <w:pPr>
        <w:rPr>
          <w:b/>
        </w:rPr>
      </w:pPr>
      <w:r w:rsidRPr="000D7F1B">
        <w:rPr>
          <w:b/>
        </w:rPr>
        <w:t>Relatiesoort en relatierol</w:t>
      </w:r>
    </w:p>
    <w:p w14:paraId="239DDB67" w14:textId="77777777" w:rsidR="00B35EEF" w:rsidRDefault="00B35EEF" w:rsidP="00B35EEF">
      <w:pPr>
        <w:contextualSpacing w:val="0"/>
        <w:rPr>
          <w:rFonts w:eastAsia="Calibri"/>
          <w:b/>
          <w:bCs/>
          <w:color w:val="003359"/>
          <w:szCs w:val="24"/>
          <w:lang w:eastAsia="en-US"/>
        </w:rPr>
      </w:pPr>
      <w:r>
        <w:rPr>
          <w:rFonts w:eastAsia="Calibri"/>
          <w:b/>
          <w:bCs/>
          <w:noProof/>
          <w:color w:val="003359"/>
          <w:szCs w:val="24"/>
        </w:rPr>
        <mc:AlternateContent>
          <mc:Choice Requires="wps">
            <w:drawing>
              <wp:anchor distT="0" distB="0" distL="114300" distR="114300" simplePos="0" relativeHeight="251658240" behindDoc="1" locked="0" layoutInCell="1" allowOverlap="1" wp14:anchorId="59F15B74" wp14:editId="279FA641">
                <wp:simplePos x="0" y="0"/>
                <wp:positionH relativeFrom="column">
                  <wp:posOffset>-90805</wp:posOffset>
                </wp:positionH>
                <wp:positionV relativeFrom="paragraph">
                  <wp:posOffset>99695</wp:posOffset>
                </wp:positionV>
                <wp:extent cx="6381750" cy="1562100"/>
                <wp:effectExtent l="0" t="0" r="19050" b="19050"/>
                <wp:wrapNone/>
                <wp:docPr id="14" name="Rechthoek 14"/>
                <wp:cNvGraphicFramePr/>
                <a:graphic xmlns:a="http://schemas.openxmlformats.org/drawingml/2006/main">
                  <a:graphicData uri="http://schemas.microsoft.com/office/word/2010/wordprocessingShape">
                    <wps:wsp>
                      <wps:cNvSpPr/>
                      <wps:spPr>
                        <a:xfrm>
                          <a:off x="0" y="0"/>
                          <a:ext cx="6381750" cy="1562100"/>
                        </a:xfrm>
                        <a:prstGeom prst="rect">
                          <a:avLst/>
                        </a:prstGeom>
                        <a:solidFill>
                          <a:schemeClr val="accent1">
                            <a:lumMod val="40000"/>
                            <a:lumOff val="60000"/>
                          </a:schemeClr>
                        </a:solidFill>
                        <a:ln>
                          <a:solidFill>
                            <a:srgbClr val="00335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75F9B" id="Rechthoek 14" o:spid="_x0000_s1026" style="position:absolute;margin-left:-7.15pt;margin-top:7.85pt;width:502.5pt;height:1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" fillcolor="#f6b39c [1300]" strokecolor="#003359" strokeweight="2pt"/>
            </w:pict>
          </mc:Fallback>
        </mc:AlternateContent>
      </w:r>
      <w:bookmarkStart w:id="65" w:name="_Toc467145297"/>
      <w:r w:rsidRPr="00B35EEF">
        <w:rPr>
          <w:rFonts w:eastAsia="Calibri"/>
          <w:b/>
          <w:bCs/>
          <w:color w:val="003359"/>
          <w:szCs w:val="24"/>
          <w:lang w:eastAsia="en-US"/>
        </w:rPr>
        <w:t xml:space="preserve"> </w:t>
      </w:r>
    </w:p>
    <w:p w14:paraId="79F6B0FE" w14:textId="55230028" w:rsidR="00B35EEF" w:rsidRPr="00942757" w:rsidRDefault="00B35EEF" w:rsidP="00B35EEF">
      <w:pPr>
        <w:contextualSpacing w:val="0"/>
        <w:rPr>
          <w:rFonts w:eastAsia="Calibri"/>
          <w:b/>
          <w:bCs/>
          <w:color w:val="003359"/>
          <w:szCs w:val="24"/>
          <w:lang w:eastAsia="en-US"/>
        </w:rPr>
      </w:pPr>
      <w:r w:rsidRPr="00942757">
        <w:rPr>
          <w:rFonts w:eastAsia="Calibri"/>
          <w:b/>
          <w:bCs/>
          <w:color w:val="003359"/>
          <w:szCs w:val="24"/>
          <w:lang w:eastAsia="en-US"/>
        </w:rPr>
        <w:t>Het metamodel heeft twee manieren om een relatie tussen twee objecttypen te beschrijven.</w:t>
      </w:r>
      <w:r w:rsidRPr="004925EA">
        <w:rPr>
          <w:rFonts w:eastAsia="Calibri"/>
          <w:b/>
          <w:bCs/>
          <w:color w:val="003359"/>
          <w:szCs w:val="24"/>
          <w:lang w:eastAsia="en-US"/>
        </w:rPr>
        <w:t xml:space="preserve"> </w:t>
      </w:r>
      <w:r>
        <w:rPr>
          <w:rFonts w:eastAsia="Calibri"/>
          <w:b/>
          <w:bCs/>
          <w:color w:val="003359"/>
          <w:szCs w:val="24"/>
          <w:lang w:eastAsia="en-US"/>
        </w:rPr>
        <w:t xml:space="preserve">Deze keuze wordt aangegeven in de eigen extensie, </w:t>
      </w:r>
      <w:r w:rsidR="001914AE">
        <w:rPr>
          <w:rFonts w:eastAsia="Calibri"/>
          <w:b/>
          <w:bCs/>
          <w:color w:val="003359"/>
          <w:szCs w:val="24"/>
          <w:lang w:eastAsia="en-US"/>
        </w:rPr>
        <w:t xml:space="preserve">zoals beschreven in </w:t>
      </w:r>
      <w:r>
        <w:rPr>
          <w:rFonts w:eastAsia="Calibri"/>
          <w:b/>
          <w:bCs/>
          <w:color w:val="003359"/>
          <w:szCs w:val="24"/>
          <w:lang w:eastAsia="en-US"/>
        </w:rPr>
        <w:t>paragraaf 1.</w:t>
      </w:r>
      <w:r w:rsidR="00E468D1">
        <w:rPr>
          <w:rFonts w:eastAsia="Calibri"/>
          <w:b/>
          <w:bCs/>
          <w:color w:val="003359"/>
          <w:szCs w:val="24"/>
          <w:lang w:eastAsia="en-US"/>
        </w:rPr>
        <w:t>8</w:t>
      </w:r>
      <w:r>
        <w:rPr>
          <w:rFonts w:eastAsia="Calibri"/>
          <w:b/>
          <w:bCs/>
          <w:color w:val="003359"/>
          <w:szCs w:val="24"/>
          <w:lang w:eastAsia="en-US"/>
        </w:rPr>
        <w:t>. Alleen het  gekozen alternatief is relevant voor de modellering in uw informatiemodel.</w:t>
      </w:r>
    </w:p>
    <w:p w14:paraId="07F0F16B" w14:textId="5CAA653C" w:rsidR="00B35EEF" w:rsidRPr="004925EA" w:rsidRDefault="00B35EEF" w:rsidP="00B35EEF">
      <w:pPr>
        <w:pStyle w:val="Lijstalinea"/>
        <w:numPr>
          <w:ilvl w:val="0"/>
          <w:numId w:val="40"/>
        </w:numPr>
        <w:contextualSpacing w:val="0"/>
        <w:rPr>
          <w:rFonts w:eastAsia="Calibri"/>
          <w:b/>
          <w:bCs/>
          <w:color w:val="003359"/>
          <w:szCs w:val="24"/>
          <w:lang w:eastAsia="en-US"/>
        </w:rPr>
      </w:pPr>
      <w:r w:rsidRPr="004925EA">
        <w:rPr>
          <w:rFonts w:eastAsia="Calibri"/>
          <w:b/>
          <w:bCs/>
          <w:color w:val="003359"/>
          <w:szCs w:val="24"/>
          <w:lang w:eastAsia="en-US"/>
        </w:rPr>
        <w:t>Alternatief 1: Verplichte benoeming van de naam van de relatie met de bijbehorende metagegevens</w:t>
      </w:r>
    </w:p>
    <w:p w14:paraId="416A5423" w14:textId="0FFAA2F0" w:rsidR="00B35EEF" w:rsidRPr="004925EA" w:rsidRDefault="00B35EEF" w:rsidP="00B35EEF">
      <w:pPr>
        <w:pStyle w:val="Lijstalinea"/>
        <w:numPr>
          <w:ilvl w:val="0"/>
          <w:numId w:val="40"/>
        </w:numPr>
        <w:contextualSpacing w:val="0"/>
        <w:rPr>
          <w:rFonts w:eastAsia="Calibri"/>
          <w:b/>
          <w:bCs/>
          <w:color w:val="003359"/>
          <w:szCs w:val="24"/>
          <w:lang w:eastAsia="en-US"/>
        </w:rPr>
      </w:pPr>
      <w:r w:rsidRPr="004925EA">
        <w:rPr>
          <w:rFonts w:eastAsia="Calibri"/>
          <w:b/>
          <w:bCs/>
          <w:color w:val="003359"/>
          <w:szCs w:val="24"/>
          <w:lang w:eastAsia="en-US"/>
        </w:rPr>
        <w:t xml:space="preserve">Alternatief 2: Verplichte benoeming van de rol van de target in een relatie met de bijbehorende metagegevens en optioneel de benoeming van de naam van de relatie. </w:t>
      </w:r>
    </w:p>
    <w:p w14:paraId="272A9A62" w14:textId="77777777" w:rsidR="00B35EEF" w:rsidRDefault="00B35EEF" w:rsidP="00B35EEF">
      <w:pPr>
        <w:contextualSpacing w:val="0"/>
        <w:rPr>
          <w:rFonts w:eastAsia="Calibri"/>
          <w:b/>
          <w:bCs/>
          <w:color w:val="003359"/>
          <w:szCs w:val="24"/>
          <w:lang w:eastAsia="en-US"/>
        </w:rPr>
      </w:pPr>
    </w:p>
    <w:p w14:paraId="42DD36BF" w14:textId="77777777" w:rsidR="0052008E" w:rsidRDefault="0052008E" w:rsidP="00B35EEF">
      <w:pPr>
        <w:contextualSpacing w:val="0"/>
        <w:rPr>
          <w:rFonts w:eastAsia="Calibri"/>
          <w:b/>
          <w:bCs/>
          <w:color w:val="003359"/>
          <w:szCs w:val="24"/>
          <w:lang w:eastAsia="en-US"/>
        </w:rPr>
      </w:pPr>
    </w:p>
    <w:p w14:paraId="21D64F8A" w14:textId="77777777" w:rsidR="00B35EEF" w:rsidRDefault="00B35EEF" w:rsidP="00E607F1">
      <w:pPr>
        <w:rPr>
          <w:b/>
        </w:rPr>
      </w:pPr>
      <w:bookmarkStart w:id="66" w:name="_Toc467145296"/>
      <w:r w:rsidRPr="006F1A2F">
        <w:t>Beide alternatieven gebruiken relatiesoort en relatierol</w:t>
      </w:r>
      <w:r>
        <w:t>, maar met andere regels voor gebruik</w:t>
      </w:r>
      <w:r w:rsidRPr="006F1A2F">
        <w:t xml:space="preserve">. </w:t>
      </w:r>
    </w:p>
    <w:p w14:paraId="09BD700B" w14:textId="77777777" w:rsidR="000D7F1B" w:rsidRDefault="000D7F1B" w:rsidP="000D7F1B">
      <w:pPr>
        <w:rPr>
          <w:b/>
        </w:rPr>
      </w:pPr>
    </w:p>
    <w:p w14:paraId="35B6247F" w14:textId="778FCCDF" w:rsidR="00B35EEF" w:rsidRPr="000D7F1B" w:rsidRDefault="000D7F1B" w:rsidP="00CF2EB8">
      <w:pPr>
        <w:pStyle w:val="Kop3"/>
      </w:pPr>
      <w:bookmarkStart w:id="67" w:name="_Ref481675775"/>
      <w:bookmarkStart w:id="68" w:name="_Toc485712862"/>
      <w:r>
        <w:t xml:space="preserve">2.3.2.1 </w:t>
      </w:r>
      <w:r w:rsidR="00B35EEF" w:rsidRPr="000D7F1B">
        <w:t>Relatiesoort leidend (alternatief 1)</w:t>
      </w:r>
      <w:bookmarkEnd w:id="67"/>
      <w:bookmarkEnd w:id="68"/>
      <w:r w:rsidR="00B35EEF" w:rsidRPr="000D7F1B">
        <w:t xml:space="preserve"> </w:t>
      </w:r>
    </w:p>
    <w:p w14:paraId="43800A25" w14:textId="77777777" w:rsidR="000D7F1B" w:rsidRPr="000D7F1B" w:rsidRDefault="000D7F1B" w:rsidP="000D7F1B">
      <w:pPr>
        <w:rPr>
          <w:u w:val="single"/>
        </w:rPr>
      </w:pPr>
    </w:p>
    <w:p w14:paraId="27A2DAEE" w14:textId="1D49997F" w:rsidR="00B35EEF" w:rsidRDefault="00B35EEF" w:rsidP="0025461A">
      <w:r>
        <w:rPr>
          <w:lang w:eastAsia="en-US"/>
        </w:rPr>
        <w:t xml:space="preserve">Relatiesoort is verplicht, met een naam en met een definitie en deze is leidend. Metadata aspecten worden hierbij altijd vastgelegd. Het gebruik van relatierol is optioneel (zowel bij source en target). Áls er een relatierol target wordt vastgelegd, dan is de metadata hierbij wel verplicht.  </w:t>
      </w:r>
    </w:p>
    <w:p w14:paraId="2DB5982E" w14:textId="77777777" w:rsidR="00B35EEF" w:rsidRPr="00D6112C" w:rsidRDefault="00B35EEF" w:rsidP="00B35EEF"/>
    <w:p w14:paraId="2A9BEDA3" w14:textId="77777777" w:rsidR="00B35EEF" w:rsidRPr="000D7F1B" w:rsidRDefault="00B35EEF" w:rsidP="000D7F1B">
      <w:pPr>
        <w:rPr>
          <w:b/>
        </w:rPr>
      </w:pPr>
      <w:r w:rsidRPr="000D7F1B">
        <w:rPr>
          <w:b/>
        </w:rPr>
        <w:t>Specificatie voor «Relatiesoort»</w:t>
      </w:r>
      <w:bookmarkEnd w:id="66"/>
    </w:p>
    <w:p w14:paraId="3AF84049" w14:textId="77777777" w:rsidR="00B35EEF" w:rsidRPr="00576015" w:rsidRDefault="00B35EEF" w:rsidP="00B35EEF">
      <w:pPr>
        <w:rPr>
          <w:lang w:eastAsia="en-US"/>
        </w:rPr>
      </w:pPr>
      <w:r w:rsidRPr="004866E1">
        <w:rPr>
          <w:rFonts w:eastAsia="Batang"/>
        </w:rPr>
        <w:t xml:space="preserve">De </w:t>
      </w:r>
      <w:r>
        <w:rPr>
          <w:rFonts w:eastAsia="Batang"/>
        </w:rPr>
        <w:t>relatiesoorten</w:t>
      </w:r>
      <w:r w:rsidRPr="004866E1">
        <w:rPr>
          <w:rFonts w:eastAsia="Batang"/>
        </w:rPr>
        <w:t xml:space="preserve"> worden naar de volgende aspecten gespecificeerd</w:t>
      </w:r>
      <w:r>
        <w:rPr>
          <w:rFonts w:eastAsia="Batang"/>
        </w:rPr>
        <w:t xml:space="preserve">. </w:t>
      </w:r>
    </w:p>
    <w:tbl>
      <w:tblPr>
        <w:tblW w:w="9923" w:type="dxa"/>
        <w:tblLayout w:type="fixed"/>
        <w:tblCellMar>
          <w:top w:w="113" w:type="dxa"/>
        </w:tblCellMar>
        <w:tblLook w:val="0000" w:firstRow="0" w:lastRow="0" w:firstColumn="0" w:lastColumn="0" w:noHBand="0" w:noVBand="0"/>
      </w:tblPr>
      <w:tblGrid>
        <w:gridCol w:w="1843"/>
        <w:gridCol w:w="992"/>
        <w:gridCol w:w="4536"/>
        <w:gridCol w:w="1276"/>
        <w:gridCol w:w="1276"/>
      </w:tblGrid>
      <w:tr w:rsidR="00B35EEF" w:rsidRPr="00331C3F" w14:paraId="48FDF929" w14:textId="77777777" w:rsidTr="005C2C6F">
        <w:trPr>
          <w:cantSplit/>
          <w:tblHeader/>
        </w:trPr>
        <w:tc>
          <w:tcPr>
            <w:tcW w:w="1843" w:type="dxa"/>
            <w:shd w:val="clear" w:color="auto" w:fill="D9D9D9" w:themeFill="background1" w:themeFillShade="D9"/>
          </w:tcPr>
          <w:p w14:paraId="60C70197" w14:textId="77777777" w:rsidR="00B35EEF" w:rsidRPr="00331C3F" w:rsidRDefault="00B35EEF" w:rsidP="005C2C6F">
            <w:pPr>
              <w:rPr>
                <w:b/>
                <w:noProof/>
                <w:sz w:val="16"/>
                <w:szCs w:val="16"/>
              </w:rPr>
            </w:pPr>
            <w:r>
              <w:rPr>
                <w:rFonts w:eastAsia="Batang"/>
                <w:b/>
                <w:sz w:val="16"/>
                <w:szCs w:val="16"/>
              </w:rPr>
              <w:t>Aspect</w:t>
            </w:r>
          </w:p>
        </w:tc>
        <w:tc>
          <w:tcPr>
            <w:tcW w:w="992" w:type="dxa"/>
            <w:shd w:val="clear" w:color="auto" w:fill="D9D9D9" w:themeFill="background1" w:themeFillShade="D9"/>
          </w:tcPr>
          <w:p w14:paraId="4D94EC39" w14:textId="77777777" w:rsidR="00B35EEF" w:rsidRDefault="00B35EEF" w:rsidP="005C2C6F">
            <w:pPr>
              <w:rPr>
                <w:rFonts w:eastAsia="Batang"/>
                <w:b/>
                <w:sz w:val="16"/>
                <w:szCs w:val="16"/>
              </w:rPr>
            </w:pPr>
            <w:r>
              <w:rPr>
                <w:rFonts w:eastAsia="Batang"/>
                <w:b/>
                <w:sz w:val="16"/>
                <w:szCs w:val="16"/>
              </w:rPr>
              <w:t>Kardi</w:t>
            </w:r>
          </w:p>
          <w:p w14:paraId="653735E6" w14:textId="77777777" w:rsidR="00B35EEF" w:rsidRPr="0019135A" w:rsidRDefault="00B35EEF" w:rsidP="005C2C6F">
            <w:pPr>
              <w:rPr>
                <w:rFonts w:eastAsia="Batang"/>
                <w:b/>
                <w:sz w:val="16"/>
                <w:szCs w:val="16"/>
              </w:rPr>
            </w:pPr>
            <w:r>
              <w:rPr>
                <w:rFonts w:eastAsia="Batang"/>
                <w:b/>
                <w:sz w:val="16"/>
                <w:szCs w:val="16"/>
              </w:rPr>
              <w:t>naliteit</w:t>
            </w:r>
          </w:p>
        </w:tc>
        <w:tc>
          <w:tcPr>
            <w:tcW w:w="4536" w:type="dxa"/>
            <w:shd w:val="clear" w:color="auto" w:fill="D9D9D9" w:themeFill="background1" w:themeFillShade="D9"/>
          </w:tcPr>
          <w:p w14:paraId="121BA7AD" w14:textId="77777777" w:rsidR="00B35EEF" w:rsidRPr="00331C3F" w:rsidRDefault="00B35EEF" w:rsidP="005C2C6F">
            <w:pPr>
              <w:rPr>
                <w:noProof/>
              </w:rPr>
            </w:pPr>
            <w:r w:rsidRPr="0019135A">
              <w:rPr>
                <w:rFonts w:eastAsia="Batang"/>
                <w:b/>
                <w:sz w:val="16"/>
                <w:szCs w:val="16"/>
              </w:rPr>
              <w:t>Toelichting</w:t>
            </w:r>
          </w:p>
        </w:tc>
        <w:tc>
          <w:tcPr>
            <w:tcW w:w="1276" w:type="dxa"/>
            <w:shd w:val="clear" w:color="auto" w:fill="D9D9D9" w:themeFill="background1" w:themeFillShade="D9"/>
          </w:tcPr>
          <w:p w14:paraId="49FC59A2" w14:textId="77777777" w:rsidR="00B35EEF" w:rsidRDefault="00B35EEF" w:rsidP="005C2C6F">
            <w:pPr>
              <w:ind w:left="31" w:right="462" w:hanging="142"/>
              <w:rPr>
                <w:rFonts w:eastAsia="Batang"/>
                <w:b/>
                <w:sz w:val="16"/>
                <w:szCs w:val="16"/>
              </w:rPr>
            </w:pPr>
            <w:r>
              <w:rPr>
                <w:rFonts w:eastAsia="Batang"/>
                <w:b/>
                <w:sz w:val="16"/>
                <w:szCs w:val="16"/>
              </w:rPr>
              <w:t>In UML 2.5</w:t>
            </w:r>
          </w:p>
        </w:tc>
        <w:tc>
          <w:tcPr>
            <w:tcW w:w="1276" w:type="dxa"/>
            <w:shd w:val="clear" w:color="auto" w:fill="D9D9D9" w:themeFill="background1" w:themeFillShade="D9"/>
          </w:tcPr>
          <w:p w14:paraId="7107881F" w14:textId="77777777" w:rsidR="00B35EEF" w:rsidRPr="0019135A" w:rsidRDefault="00B35EEF" w:rsidP="005C2C6F">
            <w:pPr>
              <w:rPr>
                <w:rFonts w:eastAsia="Batang"/>
                <w:b/>
                <w:sz w:val="16"/>
                <w:szCs w:val="16"/>
              </w:rPr>
            </w:pPr>
            <w:r>
              <w:rPr>
                <w:rFonts w:eastAsia="Batang"/>
                <w:b/>
                <w:sz w:val="16"/>
                <w:szCs w:val="16"/>
              </w:rPr>
              <w:t>In EA</w:t>
            </w:r>
          </w:p>
        </w:tc>
      </w:tr>
      <w:tr w:rsidR="00B35EEF" w:rsidRPr="00331C3F" w14:paraId="11D9D2E1" w14:textId="77777777" w:rsidTr="005C2C6F">
        <w:trPr>
          <w:cantSplit/>
          <w:trHeight w:val="1226"/>
        </w:trPr>
        <w:tc>
          <w:tcPr>
            <w:tcW w:w="1843" w:type="dxa"/>
            <w:shd w:val="clear" w:color="auto" w:fill="auto"/>
          </w:tcPr>
          <w:p w14:paraId="524C62F3" w14:textId="77777777" w:rsidR="00B35EEF" w:rsidRPr="00331C3F" w:rsidRDefault="00B35EEF" w:rsidP="005C2C6F">
            <w:pPr>
              <w:rPr>
                <w:b/>
                <w:noProof/>
                <w:sz w:val="16"/>
                <w:szCs w:val="16"/>
              </w:rPr>
            </w:pPr>
            <w:r w:rsidRPr="00331C3F">
              <w:rPr>
                <w:b/>
                <w:noProof/>
                <w:sz w:val="16"/>
                <w:szCs w:val="16"/>
              </w:rPr>
              <w:t>Naam</w:t>
            </w:r>
            <w:r>
              <w:rPr>
                <w:rStyle w:val="Voetnootmarkering"/>
                <w:rFonts w:ascii="Brush Script MT" w:eastAsia="Batang" w:hAnsi="Brush Script MT"/>
                <w:b/>
                <w:sz w:val="16"/>
                <w:szCs w:val="16"/>
              </w:rPr>
              <w:t>√</w:t>
            </w:r>
          </w:p>
        </w:tc>
        <w:tc>
          <w:tcPr>
            <w:tcW w:w="992" w:type="dxa"/>
          </w:tcPr>
          <w:p w14:paraId="577CE1F0" w14:textId="77777777" w:rsidR="00B35EEF" w:rsidRPr="00331C3F" w:rsidRDefault="00B35EEF" w:rsidP="005C2C6F">
            <w:pPr>
              <w:rPr>
                <w:noProof/>
              </w:rPr>
            </w:pPr>
            <w:r>
              <w:rPr>
                <w:noProof/>
              </w:rPr>
              <w:t xml:space="preserve">1 </w:t>
            </w:r>
          </w:p>
        </w:tc>
        <w:tc>
          <w:tcPr>
            <w:tcW w:w="4536" w:type="dxa"/>
            <w:shd w:val="clear" w:color="auto" w:fill="auto"/>
          </w:tcPr>
          <w:p w14:paraId="6CF48FF9" w14:textId="77777777" w:rsidR="00B35EEF" w:rsidRPr="00331C3F" w:rsidRDefault="00B35EEF" w:rsidP="005C2C6F">
            <w:pPr>
              <w:rPr>
                <w:noProof/>
              </w:rPr>
            </w:pPr>
            <w:r w:rsidRPr="00331C3F">
              <w:rPr>
                <w:noProof/>
              </w:rPr>
              <w:t xml:space="preserve">De naam van de relatiesoort. </w:t>
            </w:r>
            <w:r>
              <w:rPr>
                <w:noProof/>
              </w:rPr>
              <w:br/>
            </w:r>
          </w:p>
        </w:tc>
        <w:tc>
          <w:tcPr>
            <w:tcW w:w="1276" w:type="dxa"/>
          </w:tcPr>
          <w:p w14:paraId="7D4430D9" w14:textId="77777777" w:rsidR="00B35EEF" w:rsidRDefault="00B35EEF" w:rsidP="005C2C6F">
            <w:pPr>
              <w:tabs>
                <w:tab w:val="left" w:pos="0"/>
              </w:tabs>
              <w:ind w:left="35" w:hanging="2"/>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w:t>
            </w:r>
            <w:r>
              <w:rPr>
                <w:rFonts w:eastAsia="Batang"/>
                <w:i/>
                <w:color w:val="FF0000"/>
                <w:sz w:val="16"/>
                <w:szCs w:val="16"/>
              </w:rPr>
              <w:t>metaclass Named</w:t>
            </w:r>
          </w:p>
          <w:p w14:paraId="3C12FC87" w14:textId="77777777" w:rsidR="00B35EEF" w:rsidRPr="00B465B3" w:rsidRDefault="00B35EEF" w:rsidP="005C2C6F">
            <w:pPr>
              <w:tabs>
                <w:tab w:val="left" w:pos="0"/>
              </w:tabs>
              <w:ind w:left="35" w:hanging="2"/>
              <w:rPr>
                <w:i/>
                <w:noProof/>
                <w:color w:val="FF0000"/>
                <w:sz w:val="16"/>
                <w:szCs w:val="16"/>
              </w:rPr>
            </w:pPr>
            <w:r>
              <w:rPr>
                <w:rFonts w:eastAsia="Batang"/>
                <w:i/>
                <w:color w:val="FF0000"/>
                <w:sz w:val="16"/>
                <w:szCs w:val="16"/>
              </w:rPr>
              <w:t>element</w:t>
            </w:r>
          </w:p>
        </w:tc>
        <w:tc>
          <w:tcPr>
            <w:tcW w:w="1276" w:type="dxa"/>
          </w:tcPr>
          <w:p w14:paraId="3F6E9F16" w14:textId="77777777" w:rsidR="00B35EEF" w:rsidRPr="00331C3F" w:rsidRDefault="00B35EEF" w:rsidP="005C2C6F">
            <w:pPr>
              <w:rPr>
                <w:noProof/>
              </w:rPr>
            </w:pPr>
            <w:r>
              <w:rPr>
                <w:i/>
                <w:noProof/>
                <w:color w:val="FF0000"/>
                <w:sz w:val="16"/>
                <w:szCs w:val="16"/>
              </w:rPr>
              <w:t xml:space="preserve">Name  </w:t>
            </w:r>
          </w:p>
        </w:tc>
      </w:tr>
      <w:tr w:rsidR="00B35EEF" w:rsidRPr="00331C3F" w14:paraId="2AB91A67" w14:textId="77777777" w:rsidTr="005C2C6F">
        <w:trPr>
          <w:cantSplit/>
        </w:trPr>
        <w:tc>
          <w:tcPr>
            <w:tcW w:w="1843" w:type="dxa"/>
            <w:shd w:val="clear" w:color="auto" w:fill="auto"/>
          </w:tcPr>
          <w:p w14:paraId="6C7BCAF1" w14:textId="77777777" w:rsidR="00B35EEF" w:rsidRDefault="00B35EEF" w:rsidP="005C2C6F">
            <w:pPr>
              <w:rPr>
                <w:b/>
                <w:noProof/>
                <w:sz w:val="16"/>
                <w:szCs w:val="16"/>
              </w:rPr>
            </w:pPr>
            <w:r>
              <w:rPr>
                <w:b/>
                <w:noProof/>
                <w:sz w:val="16"/>
                <w:szCs w:val="16"/>
              </w:rPr>
              <w:t>Uni-directioneel</w:t>
            </w:r>
          </w:p>
        </w:tc>
        <w:tc>
          <w:tcPr>
            <w:tcW w:w="992" w:type="dxa"/>
          </w:tcPr>
          <w:p w14:paraId="64256B25" w14:textId="77777777" w:rsidR="00B35EEF" w:rsidRDefault="00B35EEF" w:rsidP="005C2C6F">
            <w:pPr>
              <w:rPr>
                <w:noProof/>
              </w:rPr>
            </w:pPr>
            <w:r>
              <w:rPr>
                <w:noProof/>
              </w:rPr>
              <w:t>1</w:t>
            </w:r>
          </w:p>
        </w:tc>
        <w:tc>
          <w:tcPr>
            <w:tcW w:w="4536" w:type="dxa"/>
            <w:shd w:val="clear" w:color="auto" w:fill="auto"/>
          </w:tcPr>
          <w:p w14:paraId="0A8C645A" w14:textId="77777777" w:rsidR="00B35EEF" w:rsidRDefault="00B35EEF" w:rsidP="005C2C6F">
            <w:pPr>
              <w:rPr>
                <w:noProof/>
              </w:rPr>
            </w:pPr>
            <w:r>
              <w:rPr>
                <w:noProof/>
              </w:rPr>
              <w:t xml:space="preserve">Het gerelateerde objecttype (de target) waarvan het objecttype, die de eigenaar is van deze relatie (de source), </w:t>
            </w:r>
            <w:r w:rsidRPr="0066756A">
              <w:rPr>
                <w:noProof/>
              </w:rPr>
              <w:t xml:space="preserve">kennis heeft. </w:t>
            </w:r>
          </w:p>
          <w:p w14:paraId="46F2987A" w14:textId="77777777" w:rsidR="00B35EEF" w:rsidRDefault="00B35EEF" w:rsidP="005C2C6F">
            <w:pPr>
              <w:rPr>
                <w:noProof/>
              </w:rPr>
            </w:pPr>
          </w:p>
          <w:p w14:paraId="63D05A9B" w14:textId="77777777" w:rsidR="00B35EEF" w:rsidRDefault="00B35EEF" w:rsidP="005C2C6F">
            <w:pPr>
              <w:rPr>
                <w:noProof/>
              </w:rPr>
            </w:pPr>
            <w:r>
              <w:rPr>
                <w:noProof/>
              </w:rPr>
              <w:t xml:space="preserve">Alle relaties zijn altijd gericht van het objecttype (source) naar het gerelateerde objecttype (target). </w:t>
            </w:r>
          </w:p>
          <w:p w14:paraId="4B30E7CA" w14:textId="77777777" w:rsidR="00B35EEF" w:rsidRDefault="00B35EEF" w:rsidP="005C2C6F">
            <w:pPr>
              <w:rPr>
                <w:noProof/>
              </w:rPr>
            </w:pPr>
          </w:p>
        </w:tc>
        <w:tc>
          <w:tcPr>
            <w:tcW w:w="1276" w:type="dxa"/>
          </w:tcPr>
          <w:p w14:paraId="2E391769" w14:textId="77777777" w:rsidR="00B35EEF" w:rsidRPr="005465BC" w:rsidRDefault="00B35EEF" w:rsidP="005C2C6F">
            <w:pPr>
              <w:rPr>
                <w:i/>
                <w:noProof/>
                <w:color w:val="FF0000"/>
                <w:sz w:val="16"/>
                <w:szCs w:val="16"/>
              </w:rPr>
            </w:pPr>
          </w:p>
        </w:tc>
        <w:tc>
          <w:tcPr>
            <w:tcW w:w="1276" w:type="dxa"/>
          </w:tcPr>
          <w:p w14:paraId="5F43E79E" w14:textId="77777777" w:rsidR="00B35EEF" w:rsidRDefault="00B35EEF" w:rsidP="005C2C6F">
            <w:pPr>
              <w:rPr>
                <w:i/>
                <w:noProof/>
                <w:color w:val="FF0000"/>
                <w:sz w:val="16"/>
                <w:szCs w:val="16"/>
              </w:rPr>
            </w:pPr>
            <w:r w:rsidRPr="005465BC">
              <w:rPr>
                <w:i/>
                <w:noProof/>
                <w:color w:val="FF0000"/>
                <w:sz w:val="16"/>
                <w:szCs w:val="16"/>
              </w:rPr>
              <w:t xml:space="preserve">Direction van de betreffende </w:t>
            </w:r>
            <w:r>
              <w:rPr>
                <w:i/>
                <w:noProof/>
                <w:color w:val="FF0000"/>
                <w:sz w:val="16"/>
                <w:szCs w:val="16"/>
              </w:rPr>
              <w:t>assiciation</w:t>
            </w:r>
          </w:p>
          <w:p w14:paraId="4B197562" w14:textId="77777777" w:rsidR="00B35EEF" w:rsidRDefault="00B35EEF" w:rsidP="005C2C6F">
            <w:pPr>
              <w:rPr>
                <w:i/>
                <w:noProof/>
                <w:color w:val="FF0000"/>
                <w:sz w:val="16"/>
                <w:szCs w:val="16"/>
              </w:rPr>
            </w:pPr>
            <w:r>
              <w:rPr>
                <w:i/>
                <w:noProof/>
                <w:color w:val="FF0000"/>
                <w:sz w:val="16"/>
                <w:szCs w:val="16"/>
              </w:rPr>
              <w:t>(van source naar target)</w:t>
            </w:r>
          </w:p>
        </w:tc>
      </w:tr>
      <w:tr w:rsidR="00B35EEF" w:rsidRPr="00331C3F" w14:paraId="3AE1C84C" w14:textId="77777777" w:rsidTr="005C2C6F">
        <w:trPr>
          <w:cantSplit/>
        </w:trPr>
        <w:tc>
          <w:tcPr>
            <w:tcW w:w="1843" w:type="dxa"/>
            <w:shd w:val="clear" w:color="auto" w:fill="auto"/>
          </w:tcPr>
          <w:p w14:paraId="1A36A72E" w14:textId="56B67A44" w:rsidR="00B35EEF" w:rsidRPr="00331C3F" w:rsidRDefault="00B35EEF" w:rsidP="00807E44">
            <w:pPr>
              <w:rPr>
                <w:b/>
                <w:noProof/>
                <w:sz w:val="16"/>
                <w:szCs w:val="16"/>
              </w:rPr>
            </w:pPr>
            <w:r>
              <w:rPr>
                <w:b/>
                <w:noProof/>
                <w:sz w:val="16"/>
                <w:szCs w:val="16"/>
              </w:rPr>
              <w:t xml:space="preserve">Objecttype </w:t>
            </w:r>
          </w:p>
        </w:tc>
        <w:tc>
          <w:tcPr>
            <w:tcW w:w="992" w:type="dxa"/>
          </w:tcPr>
          <w:p w14:paraId="3DB8474F" w14:textId="77777777" w:rsidR="00B35EEF" w:rsidRDefault="00B35EEF" w:rsidP="005C2C6F">
            <w:pPr>
              <w:rPr>
                <w:noProof/>
              </w:rPr>
            </w:pPr>
            <w:r>
              <w:rPr>
                <w:noProof/>
              </w:rPr>
              <w:t>1</w:t>
            </w:r>
          </w:p>
        </w:tc>
        <w:tc>
          <w:tcPr>
            <w:tcW w:w="4536" w:type="dxa"/>
            <w:shd w:val="clear" w:color="auto" w:fill="auto"/>
          </w:tcPr>
          <w:p w14:paraId="619472FF" w14:textId="77777777" w:rsidR="00B35EEF" w:rsidRPr="00331C3F" w:rsidRDefault="00B35EEF" w:rsidP="005C2C6F">
            <w:pPr>
              <w:rPr>
                <w:noProof/>
              </w:rPr>
            </w:pPr>
            <w:r>
              <w:rPr>
                <w:noProof/>
              </w:rPr>
              <w:t>Het objecttype waarvan de relatie een eigenschap is.</w:t>
            </w:r>
          </w:p>
        </w:tc>
        <w:tc>
          <w:tcPr>
            <w:tcW w:w="1276" w:type="dxa"/>
          </w:tcPr>
          <w:p w14:paraId="170C7D8D" w14:textId="77777777" w:rsidR="00B35EEF" w:rsidRDefault="00B35EEF" w:rsidP="005C2C6F">
            <w:pPr>
              <w:rPr>
                <w:i/>
                <w:noProof/>
                <w:color w:val="FF0000"/>
                <w:sz w:val="16"/>
                <w:szCs w:val="16"/>
                <w:lang w:val="en-US"/>
              </w:rPr>
            </w:pPr>
            <w:r w:rsidRPr="00D47F96">
              <w:rPr>
                <w:i/>
                <w:noProof/>
                <w:color w:val="FF0000"/>
                <w:sz w:val="16"/>
                <w:szCs w:val="16"/>
                <w:lang w:val="en-US"/>
              </w:rPr>
              <w:t>/source: related</w:t>
            </w:r>
          </w:p>
          <w:p w14:paraId="553946B0" w14:textId="77777777" w:rsidR="00B35EEF" w:rsidRPr="00D47F96" w:rsidRDefault="00B35EEF" w:rsidP="005C2C6F">
            <w:pPr>
              <w:rPr>
                <w:i/>
                <w:noProof/>
                <w:color w:val="FF0000"/>
                <w:sz w:val="16"/>
                <w:szCs w:val="16"/>
                <w:lang w:val="en-US"/>
              </w:rPr>
            </w:pPr>
            <w:r w:rsidRPr="00D47F96">
              <w:rPr>
                <w:i/>
                <w:noProof/>
                <w:color w:val="FF0000"/>
                <w:sz w:val="16"/>
                <w:szCs w:val="16"/>
                <w:lang w:val="en-US"/>
              </w:rPr>
              <w:t xml:space="preserve">Element bij Relationship </w:t>
            </w:r>
            <w:r w:rsidRPr="00795C3A">
              <w:rPr>
                <w:i/>
                <w:noProof/>
                <w:color w:val="FF0000"/>
                <w:sz w:val="16"/>
                <w:szCs w:val="16"/>
              </w:rPr>
              <w:sym w:font="Wingdings" w:char="F0E0"/>
            </w:r>
            <w:r w:rsidRPr="00D47F96">
              <w:rPr>
                <w:i/>
                <w:noProof/>
                <w:color w:val="FF0000"/>
                <w:sz w:val="16"/>
                <w:szCs w:val="16"/>
                <w:lang w:val="en-US"/>
              </w:rPr>
              <w:t>Element</w:t>
            </w:r>
          </w:p>
        </w:tc>
        <w:tc>
          <w:tcPr>
            <w:tcW w:w="1276" w:type="dxa"/>
          </w:tcPr>
          <w:p w14:paraId="1159BE2F" w14:textId="77777777" w:rsidR="00B35EEF" w:rsidRPr="00B465B3" w:rsidRDefault="00B35EEF" w:rsidP="005C2C6F">
            <w:pPr>
              <w:rPr>
                <w:i/>
                <w:noProof/>
                <w:color w:val="FF0000"/>
                <w:sz w:val="16"/>
                <w:szCs w:val="16"/>
              </w:rPr>
            </w:pPr>
            <w:r>
              <w:rPr>
                <w:i/>
                <w:noProof/>
                <w:color w:val="FF0000"/>
                <w:sz w:val="16"/>
                <w:szCs w:val="16"/>
              </w:rPr>
              <w:t xml:space="preserve">Source </w:t>
            </w:r>
          </w:p>
        </w:tc>
      </w:tr>
      <w:tr w:rsidR="00B35EEF" w:rsidRPr="00331C3F" w14:paraId="10EA8147" w14:textId="77777777" w:rsidTr="005C2C6F">
        <w:trPr>
          <w:cantSplit/>
        </w:trPr>
        <w:tc>
          <w:tcPr>
            <w:tcW w:w="1843" w:type="dxa"/>
            <w:shd w:val="clear" w:color="auto" w:fill="auto"/>
          </w:tcPr>
          <w:p w14:paraId="02CDE06F" w14:textId="77777777" w:rsidR="00B35EEF" w:rsidRDefault="00B35EEF" w:rsidP="005C2C6F">
            <w:pPr>
              <w:rPr>
                <w:b/>
                <w:noProof/>
                <w:sz w:val="16"/>
                <w:szCs w:val="16"/>
              </w:rPr>
            </w:pPr>
            <w:r w:rsidRPr="00331C3F">
              <w:rPr>
                <w:b/>
                <w:noProof/>
                <w:sz w:val="16"/>
                <w:szCs w:val="16"/>
              </w:rPr>
              <w:lastRenderedPageBreak/>
              <w:t>Gerelateerd objecttype</w:t>
            </w:r>
          </w:p>
          <w:p w14:paraId="2F27A71E" w14:textId="77777777" w:rsidR="00B35EEF" w:rsidRPr="00331C3F" w:rsidRDefault="00B35EEF" w:rsidP="005C2C6F">
            <w:pPr>
              <w:rPr>
                <w:b/>
                <w:noProof/>
                <w:sz w:val="16"/>
                <w:szCs w:val="16"/>
              </w:rPr>
            </w:pPr>
            <w:r>
              <w:rPr>
                <w:b/>
                <w:noProof/>
                <w:sz w:val="16"/>
                <w:szCs w:val="16"/>
              </w:rPr>
              <w:t xml:space="preserve"> </w:t>
            </w:r>
          </w:p>
        </w:tc>
        <w:tc>
          <w:tcPr>
            <w:tcW w:w="992" w:type="dxa"/>
          </w:tcPr>
          <w:p w14:paraId="1F42E47F" w14:textId="77777777" w:rsidR="00B35EEF" w:rsidRPr="00331C3F" w:rsidRDefault="00B35EEF" w:rsidP="005C2C6F">
            <w:pPr>
              <w:rPr>
                <w:noProof/>
              </w:rPr>
            </w:pPr>
            <w:r>
              <w:rPr>
                <w:noProof/>
              </w:rPr>
              <w:t>1</w:t>
            </w:r>
          </w:p>
        </w:tc>
        <w:tc>
          <w:tcPr>
            <w:tcW w:w="4536" w:type="dxa"/>
            <w:shd w:val="clear" w:color="auto" w:fill="auto"/>
          </w:tcPr>
          <w:p w14:paraId="6444A843" w14:textId="77777777" w:rsidR="00B35EEF" w:rsidRPr="00331C3F" w:rsidRDefault="00B35EEF" w:rsidP="005C2C6F">
            <w:pPr>
              <w:rPr>
                <w:noProof/>
              </w:rPr>
            </w:pPr>
            <w:r w:rsidRPr="00331C3F">
              <w:rPr>
                <w:noProof/>
              </w:rPr>
              <w:t>Het objecttype waar</w:t>
            </w:r>
            <w:r>
              <w:rPr>
                <w:noProof/>
              </w:rPr>
              <w:t>mee een objecttype een logisch verband heeft</w:t>
            </w:r>
          </w:p>
        </w:tc>
        <w:tc>
          <w:tcPr>
            <w:tcW w:w="1276" w:type="dxa"/>
          </w:tcPr>
          <w:p w14:paraId="38F80129" w14:textId="77777777" w:rsidR="00B35EEF" w:rsidRPr="00887A45" w:rsidRDefault="00B35EEF" w:rsidP="005C2C6F">
            <w:pPr>
              <w:rPr>
                <w:i/>
                <w:noProof/>
                <w:color w:val="FF0000"/>
                <w:sz w:val="16"/>
                <w:szCs w:val="16"/>
                <w:lang w:val="en-GB"/>
              </w:rPr>
            </w:pPr>
            <w:r w:rsidRPr="00887A45">
              <w:rPr>
                <w:i/>
                <w:noProof/>
                <w:color w:val="FF0000"/>
                <w:sz w:val="16"/>
                <w:szCs w:val="16"/>
                <w:lang w:val="en-GB"/>
              </w:rPr>
              <w:t>/target: related</w:t>
            </w:r>
          </w:p>
          <w:p w14:paraId="1D514E2D" w14:textId="77777777" w:rsidR="00B35EEF" w:rsidRPr="00887A45" w:rsidRDefault="00B35EEF" w:rsidP="005C2C6F">
            <w:pPr>
              <w:rPr>
                <w:i/>
                <w:noProof/>
                <w:color w:val="FF0000"/>
                <w:sz w:val="16"/>
                <w:szCs w:val="16"/>
                <w:lang w:val="en-GB"/>
              </w:rPr>
            </w:pPr>
            <w:r w:rsidRPr="00887A45">
              <w:rPr>
                <w:i/>
                <w:noProof/>
                <w:color w:val="FF0000"/>
                <w:sz w:val="16"/>
                <w:szCs w:val="16"/>
                <w:lang w:val="en-GB"/>
              </w:rPr>
              <w:t xml:space="preserve">Element bij </w:t>
            </w:r>
            <w:r w:rsidRPr="00D47F96">
              <w:rPr>
                <w:i/>
                <w:noProof/>
                <w:color w:val="FF0000"/>
                <w:sz w:val="16"/>
                <w:szCs w:val="16"/>
                <w:lang w:val="en-US"/>
              </w:rPr>
              <w:t xml:space="preserve">Relationship </w:t>
            </w:r>
            <w:r w:rsidRPr="00795C3A">
              <w:rPr>
                <w:i/>
                <w:noProof/>
                <w:color w:val="FF0000"/>
                <w:sz w:val="16"/>
                <w:szCs w:val="16"/>
              </w:rPr>
              <w:sym w:font="Wingdings" w:char="F0E0"/>
            </w:r>
            <w:r w:rsidRPr="00D47F96">
              <w:rPr>
                <w:i/>
                <w:noProof/>
                <w:color w:val="FF0000"/>
                <w:sz w:val="16"/>
                <w:szCs w:val="16"/>
                <w:lang w:val="en-US"/>
              </w:rPr>
              <w:t>Element</w:t>
            </w:r>
            <w:r w:rsidRPr="00887A45">
              <w:rPr>
                <w:i/>
                <w:noProof/>
                <w:color w:val="FF0000"/>
                <w:sz w:val="16"/>
                <w:szCs w:val="16"/>
                <w:lang w:val="en-GB"/>
              </w:rPr>
              <w:t xml:space="preserve"> </w:t>
            </w:r>
          </w:p>
        </w:tc>
        <w:tc>
          <w:tcPr>
            <w:tcW w:w="1276" w:type="dxa"/>
          </w:tcPr>
          <w:p w14:paraId="5330C460" w14:textId="77777777" w:rsidR="00B35EEF" w:rsidRPr="00331C3F" w:rsidRDefault="00B35EEF" w:rsidP="005C2C6F">
            <w:pPr>
              <w:rPr>
                <w:noProof/>
              </w:rPr>
            </w:pPr>
            <w:r>
              <w:rPr>
                <w:i/>
                <w:noProof/>
                <w:color w:val="FF0000"/>
                <w:sz w:val="16"/>
                <w:szCs w:val="16"/>
              </w:rPr>
              <w:t xml:space="preserve">Target </w:t>
            </w:r>
          </w:p>
        </w:tc>
      </w:tr>
      <w:tr w:rsidR="00B35EEF" w:rsidRPr="00331C3F" w14:paraId="416770E9" w14:textId="77777777" w:rsidTr="005C2C6F">
        <w:trPr>
          <w:cantSplit/>
        </w:trPr>
        <w:tc>
          <w:tcPr>
            <w:tcW w:w="1843" w:type="dxa"/>
            <w:shd w:val="clear" w:color="auto" w:fill="auto"/>
          </w:tcPr>
          <w:p w14:paraId="0F6E3193" w14:textId="77777777" w:rsidR="00B35EEF" w:rsidRDefault="00B35EEF" w:rsidP="005C2C6F">
            <w:pPr>
              <w:rPr>
                <w:b/>
                <w:noProof/>
                <w:sz w:val="16"/>
                <w:szCs w:val="16"/>
              </w:rPr>
            </w:pPr>
            <w:r>
              <w:rPr>
                <w:b/>
                <w:noProof/>
                <w:sz w:val="16"/>
                <w:szCs w:val="16"/>
              </w:rPr>
              <w:t>Type aggregatie</w:t>
            </w:r>
          </w:p>
        </w:tc>
        <w:tc>
          <w:tcPr>
            <w:tcW w:w="992" w:type="dxa"/>
          </w:tcPr>
          <w:p w14:paraId="11709166" w14:textId="77777777" w:rsidR="00B35EEF" w:rsidRDefault="00B35EEF" w:rsidP="005C2C6F">
            <w:pPr>
              <w:rPr>
                <w:noProof/>
              </w:rPr>
            </w:pPr>
            <w:r w:rsidRPr="006C2AE8">
              <w:rPr>
                <w:noProof/>
              </w:rPr>
              <w:t>1</w:t>
            </w:r>
          </w:p>
        </w:tc>
        <w:tc>
          <w:tcPr>
            <w:tcW w:w="4536" w:type="dxa"/>
            <w:shd w:val="clear" w:color="auto" w:fill="auto"/>
          </w:tcPr>
          <w:p w14:paraId="2686A3FD" w14:textId="77777777" w:rsidR="00B35EEF" w:rsidRDefault="00B35EEF" w:rsidP="005C2C6F">
            <w:pPr>
              <w:rPr>
                <w:noProof/>
              </w:rPr>
            </w:pPr>
            <w:r>
              <w:rPr>
                <w:noProof/>
              </w:rPr>
              <w:t xml:space="preserve">Standaard betreft het geen aggregatie (None). </w:t>
            </w:r>
          </w:p>
          <w:p w14:paraId="164DE1A7" w14:textId="77777777" w:rsidR="00B35EEF" w:rsidRDefault="00B35EEF" w:rsidP="005C2C6F">
            <w:pPr>
              <w:rPr>
                <w:noProof/>
              </w:rPr>
            </w:pPr>
          </w:p>
          <w:p w14:paraId="44D674BF" w14:textId="2B925B7B" w:rsidR="00B35EEF" w:rsidRDefault="00B35EEF" w:rsidP="001914AE">
            <w:pPr>
              <w:rPr>
                <w:noProof/>
              </w:rPr>
            </w:pPr>
            <w:r w:rsidRPr="0066756A">
              <w:rPr>
                <w:noProof/>
              </w:rPr>
              <w:t xml:space="preserve">Het </w:t>
            </w:r>
            <w:r w:rsidRPr="0066756A">
              <w:t>typ</w:t>
            </w:r>
            <w:r>
              <w:t>e aggregatie mag ‘composite</w:t>
            </w:r>
            <w:r w:rsidRPr="0066756A">
              <w:t xml:space="preserve">’ zijn. </w:t>
            </w:r>
            <w:r>
              <w:t xml:space="preserve">Dit wordt gedaan als er een afhankelijkheid is </w:t>
            </w:r>
            <w:r w:rsidR="001914AE">
              <w:t xml:space="preserve">in die zin </w:t>
            </w:r>
            <w:r>
              <w:t>dat de target niet kan bestaan zonder de source</w:t>
            </w:r>
            <w:r w:rsidR="001914AE">
              <w:t>:</w:t>
            </w:r>
            <w:r>
              <w:t xml:space="preserve"> de target vervalt als de source vervalt.</w:t>
            </w:r>
          </w:p>
        </w:tc>
        <w:tc>
          <w:tcPr>
            <w:tcW w:w="1276" w:type="dxa"/>
          </w:tcPr>
          <w:p w14:paraId="72499C40" w14:textId="77777777" w:rsidR="00B35EEF" w:rsidRPr="00F20202" w:rsidRDefault="00B35EEF" w:rsidP="005C2C6F">
            <w:pPr>
              <w:rPr>
                <w:i/>
                <w:noProof/>
                <w:color w:val="FF0000"/>
                <w:sz w:val="16"/>
                <w:szCs w:val="16"/>
              </w:rPr>
            </w:pPr>
            <w:r>
              <w:rPr>
                <w:i/>
                <w:noProof/>
                <w:color w:val="FF0000"/>
                <w:sz w:val="16"/>
                <w:szCs w:val="16"/>
              </w:rPr>
              <w:t>isComposite bij metaclass Property</w:t>
            </w:r>
          </w:p>
        </w:tc>
        <w:tc>
          <w:tcPr>
            <w:tcW w:w="1276" w:type="dxa"/>
          </w:tcPr>
          <w:p w14:paraId="0CFC2D6D" w14:textId="77777777" w:rsidR="00B35EEF" w:rsidRPr="005465BC" w:rsidRDefault="00B35EEF" w:rsidP="005C2C6F">
            <w:pPr>
              <w:rPr>
                <w:i/>
                <w:noProof/>
                <w:color w:val="FF0000"/>
                <w:sz w:val="16"/>
                <w:szCs w:val="16"/>
              </w:rPr>
            </w:pPr>
            <w:r w:rsidRPr="00F20202">
              <w:rPr>
                <w:i/>
                <w:noProof/>
                <w:color w:val="FF0000"/>
                <w:sz w:val="16"/>
                <w:szCs w:val="16"/>
              </w:rPr>
              <w:t xml:space="preserve">Aggregation van de source role </w:t>
            </w:r>
            <w:r w:rsidRPr="008D6A62">
              <w:rPr>
                <w:i/>
                <w:noProof/>
                <w:color w:val="FF0000"/>
                <w:sz w:val="16"/>
                <w:szCs w:val="16"/>
              </w:rPr>
              <w:t>met waarde composite</w:t>
            </w:r>
          </w:p>
        </w:tc>
      </w:tr>
      <w:tr w:rsidR="00B35EEF" w:rsidRPr="00331C3F" w14:paraId="277AD613" w14:textId="77777777" w:rsidTr="005C2C6F">
        <w:trPr>
          <w:cantSplit/>
        </w:trPr>
        <w:tc>
          <w:tcPr>
            <w:tcW w:w="1843" w:type="dxa"/>
            <w:shd w:val="clear" w:color="auto" w:fill="auto"/>
          </w:tcPr>
          <w:p w14:paraId="38636AF8" w14:textId="77777777" w:rsidR="00B35EEF" w:rsidRPr="00331C3F" w:rsidRDefault="00B35EEF" w:rsidP="005C2C6F">
            <w:pPr>
              <w:rPr>
                <w:b/>
                <w:noProof/>
                <w:sz w:val="16"/>
                <w:szCs w:val="16"/>
              </w:rPr>
            </w:pPr>
            <w:r>
              <w:rPr>
                <w:b/>
                <w:noProof/>
                <w:sz w:val="16"/>
                <w:szCs w:val="16"/>
              </w:rPr>
              <w:t>K</w:t>
            </w:r>
            <w:r w:rsidRPr="00331C3F">
              <w:rPr>
                <w:b/>
                <w:noProof/>
                <w:sz w:val="16"/>
                <w:szCs w:val="16"/>
              </w:rPr>
              <w:t>ardinaliteit</w:t>
            </w:r>
            <w:r>
              <w:rPr>
                <w:rStyle w:val="Voetnootmarkering"/>
                <w:rFonts w:ascii="Brush Script MT" w:eastAsia="Batang" w:hAnsi="Brush Script MT"/>
                <w:b/>
                <w:sz w:val="16"/>
                <w:szCs w:val="16"/>
              </w:rPr>
              <w:t>√</w:t>
            </w:r>
          </w:p>
        </w:tc>
        <w:tc>
          <w:tcPr>
            <w:tcW w:w="992" w:type="dxa"/>
          </w:tcPr>
          <w:p w14:paraId="590B7B24" w14:textId="77777777" w:rsidR="00B35EEF" w:rsidRPr="00331C3F" w:rsidRDefault="00B35EEF" w:rsidP="005C2C6F">
            <w:pPr>
              <w:rPr>
                <w:noProof/>
              </w:rPr>
            </w:pPr>
            <w:r>
              <w:rPr>
                <w:noProof/>
              </w:rPr>
              <w:t>1</w:t>
            </w:r>
          </w:p>
        </w:tc>
        <w:tc>
          <w:tcPr>
            <w:tcW w:w="4536" w:type="dxa"/>
            <w:shd w:val="clear" w:color="auto" w:fill="auto"/>
          </w:tcPr>
          <w:p w14:paraId="2880061F" w14:textId="77777777" w:rsidR="00B35EEF" w:rsidRPr="00331C3F" w:rsidRDefault="00B35EEF" w:rsidP="005C2C6F">
            <w:pPr>
              <w:rPr>
                <w:noProof/>
              </w:rPr>
            </w:pPr>
            <w:r w:rsidRPr="00331C3F">
              <w:rPr>
                <w:noProof/>
              </w:rPr>
              <w:t>Deze indicatie geeft aan hoeveel keer waarden van deze relatiesoort (i.c. relaties) kunnen voorkomen bij een object van het betreffende objecttype</w:t>
            </w:r>
            <w:r>
              <w:rPr>
                <w:noProof/>
              </w:rPr>
              <w:t>:</w:t>
            </w:r>
          </w:p>
          <w:p w14:paraId="52779845" w14:textId="17A2F5A0" w:rsidR="00B35EEF" w:rsidRPr="00331C3F" w:rsidRDefault="00B35EEF" w:rsidP="005C2C6F">
            <w:pPr>
              <w:rPr>
                <w:noProof/>
              </w:rPr>
            </w:pPr>
            <w:r w:rsidRPr="00331C3F">
              <w:rPr>
                <w:noProof/>
              </w:rPr>
              <w:tab/>
            </w:r>
            <w:r w:rsidR="00C07D79">
              <w:rPr>
                <w:noProof/>
              </w:rPr>
              <w:t>0..1</w:t>
            </w:r>
            <w:r w:rsidRPr="00331C3F">
              <w:rPr>
                <w:noProof/>
              </w:rPr>
              <w:t>: is soms niet beschikbaar</w:t>
            </w:r>
          </w:p>
          <w:p w14:paraId="51197412" w14:textId="77777777" w:rsidR="00B35EEF" w:rsidRPr="00331C3F" w:rsidRDefault="00B35EEF" w:rsidP="005C2C6F">
            <w:pPr>
              <w:rPr>
                <w:noProof/>
              </w:rPr>
            </w:pPr>
            <w:r w:rsidRPr="00331C3F">
              <w:rPr>
                <w:noProof/>
              </w:rPr>
              <w:tab/>
              <w:t>1</w:t>
            </w:r>
            <w:r>
              <w:rPr>
                <w:noProof/>
              </w:rPr>
              <w:t xml:space="preserve">    </w:t>
            </w:r>
            <w:r w:rsidRPr="00331C3F">
              <w:rPr>
                <w:noProof/>
              </w:rPr>
              <w:t>: is altijd beschikbaar</w:t>
            </w:r>
          </w:p>
          <w:p w14:paraId="5886AAAF" w14:textId="77777777" w:rsidR="00B35EEF" w:rsidRDefault="00B35EEF" w:rsidP="005C2C6F">
            <w:pPr>
              <w:rPr>
                <w:noProof/>
              </w:rPr>
            </w:pPr>
            <w:r>
              <w:rPr>
                <w:noProof/>
              </w:rPr>
              <w:tab/>
              <w:t>0..</w:t>
            </w:r>
            <w:r w:rsidRPr="00331C3F">
              <w:rPr>
                <w:noProof/>
              </w:rPr>
              <w:t xml:space="preserve">*: is niet altijd beschikbaar, kunnen </w:t>
            </w:r>
            <w:r>
              <w:rPr>
                <w:noProof/>
              </w:rPr>
              <w:t xml:space="preserve">           </w:t>
            </w:r>
          </w:p>
          <w:p w14:paraId="414ED4BD" w14:textId="77777777" w:rsidR="00B35EEF" w:rsidRDefault="00B35EEF" w:rsidP="005C2C6F">
            <w:pPr>
              <w:rPr>
                <w:noProof/>
              </w:rPr>
            </w:pPr>
            <w:r>
              <w:rPr>
                <w:noProof/>
              </w:rPr>
              <w:t xml:space="preserve">                   </w:t>
            </w:r>
            <w:r w:rsidRPr="00331C3F">
              <w:rPr>
                <w:noProof/>
              </w:rPr>
              <w:t xml:space="preserve">meerdere relaties zijn </w:t>
            </w:r>
            <w:r w:rsidRPr="00331C3F">
              <w:rPr>
                <w:noProof/>
              </w:rPr>
              <w:tab/>
            </w:r>
          </w:p>
          <w:p w14:paraId="08443659" w14:textId="77777777" w:rsidR="00B35EEF" w:rsidRDefault="00B35EEF" w:rsidP="005C2C6F">
            <w:pPr>
              <w:rPr>
                <w:noProof/>
              </w:rPr>
            </w:pPr>
            <w:r>
              <w:rPr>
                <w:noProof/>
              </w:rPr>
              <w:t xml:space="preserve">            </w:t>
            </w:r>
            <w:r w:rsidRPr="00331C3F">
              <w:rPr>
                <w:noProof/>
              </w:rPr>
              <w:t>1</w:t>
            </w:r>
            <w:r>
              <w:rPr>
                <w:noProof/>
              </w:rPr>
              <w:t>..</w:t>
            </w:r>
            <w:r w:rsidRPr="00331C3F">
              <w:rPr>
                <w:noProof/>
              </w:rPr>
              <w:t xml:space="preserve">*: is altijd beschikbaar, kunnen </w:t>
            </w:r>
            <w:r>
              <w:rPr>
                <w:noProof/>
              </w:rPr>
              <w:t xml:space="preserve">             </w:t>
            </w:r>
          </w:p>
          <w:p w14:paraId="3BE5A616" w14:textId="77777777" w:rsidR="00B35EEF" w:rsidRPr="00331C3F" w:rsidRDefault="00B35EEF" w:rsidP="005C2C6F">
            <w:pPr>
              <w:rPr>
                <w:noProof/>
              </w:rPr>
            </w:pPr>
            <w:r>
              <w:rPr>
                <w:noProof/>
              </w:rPr>
              <w:t xml:space="preserve">                    </w:t>
            </w:r>
            <w:r w:rsidRPr="00331C3F">
              <w:rPr>
                <w:noProof/>
              </w:rPr>
              <w:t>meerdere relaties zijn</w:t>
            </w:r>
          </w:p>
          <w:p w14:paraId="742164D8" w14:textId="77777777" w:rsidR="00B35EEF" w:rsidRDefault="00B35EEF" w:rsidP="005C2C6F">
            <w:pPr>
              <w:rPr>
                <w:noProof/>
              </w:rPr>
            </w:pPr>
            <w:r w:rsidRPr="00331C3F">
              <w:rPr>
                <w:noProof/>
              </w:rPr>
              <w:tab/>
              <w:t>*</w:t>
            </w:r>
            <w:r>
              <w:rPr>
                <w:noProof/>
              </w:rPr>
              <w:t>..</w:t>
            </w:r>
            <w:r w:rsidRPr="00331C3F">
              <w:rPr>
                <w:noProof/>
              </w:rPr>
              <w:t xml:space="preserve">*: is niet altijd beschikbaar, kunnen </w:t>
            </w:r>
          </w:p>
          <w:p w14:paraId="40269DEB" w14:textId="77777777" w:rsidR="00B35EEF" w:rsidRDefault="00B35EEF" w:rsidP="005C2C6F">
            <w:pPr>
              <w:rPr>
                <w:noProof/>
              </w:rPr>
            </w:pPr>
            <w:r>
              <w:rPr>
                <w:noProof/>
              </w:rPr>
              <w:t xml:space="preserve">                   </w:t>
            </w:r>
            <w:r w:rsidRPr="00331C3F">
              <w:rPr>
                <w:noProof/>
              </w:rPr>
              <w:t>meerdere relaties zijn</w:t>
            </w:r>
            <w:r>
              <w:rPr>
                <w:noProof/>
              </w:rPr>
              <w:t xml:space="preserve"> t</w:t>
            </w:r>
            <w:r w:rsidRPr="00331C3F">
              <w:rPr>
                <w:noProof/>
              </w:rPr>
              <w:t xml:space="preserve">ussen </w:t>
            </w:r>
          </w:p>
          <w:p w14:paraId="24850622" w14:textId="77777777" w:rsidR="00B35EEF" w:rsidRPr="00331C3F" w:rsidRDefault="00B35EEF" w:rsidP="005C2C6F">
            <w:pPr>
              <w:rPr>
                <w:noProof/>
              </w:rPr>
            </w:pPr>
            <w:r>
              <w:rPr>
                <w:noProof/>
              </w:rPr>
              <w:t xml:space="preserve">                  </w:t>
            </w:r>
            <w:r w:rsidRPr="00331C3F">
              <w:rPr>
                <w:noProof/>
              </w:rPr>
              <w:t>objecten van hetzelfde objecttype.</w:t>
            </w:r>
          </w:p>
          <w:p w14:paraId="1E48FDF3" w14:textId="28CC35F5" w:rsidR="00B35EEF" w:rsidRPr="00331C3F" w:rsidRDefault="00B35EEF" w:rsidP="001914AE">
            <w:pPr>
              <w:rPr>
                <w:noProof/>
              </w:rPr>
            </w:pPr>
            <w:r w:rsidRPr="00331C3F">
              <w:rPr>
                <w:noProof/>
              </w:rPr>
              <w:t xml:space="preserve">Indien een relatiesoort deel uit maakt van een </w:t>
            </w:r>
            <w:r>
              <w:rPr>
                <w:noProof/>
              </w:rPr>
              <w:t>gegevensgroeptype</w:t>
            </w:r>
            <w:r w:rsidRPr="00331C3F">
              <w:rPr>
                <w:noProof/>
              </w:rPr>
              <w:t xml:space="preserve">, dan wordt de kardinaliteit vermeld van de relatiesoort binnen </w:t>
            </w:r>
            <w:r w:rsidR="001914AE">
              <w:rPr>
                <w:noProof/>
              </w:rPr>
              <w:t>het</w:t>
            </w:r>
            <w:r w:rsidR="001914AE" w:rsidRPr="00331C3F">
              <w:rPr>
                <w:noProof/>
              </w:rPr>
              <w:t xml:space="preserve"> </w:t>
            </w:r>
            <w:r>
              <w:rPr>
                <w:noProof/>
              </w:rPr>
              <w:t>gegevensgroeptype</w:t>
            </w:r>
            <w:r w:rsidRPr="00331C3F">
              <w:rPr>
                <w:noProof/>
              </w:rPr>
              <w:t xml:space="preserve">. Voor de uiteindelijke kardinaliteit van de relatiesoort moet ook rekening gehouden worden met de kardinaliteit van het </w:t>
            </w:r>
            <w:r>
              <w:rPr>
                <w:noProof/>
              </w:rPr>
              <w:t>gegevensgroeptype</w:t>
            </w:r>
            <w:r w:rsidRPr="00331C3F">
              <w:rPr>
                <w:noProof/>
              </w:rPr>
              <w:t>.</w:t>
            </w:r>
          </w:p>
        </w:tc>
        <w:tc>
          <w:tcPr>
            <w:tcW w:w="1276" w:type="dxa"/>
          </w:tcPr>
          <w:p w14:paraId="71432492" w14:textId="77777777" w:rsidR="00B35EEF" w:rsidRPr="00635AE1" w:rsidRDefault="00B35EEF" w:rsidP="005C2C6F">
            <w:pPr>
              <w:autoSpaceDE w:val="0"/>
              <w:autoSpaceDN w:val="0"/>
              <w:adjustRightInd w:val="0"/>
              <w:spacing w:line="240" w:lineRule="auto"/>
              <w:contextualSpacing w:val="0"/>
              <w:rPr>
                <w:rFonts w:ascii="Segoe UI" w:hAnsi="Segoe UI" w:cs="Segoe UI"/>
                <w:i/>
                <w:iCs/>
                <w:color w:val="FF0000"/>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MultiplicityElement</w:t>
            </w:r>
          </w:p>
        </w:tc>
        <w:tc>
          <w:tcPr>
            <w:tcW w:w="1276" w:type="dxa"/>
          </w:tcPr>
          <w:p w14:paraId="37DEF850" w14:textId="77777777" w:rsidR="00B35EEF" w:rsidRPr="00635AE1" w:rsidRDefault="00B35EEF" w:rsidP="005C2C6F">
            <w:pPr>
              <w:autoSpaceDE w:val="0"/>
              <w:autoSpaceDN w:val="0"/>
              <w:adjustRightInd w:val="0"/>
              <w:spacing w:line="240" w:lineRule="auto"/>
              <w:contextualSpacing w:val="0"/>
              <w:rPr>
                <w:rFonts w:ascii="Segoe UI" w:eastAsia="Calibri" w:hAnsi="Segoe UI" w:cs="Segoe UI"/>
              </w:rPr>
            </w:pPr>
            <w:r w:rsidRPr="00635AE1">
              <w:rPr>
                <w:rFonts w:ascii="Segoe UI" w:hAnsi="Segoe UI" w:cs="Segoe UI"/>
                <w:i/>
                <w:iCs/>
                <w:color w:val="FF0000"/>
              </w:rPr>
              <w:t>Multiplicity van de</w:t>
            </w:r>
            <w:r>
              <w:rPr>
                <w:rFonts w:ascii="Segoe UI" w:hAnsi="Segoe UI" w:cs="Segoe UI"/>
                <w:i/>
                <w:iCs/>
                <w:color w:val="FF0000"/>
              </w:rPr>
              <w:t xml:space="preserve"> target role </w:t>
            </w:r>
          </w:p>
          <w:p w14:paraId="7FE8F7E4" w14:textId="77777777" w:rsidR="00B35EEF" w:rsidRPr="00331C3F" w:rsidRDefault="00B35EEF" w:rsidP="005C2C6F">
            <w:pPr>
              <w:rPr>
                <w:noProof/>
              </w:rPr>
            </w:pPr>
          </w:p>
        </w:tc>
      </w:tr>
      <w:tr w:rsidR="00B35EEF" w:rsidRPr="00331C3F" w14:paraId="6C6AA3F0" w14:textId="77777777" w:rsidTr="005C2C6F">
        <w:trPr>
          <w:cantSplit/>
        </w:trPr>
        <w:tc>
          <w:tcPr>
            <w:tcW w:w="1843" w:type="dxa"/>
            <w:shd w:val="clear" w:color="auto" w:fill="auto"/>
          </w:tcPr>
          <w:p w14:paraId="2E734E47" w14:textId="77777777" w:rsidR="00B35EEF" w:rsidRPr="00331C3F" w:rsidRDefault="00B35EEF" w:rsidP="005C2C6F">
            <w:pPr>
              <w:rPr>
                <w:b/>
                <w:noProof/>
                <w:sz w:val="16"/>
                <w:szCs w:val="16"/>
              </w:rPr>
            </w:pPr>
            <w:r w:rsidRPr="00331C3F">
              <w:rPr>
                <w:b/>
                <w:noProof/>
                <w:sz w:val="16"/>
                <w:szCs w:val="16"/>
              </w:rPr>
              <w:t>Herkomst</w:t>
            </w:r>
            <w:r>
              <w:rPr>
                <w:b/>
                <w:noProof/>
                <w:sz w:val="16"/>
                <w:szCs w:val="16"/>
                <w:vertAlign w:val="superscript"/>
              </w:rPr>
              <w:t xml:space="preserve"> *</w:t>
            </w:r>
            <w:r w:rsidRPr="00331C3F">
              <w:rPr>
                <w:b/>
                <w:noProof/>
                <w:sz w:val="16"/>
                <w:szCs w:val="16"/>
              </w:rPr>
              <w:t xml:space="preserve"> </w:t>
            </w:r>
          </w:p>
        </w:tc>
        <w:tc>
          <w:tcPr>
            <w:tcW w:w="992" w:type="dxa"/>
          </w:tcPr>
          <w:p w14:paraId="188EB630" w14:textId="77777777" w:rsidR="00B35EEF" w:rsidRPr="00331C3F" w:rsidRDefault="00B35EEF" w:rsidP="005C2C6F">
            <w:pPr>
              <w:rPr>
                <w:noProof/>
              </w:rPr>
            </w:pPr>
            <w:r>
              <w:rPr>
                <w:noProof/>
              </w:rPr>
              <w:t>1</w:t>
            </w:r>
          </w:p>
        </w:tc>
        <w:tc>
          <w:tcPr>
            <w:tcW w:w="4536" w:type="dxa"/>
            <w:shd w:val="clear" w:color="auto" w:fill="auto"/>
          </w:tcPr>
          <w:p w14:paraId="35F01259" w14:textId="77777777" w:rsidR="00B35EEF" w:rsidRPr="00331C3F" w:rsidRDefault="00B35EEF" w:rsidP="005C2C6F">
            <w:pPr>
              <w:rPr>
                <w:noProof/>
              </w:rPr>
            </w:pPr>
            <w:r w:rsidRPr="00331C3F">
              <w:rPr>
                <w:noProof/>
              </w:rPr>
              <w:t xml:space="preserve">De </w:t>
            </w:r>
            <w:r>
              <w:rPr>
                <w:noProof/>
              </w:rPr>
              <w:t>registratie</w:t>
            </w:r>
            <w:r w:rsidRPr="00331C3F">
              <w:rPr>
                <w:noProof/>
              </w:rPr>
              <w:t xml:space="preserve"> of het informatiemodel waaraan de relatiesoort ontleend is</w:t>
            </w:r>
            <w:r>
              <w:rPr>
                <w:noProof/>
              </w:rPr>
              <w:t xml:space="preserve">, dan wel </w:t>
            </w:r>
            <w:r>
              <w:rPr>
                <w:rFonts w:eastAsia="Batang"/>
                <w:noProof/>
              </w:rPr>
              <w:t>de eigen organisatie</w:t>
            </w:r>
            <w:r>
              <w:rPr>
                <w:noProof/>
              </w:rPr>
              <w:t>. Indien zelf toegevoegd, dan is de herkomst de eigen organisatie.</w:t>
            </w:r>
            <w:r w:rsidRPr="00331C3F">
              <w:rPr>
                <w:noProof/>
              </w:rPr>
              <w:t xml:space="preserve"> </w:t>
            </w:r>
          </w:p>
        </w:tc>
        <w:tc>
          <w:tcPr>
            <w:tcW w:w="1276" w:type="dxa"/>
          </w:tcPr>
          <w:p w14:paraId="55FCC20A" w14:textId="77777777" w:rsidR="00B35EEF" w:rsidRPr="006A25B7" w:rsidRDefault="00B35EEF" w:rsidP="005C2C6F">
            <w:pPr>
              <w:rPr>
                <w:i/>
                <w:noProof/>
                <w:sz w:val="16"/>
                <w:szCs w:val="16"/>
              </w:rPr>
            </w:pPr>
          </w:p>
        </w:tc>
        <w:tc>
          <w:tcPr>
            <w:tcW w:w="1276" w:type="dxa"/>
          </w:tcPr>
          <w:p w14:paraId="5CACCE13" w14:textId="77777777" w:rsidR="00B35EEF" w:rsidRPr="006A25B7" w:rsidRDefault="00B35EEF" w:rsidP="005C2C6F">
            <w:pPr>
              <w:rPr>
                <w:i/>
                <w:noProof/>
                <w:sz w:val="16"/>
                <w:szCs w:val="16"/>
              </w:rPr>
            </w:pPr>
            <w:r>
              <w:rPr>
                <w:i/>
                <w:noProof/>
                <w:sz w:val="16"/>
                <w:szCs w:val="16"/>
              </w:rPr>
              <w:t>Tagged value</w:t>
            </w:r>
          </w:p>
        </w:tc>
      </w:tr>
      <w:tr w:rsidR="00B35EEF" w:rsidRPr="00331C3F" w14:paraId="47911EC1" w14:textId="77777777" w:rsidTr="005C2C6F">
        <w:trPr>
          <w:cantSplit/>
        </w:trPr>
        <w:tc>
          <w:tcPr>
            <w:tcW w:w="1843" w:type="dxa"/>
            <w:shd w:val="clear" w:color="auto" w:fill="auto"/>
          </w:tcPr>
          <w:p w14:paraId="11C6E6E1" w14:textId="77777777" w:rsidR="00B35EEF" w:rsidRPr="00331C3F" w:rsidRDefault="00B35EEF" w:rsidP="005C2C6F">
            <w:pPr>
              <w:rPr>
                <w:b/>
                <w:noProof/>
                <w:sz w:val="16"/>
                <w:szCs w:val="16"/>
              </w:rPr>
            </w:pPr>
            <w:r w:rsidRPr="00331C3F">
              <w:rPr>
                <w:b/>
                <w:noProof/>
                <w:sz w:val="16"/>
                <w:szCs w:val="16"/>
              </w:rPr>
              <w:t>Definitie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r w:rsidRPr="004866E1">
              <w:rPr>
                <w:rFonts w:eastAsia="Batang"/>
                <w:b/>
                <w:sz w:val="16"/>
                <w:szCs w:val="16"/>
              </w:rPr>
              <w:t xml:space="preserve"> </w:t>
            </w:r>
            <w:r w:rsidRPr="00331C3F">
              <w:rPr>
                <w:b/>
                <w:noProof/>
                <w:sz w:val="16"/>
                <w:szCs w:val="16"/>
              </w:rPr>
              <w:t xml:space="preserve"> </w:t>
            </w:r>
          </w:p>
        </w:tc>
        <w:tc>
          <w:tcPr>
            <w:tcW w:w="992" w:type="dxa"/>
          </w:tcPr>
          <w:p w14:paraId="1693FCE3" w14:textId="77777777" w:rsidR="00B35EEF" w:rsidRPr="00331C3F" w:rsidRDefault="00B35EEF" w:rsidP="005C2C6F">
            <w:pPr>
              <w:rPr>
                <w:noProof/>
              </w:rPr>
            </w:pPr>
            <w:r>
              <w:rPr>
                <w:noProof/>
              </w:rPr>
              <w:t xml:space="preserve">1 </w:t>
            </w:r>
          </w:p>
        </w:tc>
        <w:tc>
          <w:tcPr>
            <w:tcW w:w="4536" w:type="dxa"/>
            <w:shd w:val="clear" w:color="auto" w:fill="auto"/>
          </w:tcPr>
          <w:p w14:paraId="46595E51" w14:textId="3B442B07" w:rsidR="00B35EEF" w:rsidRPr="00331C3F" w:rsidRDefault="00B35EEF" w:rsidP="005C2C6F">
            <w:pPr>
              <w:rPr>
                <w:noProof/>
              </w:rPr>
            </w:pPr>
            <w:r w:rsidRPr="00331C3F">
              <w:rPr>
                <w:noProof/>
              </w:rPr>
              <w:t>De beschrijving van de betekenis van de relatiesoort.</w:t>
            </w:r>
            <w:r>
              <w:rPr>
                <w:noProof/>
              </w:rPr>
              <w:t xml:space="preserve"> Deze is verplicht als er geen source role respectievelijk target role is gespecificeerd</w:t>
            </w:r>
            <w:r w:rsidR="001F6234">
              <w:rPr>
                <w:noProof/>
              </w:rPr>
              <w:t>.</w:t>
            </w:r>
          </w:p>
        </w:tc>
        <w:tc>
          <w:tcPr>
            <w:tcW w:w="1276" w:type="dxa"/>
          </w:tcPr>
          <w:p w14:paraId="6D8418B3" w14:textId="77777777" w:rsidR="00B35EEF" w:rsidRPr="00B465B3" w:rsidRDefault="00B35EEF" w:rsidP="005C2C6F">
            <w:pPr>
              <w:rPr>
                <w:i/>
                <w:noProof/>
                <w:color w:val="FF0000"/>
                <w:sz w:val="16"/>
                <w:szCs w:val="16"/>
              </w:rPr>
            </w:pPr>
            <w:r>
              <w:rPr>
                <w:rFonts w:eastAsia="Batang"/>
                <w:i/>
                <w:color w:val="FF0000"/>
                <w:sz w:val="16"/>
                <w:szCs w:val="16"/>
              </w:rPr>
              <w:t>Body van de metaclass Comment</w:t>
            </w:r>
          </w:p>
        </w:tc>
        <w:tc>
          <w:tcPr>
            <w:tcW w:w="1276" w:type="dxa"/>
          </w:tcPr>
          <w:p w14:paraId="7FB46B9B" w14:textId="77777777" w:rsidR="00B35EEF" w:rsidRPr="00331C3F" w:rsidRDefault="00B35EEF" w:rsidP="005C2C6F">
            <w:pPr>
              <w:rPr>
                <w:noProof/>
              </w:rPr>
            </w:pPr>
            <w:r w:rsidRPr="00B465B3">
              <w:rPr>
                <w:i/>
                <w:noProof/>
                <w:color w:val="FF0000"/>
                <w:sz w:val="16"/>
                <w:szCs w:val="16"/>
              </w:rPr>
              <w:t>N</w:t>
            </w:r>
            <w:r>
              <w:rPr>
                <w:i/>
                <w:noProof/>
                <w:color w:val="FF0000"/>
                <w:sz w:val="16"/>
                <w:szCs w:val="16"/>
              </w:rPr>
              <w:t>otes</w:t>
            </w:r>
          </w:p>
        </w:tc>
      </w:tr>
      <w:tr w:rsidR="00B35EEF" w:rsidRPr="00331C3F" w14:paraId="22DAC3D6" w14:textId="77777777" w:rsidTr="005C2C6F">
        <w:trPr>
          <w:cantSplit/>
        </w:trPr>
        <w:tc>
          <w:tcPr>
            <w:tcW w:w="1843" w:type="dxa"/>
            <w:shd w:val="clear" w:color="auto" w:fill="auto"/>
          </w:tcPr>
          <w:p w14:paraId="2555BF49" w14:textId="77777777" w:rsidR="00B35EEF" w:rsidRPr="00331C3F" w:rsidRDefault="00B35EEF" w:rsidP="005C2C6F">
            <w:pPr>
              <w:rPr>
                <w:b/>
                <w:noProof/>
                <w:sz w:val="16"/>
                <w:szCs w:val="16"/>
              </w:rPr>
            </w:pPr>
            <w:r w:rsidRPr="00331C3F">
              <w:rPr>
                <w:b/>
                <w:noProof/>
                <w:sz w:val="16"/>
                <w:szCs w:val="16"/>
              </w:rPr>
              <w:t>Herkomst definitie</w:t>
            </w:r>
            <w:r>
              <w:rPr>
                <w:rStyle w:val="Voetnootmarkering"/>
                <w:rFonts w:ascii="Brush Script MT" w:eastAsia="Batang" w:hAnsi="Brush Script MT"/>
                <w:b/>
                <w:sz w:val="16"/>
                <w:szCs w:val="16"/>
              </w:rPr>
              <w:t>√</w:t>
            </w:r>
            <w:r w:rsidRPr="004866E1">
              <w:rPr>
                <w:rFonts w:eastAsia="Batang"/>
                <w:b/>
                <w:sz w:val="16"/>
                <w:szCs w:val="16"/>
              </w:rPr>
              <w:t xml:space="preserve"> </w:t>
            </w:r>
            <w:r w:rsidRPr="00331C3F">
              <w:rPr>
                <w:b/>
                <w:noProof/>
                <w:sz w:val="16"/>
                <w:szCs w:val="16"/>
              </w:rPr>
              <w:t xml:space="preserve"> </w:t>
            </w:r>
          </w:p>
        </w:tc>
        <w:tc>
          <w:tcPr>
            <w:tcW w:w="992" w:type="dxa"/>
          </w:tcPr>
          <w:p w14:paraId="65981FF2" w14:textId="77777777" w:rsidR="00B35EEF" w:rsidRPr="00331C3F" w:rsidRDefault="00B35EEF" w:rsidP="005C2C6F">
            <w:pPr>
              <w:rPr>
                <w:rFonts w:eastAsia="Batang"/>
                <w:noProof/>
              </w:rPr>
            </w:pPr>
            <w:r>
              <w:rPr>
                <w:rFonts w:eastAsia="Batang"/>
                <w:noProof/>
              </w:rPr>
              <w:t>1</w:t>
            </w:r>
          </w:p>
        </w:tc>
        <w:tc>
          <w:tcPr>
            <w:tcW w:w="4536" w:type="dxa"/>
            <w:shd w:val="clear" w:color="auto" w:fill="auto"/>
          </w:tcPr>
          <w:p w14:paraId="180E6B3F" w14:textId="3D3EBB4A" w:rsidR="00B35EEF" w:rsidRPr="00331C3F" w:rsidRDefault="00B35EEF" w:rsidP="005C2C6F">
            <w:pPr>
              <w:rPr>
                <w:noProof/>
              </w:rPr>
            </w:pPr>
            <w:r w:rsidRPr="00331C3F">
              <w:rPr>
                <w:rFonts w:eastAsia="Batang"/>
                <w:noProof/>
              </w:rPr>
              <w:t xml:space="preserve">De </w:t>
            </w:r>
            <w:r>
              <w:rPr>
                <w:rFonts w:eastAsia="Batang"/>
                <w:noProof/>
              </w:rPr>
              <w:t>registratie</w:t>
            </w:r>
            <w:r w:rsidRPr="00331C3F">
              <w:rPr>
                <w:rFonts w:eastAsia="Batang"/>
                <w:noProof/>
              </w:rPr>
              <w:t xml:space="preserve"> of het informatiemodel waaruit de definitie is overgenomen dan wel een aanduiding die aangeeft uit welke bronnen de </w:t>
            </w:r>
            <w:r w:rsidR="001914AE">
              <w:rPr>
                <w:rFonts w:eastAsia="Batang"/>
                <w:noProof/>
              </w:rPr>
              <w:t>definitie</w:t>
            </w:r>
            <w:r w:rsidRPr="00331C3F">
              <w:rPr>
                <w:rFonts w:eastAsia="Batang"/>
                <w:noProof/>
              </w:rPr>
              <w:t xml:space="preserve"> is samengesteld</w:t>
            </w:r>
            <w:r w:rsidRPr="00331C3F">
              <w:rPr>
                <w:noProof/>
              </w:rPr>
              <w:t>.</w:t>
            </w:r>
          </w:p>
        </w:tc>
        <w:tc>
          <w:tcPr>
            <w:tcW w:w="1276" w:type="dxa"/>
          </w:tcPr>
          <w:p w14:paraId="7C350BAD" w14:textId="77777777" w:rsidR="00B35EEF" w:rsidRPr="006A25B7" w:rsidRDefault="00B35EEF" w:rsidP="005C2C6F">
            <w:pPr>
              <w:rPr>
                <w:i/>
                <w:noProof/>
                <w:sz w:val="16"/>
                <w:szCs w:val="16"/>
              </w:rPr>
            </w:pPr>
          </w:p>
        </w:tc>
        <w:tc>
          <w:tcPr>
            <w:tcW w:w="1276" w:type="dxa"/>
          </w:tcPr>
          <w:p w14:paraId="1A0DEA1B" w14:textId="77777777" w:rsidR="00B35EEF" w:rsidRPr="00331C3F" w:rsidRDefault="00B35EEF" w:rsidP="005C2C6F">
            <w:pPr>
              <w:rPr>
                <w:rFonts w:eastAsia="Batang"/>
                <w:noProof/>
              </w:rPr>
            </w:pPr>
            <w:r>
              <w:rPr>
                <w:i/>
                <w:noProof/>
                <w:sz w:val="16"/>
                <w:szCs w:val="16"/>
              </w:rPr>
              <w:t>Tagged value</w:t>
            </w:r>
          </w:p>
        </w:tc>
      </w:tr>
      <w:tr w:rsidR="00B35EEF" w:rsidRPr="00331C3F" w14:paraId="1C769169" w14:textId="77777777" w:rsidTr="005C2C6F">
        <w:trPr>
          <w:cantSplit/>
        </w:trPr>
        <w:tc>
          <w:tcPr>
            <w:tcW w:w="1843" w:type="dxa"/>
            <w:shd w:val="clear" w:color="auto" w:fill="auto"/>
          </w:tcPr>
          <w:p w14:paraId="3D979ACB" w14:textId="77777777" w:rsidR="00B35EEF" w:rsidRPr="00331C3F" w:rsidRDefault="00B35EEF" w:rsidP="005C2C6F">
            <w:pPr>
              <w:rPr>
                <w:b/>
                <w:noProof/>
                <w:sz w:val="16"/>
                <w:szCs w:val="16"/>
              </w:rPr>
            </w:pPr>
            <w:r w:rsidRPr="00331C3F">
              <w:rPr>
                <w:b/>
                <w:noProof/>
                <w:sz w:val="16"/>
                <w:szCs w:val="16"/>
              </w:rPr>
              <w:lastRenderedPageBreak/>
              <w:t xml:space="preserve">Datum opname </w:t>
            </w:r>
          </w:p>
        </w:tc>
        <w:tc>
          <w:tcPr>
            <w:tcW w:w="992" w:type="dxa"/>
          </w:tcPr>
          <w:p w14:paraId="7C1A4478" w14:textId="77777777" w:rsidR="00B35EEF" w:rsidRPr="00331C3F" w:rsidRDefault="00B35EEF" w:rsidP="005C2C6F">
            <w:pPr>
              <w:rPr>
                <w:noProof/>
              </w:rPr>
            </w:pPr>
            <w:r>
              <w:rPr>
                <w:noProof/>
              </w:rPr>
              <w:t>1</w:t>
            </w:r>
          </w:p>
        </w:tc>
        <w:tc>
          <w:tcPr>
            <w:tcW w:w="4536" w:type="dxa"/>
            <w:shd w:val="clear" w:color="auto" w:fill="auto"/>
          </w:tcPr>
          <w:p w14:paraId="16C1B0EC" w14:textId="77777777" w:rsidR="00B35EEF" w:rsidRPr="00331C3F" w:rsidRDefault="00B35EEF" w:rsidP="005C2C6F">
            <w:pPr>
              <w:rPr>
                <w:noProof/>
              </w:rPr>
            </w:pPr>
            <w:r w:rsidRPr="00331C3F">
              <w:rPr>
                <w:noProof/>
              </w:rPr>
              <w:t>De datum waarop de relatiesoort is opgenomen in het informatiemodel.</w:t>
            </w:r>
          </w:p>
        </w:tc>
        <w:tc>
          <w:tcPr>
            <w:tcW w:w="1276" w:type="dxa"/>
          </w:tcPr>
          <w:p w14:paraId="1FAD14FE" w14:textId="77777777" w:rsidR="00B35EEF" w:rsidRPr="006A25B7" w:rsidRDefault="00B35EEF" w:rsidP="005C2C6F">
            <w:pPr>
              <w:rPr>
                <w:i/>
                <w:noProof/>
                <w:sz w:val="16"/>
                <w:szCs w:val="16"/>
              </w:rPr>
            </w:pPr>
          </w:p>
        </w:tc>
        <w:tc>
          <w:tcPr>
            <w:tcW w:w="1276" w:type="dxa"/>
          </w:tcPr>
          <w:p w14:paraId="4E0B2425" w14:textId="77777777" w:rsidR="00B35EEF" w:rsidRPr="00331C3F" w:rsidRDefault="00B35EEF" w:rsidP="005C2C6F">
            <w:pPr>
              <w:rPr>
                <w:noProof/>
              </w:rPr>
            </w:pPr>
            <w:r>
              <w:rPr>
                <w:i/>
                <w:noProof/>
                <w:sz w:val="16"/>
                <w:szCs w:val="16"/>
              </w:rPr>
              <w:t>Tagged value</w:t>
            </w:r>
          </w:p>
        </w:tc>
      </w:tr>
      <w:tr w:rsidR="00B35EEF" w:rsidRPr="00331C3F" w14:paraId="6873F1F5" w14:textId="77777777" w:rsidTr="005C2C6F">
        <w:trPr>
          <w:cantSplit/>
        </w:trPr>
        <w:tc>
          <w:tcPr>
            <w:tcW w:w="1843" w:type="dxa"/>
            <w:shd w:val="clear" w:color="auto" w:fill="auto"/>
          </w:tcPr>
          <w:p w14:paraId="0BB52730" w14:textId="77777777" w:rsidR="00B35EEF" w:rsidRPr="00331C3F" w:rsidRDefault="00B35EEF" w:rsidP="005C2C6F">
            <w:pPr>
              <w:rPr>
                <w:b/>
                <w:noProof/>
                <w:sz w:val="16"/>
                <w:szCs w:val="16"/>
              </w:rPr>
            </w:pPr>
            <w:r w:rsidRPr="00331C3F">
              <w:rPr>
                <w:b/>
                <w:noProof/>
                <w:sz w:val="16"/>
                <w:szCs w:val="16"/>
              </w:rPr>
              <w:t>Indicatie materiële historie</w:t>
            </w:r>
            <w:r>
              <w:rPr>
                <w:rStyle w:val="Voetnootmarkering"/>
                <w:rFonts w:ascii="Brush Script MT" w:eastAsia="Batang" w:hAnsi="Brush Script MT"/>
                <w:b/>
                <w:sz w:val="16"/>
                <w:szCs w:val="16"/>
              </w:rPr>
              <w:t>√</w:t>
            </w:r>
          </w:p>
        </w:tc>
        <w:tc>
          <w:tcPr>
            <w:tcW w:w="992" w:type="dxa"/>
          </w:tcPr>
          <w:p w14:paraId="3FAD1F33" w14:textId="77777777" w:rsidR="00B35EEF" w:rsidRPr="00331C3F" w:rsidRDefault="00B35EEF" w:rsidP="005C2C6F">
            <w:pPr>
              <w:rPr>
                <w:noProof/>
              </w:rPr>
            </w:pPr>
            <w:r>
              <w:rPr>
                <w:noProof/>
              </w:rPr>
              <w:t>1</w:t>
            </w:r>
          </w:p>
        </w:tc>
        <w:tc>
          <w:tcPr>
            <w:tcW w:w="4536" w:type="dxa"/>
            <w:shd w:val="clear" w:color="auto" w:fill="auto"/>
          </w:tcPr>
          <w:p w14:paraId="6F92BB4B" w14:textId="77777777" w:rsidR="00B35EEF" w:rsidRPr="00331C3F" w:rsidRDefault="00B35EEF" w:rsidP="005C2C6F">
            <w:pPr>
              <w:rPr>
                <w:noProof/>
              </w:rPr>
            </w:pPr>
            <w:r w:rsidRPr="00331C3F">
              <w:rPr>
                <w:noProof/>
              </w:rPr>
              <w:t>Indicatie of de materiële historie van de relatiesoort te bevragen is. Materiële historie geeft aan wanneer een verandering is opgetreden in de werkelijkheid die heeft geleid tot verandering van de relatie.</w:t>
            </w:r>
          </w:p>
        </w:tc>
        <w:tc>
          <w:tcPr>
            <w:tcW w:w="1276" w:type="dxa"/>
          </w:tcPr>
          <w:p w14:paraId="6B282F4B" w14:textId="77777777" w:rsidR="00B35EEF" w:rsidRPr="006A25B7" w:rsidRDefault="00B35EEF" w:rsidP="005C2C6F">
            <w:pPr>
              <w:rPr>
                <w:i/>
                <w:noProof/>
                <w:sz w:val="16"/>
                <w:szCs w:val="16"/>
              </w:rPr>
            </w:pPr>
          </w:p>
        </w:tc>
        <w:tc>
          <w:tcPr>
            <w:tcW w:w="1276" w:type="dxa"/>
          </w:tcPr>
          <w:p w14:paraId="7FAB449B" w14:textId="77777777" w:rsidR="00B35EEF" w:rsidRPr="00331C3F" w:rsidRDefault="00B35EEF" w:rsidP="005C2C6F">
            <w:pPr>
              <w:rPr>
                <w:noProof/>
              </w:rPr>
            </w:pPr>
            <w:r>
              <w:rPr>
                <w:i/>
                <w:noProof/>
                <w:sz w:val="16"/>
                <w:szCs w:val="16"/>
              </w:rPr>
              <w:t>Tagged value</w:t>
            </w:r>
          </w:p>
        </w:tc>
      </w:tr>
      <w:tr w:rsidR="00B35EEF" w:rsidRPr="00331C3F" w14:paraId="451F8D0D" w14:textId="77777777" w:rsidTr="005C2C6F">
        <w:trPr>
          <w:cantSplit/>
        </w:trPr>
        <w:tc>
          <w:tcPr>
            <w:tcW w:w="1843" w:type="dxa"/>
            <w:shd w:val="clear" w:color="auto" w:fill="auto"/>
          </w:tcPr>
          <w:p w14:paraId="43162363" w14:textId="77777777" w:rsidR="00B35EEF" w:rsidRPr="00331C3F" w:rsidRDefault="00B35EEF" w:rsidP="005C2C6F">
            <w:pPr>
              <w:rPr>
                <w:b/>
                <w:noProof/>
                <w:sz w:val="16"/>
                <w:szCs w:val="16"/>
              </w:rPr>
            </w:pPr>
            <w:r w:rsidRPr="00331C3F">
              <w:rPr>
                <w:b/>
                <w:noProof/>
                <w:sz w:val="16"/>
                <w:szCs w:val="16"/>
              </w:rPr>
              <w:t>Indicatie formele historie</w:t>
            </w:r>
            <w:r>
              <w:rPr>
                <w:rStyle w:val="Voetnootmarkering"/>
                <w:rFonts w:ascii="Brush Script MT" w:eastAsia="Batang" w:hAnsi="Brush Script MT"/>
                <w:b/>
                <w:sz w:val="16"/>
                <w:szCs w:val="16"/>
              </w:rPr>
              <w:t>√</w:t>
            </w:r>
          </w:p>
        </w:tc>
        <w:tc>
          <w:tcPr>
            <w:tcW w:w="992" w:type="dxa"/>
          </w:tcPr>
          <w:p w14:paraId="43586F92" w14:textId="77777777" w:rsidR="00B35EEF" w:rsidRPr="00331C3F" w:rsidRDefault="00B35EEF" w:rsidP="005C2C6F">
            <w:pPr>
              <w:rPr>
                <w:noProof/>
              </w:rPr>
            </w:pPr>
            <w:r>
              <w:rPr>
                <w:noProof/>
              </w:rPr>
              <w:t>1</w:t>
            </w:r>
          </w:p>
        </w:tc>
        <w:tc>
          <w:tcPr>
            <w:tcW w:w="4536" w:type="dxa"/>
            <w:shd w:val="clear" w:color="auto" w:fill="auto"/>
          </w:tcPr>
          <w:p w14:paraId="32BD0F61" w14:textId="77777777" w:rsidR="00B35EEF" w:rsidRPr="00331C3F" w:rsidRDefault="00B35EEF" w:rsidP="005C2C6F">
            <w:pPr>
              <w:rPr>
                <w:noProof/>
              </w:rPr>
            </w:pPr>
            <w:r w:rsidRPr="00331C3F">
              <w:rPr>
                <w:noProof/>
              </w:rPr>
              <w:t>Indicatie of de formele historie van de relatiesoort te bevragen is. Formele historie geeft aan wanneer in de administratie een verandering is verwerkt van de relatie (wanneer was de verandering bekend en is deze verwerkt).</w:t>
            </w:r>
          </w:p>
        </w:tc>
        <w:tc>
          <w:tcPr>
            <w:tcW w:w="1276" w:type="dxa"/>
          </w:tcPr>
          <w:p w14:paraId="1A03BFD4" w14:textId="77777777" w:rsidR="00B35EEF" w:rsidRPr="006A25B7" w:rsidRDefault="00B35EEF" w:rsidP="005C2C6F">
            <w:pPr>
              <w:rPr>
                <w:i/>
                <w:noProof/>
                <w:sz w:val="16"/>
                <w:szCs w:val="16"/>
              </w:rPr>
            </w:pPr>
          </w:p>
        </w:tc>
        <w:tc>
          <w:tcPr>
            <w:tcW w:w="1276" w:type="dxa"/>
          </w:tcPr>
          <w:p w14:paraId="1CE2D55A" w14:textId="77777777" w:rsidR="00B35EEF" w:rsidRPr="00331C3F" w:rsidRDefault="00B35EEF" w:rsidP="005C2C6F">
            <w:pPr>
              <w:rPr>
                <w:noProof/>
              </w:rPr>
            </w:pPr>
            <w:r w:rsidRPr="006A25B7">
              <w:rPr>
                <w:i/>
                <w:noProof/>
                <w:sz w:val="16"/>
                <w:szCs w:val="16"/>
              </w:rPr>
              <w:t>Ta</w:t>
            </w:r>
            <w:r>
              <w:rPr>
                <w:i/>
                <w:noProof/>
                <w:sz w:val="16"/>
                <w:szCs w:val="16"/>
              </w:rPr>
              <w:t>gged value</w:t>
            </w:r>
          </w:p>
        </w:tc>
      </w:tr>
      <w:tr w:rsidR="00B35EEF" w:rsidRPr="00331C3F" w14:paraId="1C42AD0D" w14:textId="77777777" w:rsidTr="005C2C6F">
        <w:trPr>
          <w:cantSplit/>
        </w:trPr>
        <w:tc>
          <w:tcPr>
            <w:tcW w:w="1843" w:type="dxa"/>
            <w:shd w:val="clear" w:color="auto" w:fill="auto"/>
          </w:tcPr>
          <w:p w14:paraId="6672FDC4" w14:textId="77777777" w:rsidR="00B35EEF" w:rsidRPr="00331C3F" w:rsidRDefault="00B35EEF" w:rsidP="005C2C6F">
            <w:pPr>
              <w:rPr>
                <w:b/>
                <w:noProof/>
                <w:sz w:val="16"/>
                <w:szCs w:val="16"/>
              </w:rPr>
            </w:pPr>
            <w:r>
              <w:rPr>
                <w:b/>
                <w:noProof/>
                <w:sz w:val="16"/>
                <w:szCs w:val="16"/>
              </w:rPr>
              <w:t>A</w:t>
            </w:r>
            <w:r w:rsidRPr="00331C3F">
              <w:rPr>
                <w:b/>
                <w:noProof/>
                <w:sz w:val="16"/>
                <w:szCs w:val="16"/>
              </w:rPr>
              <w:t>uthentiek</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p>
        </w:tc>
        <w:tc>
          <w:tcPr>
            <w:tcW w:w="992" w:type="dxa"/>
          </w:tcPr>
          <w:p w14:paraId="647E446F" w14:textId="77777777" w:rsidR="00B35EEF" w:rsidRPr="00331C3F" w:rsidRDefault="00B35EEF" w:rsidP="005C2C6F">
            <w:pPr>
              <w:rPr>
                <w:noProof/>
              </w:rPr>
            </w:pPr>
            <w:r>
              <w:rPr>
                <w:noProof/>
              </w:rPr>
              <w:t>1</w:t>
            </w:r>
          </w:p>
        </w:tc>
        <w:tc>
          <w:tcPr>
            <w:tcW w:w="4536" w:type="dxa"/>
            <w:shd w:val="clear" w:color="auto" w:fill="auto"/>
          </w:tcPr>
          <w:p w14:paraId="5B14364E" w14:textId="77777777" w:rsidR="00B35EEF" w:rsidRPr="00331C3F" w:rsidRDefault="00B35EEF" w:rsidP="005C2C6F">
            <w:pPr>
              <w:rPr>
                <w:noProof/>
              </w:rPr>
            </w:pPr>
            <w:r w:rsidRPr="00331C3F">
              <w:rPr>
                <w:noProof/>
              </w:rPr>
              <w:t>Aanduiding of de attribuutsoort waarvan de relatiesoort is afgeleid, een authentiek gegeven (attribuutsoort) betreft.</w:t>
            </w:r>
          </w:p>
        </w:tc>
        <w:tc>
          <w:tcPr>
            <w:tcW w:w="1276" w:type="dxa"/>
          </w:tcPr>
          <w:p w14:paraId="31744253" w14:textId="77777777" w:rsidR="00B35EEF" w:rsidRPr="006A25B7" w:rsidRDefault="00B35EEF" w:rsidP="005C2C6F">
            <w:pPr>
              <w:rPr>
                <w:i/>
                <w:noProof/>
                <w:sz w:val="16"/>
                <w:szCs w:val="16"/>
              </w:rPr>
            </w:pPr>
          </w:p>
        </w:tc>
        <w:tc>
          <w:tcPr>
            <w:tcW w:w="1276" w:type="dxa"/>
          </w:tcPr>
          <w:p w14:paraId="54214AE2" w14:textId="77777777" w:rsidR="00B35EEF" w:rsidRPr="00331C3F" w:rsidRDefault="00B35EEF" w:rsidP="005C2C6F">
            <w:pPr>
              <w:rPr>
                <w:noProof/>
              </w:rPr>
            </w:pPr>
            <w:r>
              <w:rPr>
                <w:i/>
                <w:noProof/>
                <w:sz w:val="16"/>
                <w:szCs w:val="16"/>
              </w:rPr>
              <w:t>Tagged value</w:t>
            </w:r>
          </w:p>
        </w:tc>
      </w:tr>
      <w:tr w:rsidR="00B35EEF" w:rsidRPr="00A22E3A" w14:paraId="2B48482B" w14:textId="77777777" w:rsidTr="005C2C6F">
        <w:trPr>
          <w:cantSplit/>
        </w:trPr>
        <w:tc>
          <w:tcPr>
            <w:tcW w:w="1843" w:type="dxa"/>
            <w:shd w:val="clear" w:color="auto" w:fill="auto"/>
          </w:tcPr>
          <w:p w14:paraId="44F5833F" w14:textId="77777777" w:rsidR="00B35EEF" w:rsidRDefault="00B35EEF" w:rsidP="005C2C6F">
            <w:pPr>
              <w:rPr>
                <w:b/>
                <w:noProof/>
                <w:sz w:val="16"/>
                <w:szCs w:val="16"/>
              </w:rPr>
            </w:pPr>
            <w:r>
              <w:rPr>
                <w:b/>
                <w:noProof/>
                <w:sz w:val="16"/>
                <w:szCs w:val="16"/>
              </w:rPr>
              <w:t>Indicatie afleidbaar</w:t>
            </w:r>
          </w:p>
        </w:tc>
        <w:tc>
          <w:tcPr>
            <w:tcW w:w="992" w:type="dxa"/>
          </w:tcPr>
          <w:p w14:paraId="19B8D238" w14:textId="77777777" w:rsidR="00B35EEF" w:rsidRDefault="00B35EEF" w:rsidP="005C2C6F">
            <w:pPr>
              <w:rPr>
                <w:noProof/>
              </w:rPr>
            </w:pPr>
            <w:r>
              <w:rPr>
                <w:noProof/>
              </w:rPr>
              <w:t>1</w:t>
            </w:r>
          </w:p>
        </w:tc>
        <w:tc>
          <w:tcPr>
            <w:tcW w:w="4536" w:type="dxa"/>
            <w:shd w:val="clear" w:color="auto" w:fill="auto"/>
          </w:tcPr>
          <w:p w14:paraId="62656903" w14:textId="77777777" w:rsidR="00B35EEF" w:rsidRPr="00331C3F" w:rsidRDefault="00B35EEF" w:rsidP="005C2C6F">
            <w:pPr>
              <w:rPr>
                <w:noProof/>
              </w:rPr>
            </w:pPr>
            <w:r>
              <w:t>Aanduiding dat gegeven afleidbaar is uit andere attribuut- en/of relatiesoorten.</w:t>
            </w:r>
          </w:p>
        </w:tc>
        <w:tc>
          <w:tcPr>
            <w:tcW w:w="1276" w:type="dxa"/>
          </w:tcPr>
          <w:p w14:paraId="677A7A8B" w14:textId="77777777" w:rsidR="00B35EEF" w:rsidRPr="00A22E3A" w:rsidRDefault="00B35EEF" w:rsidP="005C2C6F">
            <w:pPr>
              <w:rPr>
                <w:i/>
                <w:noProof/>
                <w:sz w:val="16"/>
                <w:szCs w:val="16"/>
                <w:lang w:val="en-US"/>
              </w:rPr>
            </w:pPr>
            <w:r w:rsidRPr="00A22E3A">
              <w:rPr>
                <w:i/>
                <w:noProof/>
                <w:sz w:val="16"/>
                <w:szCs w:val="16"/>
                <w:lang w:val="en-US"/>
              </w:rPr>
              <w:t>isDerived bij UML metaclass Assocation</w:t>
            </w:r>
          </w:p>
        </w:tc>
        <w:tc>
          <w:tcPr>
            <w:tcW w:w="1276" w:type="dxa"/>
          </w:tcPr>
          <w:p w14:paraId="60BC1A42" w14:textId="77777777" w:rsidR="00B35EEF" w:rsidRPr="00A22E3A" w:rsidRDefault="00B35EEF" w:rsidP="005C2C6F">
            <w:pPr>
              <w:rPr>
                <w:i/>
                <w:noProof/>
                <w:sz w:val="16"/>
                <w:szCs w:val="16"/>
                <w:lang w:val="en-US"/>
              </w:rPr>
            </w:pPr>
            <w:r>
              <w:rPr>
                <w:i/>
                <w:noProof/>
                <w:sz w:val="16"/>
                <w:szCs w:val="16"/>
                <w:lang w:val="en-US"/>
              </w:rPr>
              <w:t>isDerived</w:t>
            </w:r>
          </w:p>
        </w:tc>
      </w:tr>
      <w:tr w:rsidR="00B35EEF" w:rsidRPr="00331C3F" w14:paraId="31A675DB" w14:textId="77777777" w:rsidTr="005C2C6F">
        <w:trPr>
          <w:cantSplit/>
        </w:trPr>
        <w:tc>
          <w:tcPr>
            <w:tcW w:w="1843" w:type="dxa"/>
            <w:shd w:val="clear" w:color="auto" w:fill="auto"/>
          </w:tcPr>
          <w:p w14:paraId="0F056C92" w14:textId="77777777" w:rsidR="00B35EEF" w:rsidRPr="00331C3F" w:rsidRDefault="00B35EEF" w:rsidP="005C2C6F">
            <w:pPr>
              <w:rPr>
                <w:b/>
                <w:noProof/>
                <w:sz w:val="16"/>
                <w:szCs w:val="16"/>
              </w:rPr>
            </w:pPr>
            <w:r w:rsidRPr="00331C3F">
              <w:rPr>
                <w:b/>
                <w:noProof/>
                <w:sz w:val="16"/>
                <w:szCs w:val="16"/>
              </w:rPr>
              <w:t>Toelichting</w:t>
            </w:r>
            <w:r>
              <w:rPr>
                <w:rStyle w:val="Voetnootmarkering"/>
                <w:rFonts w:ascii="Brush Script MT" w:eastAsia="Batang" w:hAnsi="Brush Script MT"/>
                <w:b/>
                <w:sz w:val="16"/>
                <w:szCs w:val="16"/>
              </w:rPr>
              <w:t>√ *</w:t>
            </w:r>
            <w:r w:rsidRPr="004866E1">
              <w:rPr>
                <w:rFonts w:eastAsia="Batang"/>
                <w:b/>
                <w:sz w:val="16"/>
                <w:szCs w:val="16"/>
              </w:rPr>
              <w:t xml:space="preserve"> </w:t>
            </w:r>
            <w:r w:rsidRPr="00331C3F">
              <w:rPr>
                <w:b/>
                <w:noProof/>
                <w:sz w:val="16"/>
                <w:szCs w:val="16"/>
              </w:rPr>
              <w:t xml:space="preserve"> </w:t>
            </w:r>
          </w:p>
        </w:tc>
        <w:tc>
          <w:tcPr>
            <w:tcW w:w="992" w:type="dxa"/>
          </w:tcPr>
          <w:p w14:paraId="5E22D36F" w14:textId="61B5C514" w:rsidR="00B35EEF" w:rsidRPr="00331C3F" w:rsidRDefault="00F43934" w:rsidP="00C07D79">
            <w:pPr>
              <w:rPr>
                <w:rFonts w:eastAsia="Batang"/>
              </w:rPr>
            </w:pPr>
            <w:r>
              <w:rPr>
                <w:noProof/>
              </w:rPr>
              <w:t>0..1</w:t>
            </w:r>
          </w:p>
        </w:tc>
        <w:tc>
          <w:tcPr>
            <w:tcW w:w="4536" w:type="dxa"/>
            <w:shd w:val="clear" w:color="auto" w:fill="auto"/>
          </w:tcPr>
          <w:p w14:paraId="79164494" w14:textId="77777777" w:rsidR="00B35EEF" w:rsidRPr="00331C3F" w:rsidRDefault="00B35EEF" w:rsidP="005C2C6F">
            <w:pPr>
              <w:rPr>
                <w:noProof/>
              </w:rPr>
            </w:pPr>
            <w:r w:rsidRPr="00331C3F">
              <w:rPr>
                <w:rFonts w:eastAsia="Batang"/>
              </w:rPr>
              <w:t>Een inhoudelijke toelichting op de</w:t>
            </w:r>
            <w:r w:rsidRPr="00331C3F">
              <w:rPr>
                <w:noProof/>
              </w:rPr>
              <w:t xml:space="preserve"> relatiesoort.</w:t>
            </w:r>
          </w:p>
        </w:tc>
        <w:tc>
          <w:tcPr>
            <w:tcW w:w="1276" w:type="dxa"/>
          </w:tcPr>
          <w:p w14:paraId="6651DA40" w14:textId="77777777" w:rsidR="00B35EEF" w:rsidRPr="006A25B7" w:rsidRDefault="00B35EEF" w:rsidP="005C2C6F">
            <w:pPr>
              <w:rPr>
                <w:i/>
                <w:noProof/>
                <w:sz w:val="16"/>
                <w:szCs w:val="16"/>
              </w:rPr>
            </w:pPr>
          </w:p>
        </w:tc>
        <w:tc>
          <w:tcPr>
            <w:tcW w:w="1276" w:type="dxa"/>
          </w:tcPr>
          <w:p w14:paraId="6D2EA615" w14:textId="77777777" w:rsidR="00B35EEF" w:rsidRPr="00331C3F" w:rsidRDefault="00B35EEF" w:rsidP="005C2C6F">
            <w:pPr>
              <w:rPr>
                <w:rFonts w:eastAsia="Batang"/>
              </w:rPr>
            </w:pPr>
            <w:r>
              <w:rPr>
                <w:i/>
                <w:noProof/>
                <w:sz w:val="16"/>
                <w:szCs w:val="16"/>
              </w:rPr>
              <w:t>Tagged value</w:t>
            </w:r>
          </w:p>
        </w:tc>
      </w:tr>
      <w:tr w:rsidR="00B35EEF" w:rsidRPr="00331C3F" w14:paraId="271DB2ED" w14:textId="77777777" w:rsidTr="005C2C6F">
        <w:trPr>
          <w:cantSplit/>
        </w:trPr>
        <w:tc>
          <w:tcPr>
            <w:tcW w:w="1843" w:type="dxa"/>
            <w:shd w:val="clear" w:color="auto" w:fill="auto"/>
          </w:tcPr>
          <w:p w14:paraId="5A0420B5" w14:textId="77777777" w:rsidR="00B35EEF" w:rsidRPr="00A46B67" w:rsidRDefault="00B35EEF" w:rsidP="005C2C6F">
            <w:pPr>
              <w:rPr>
                <w:b/>
                <w:noProof/>
                <w:sz w:val="16"/>
                <w:szCs w:val="16"/>
              </w:rPr>
            </w:pPr>
            <w:r w:rsidRPr="00A46B67">
              <w:rPr>
                <w:b/>
                <w:noProof/>
                <w:sz w:val="16"/>
                <w:szCs w:val="16"/>
              </w:rPr>
              <w:t>Mogelijk geen waarde</w:t>
            </w:r>
          </w:p>
        </w:tc>
        <w:tc>
          <w:tcPr>
            <w:tcW w:w="992" w:type="dxa"/>
          </w:tcPr>
          <w:p w14:paraId="6B67AAE6" w14:textId="77777777" w:rsidR="00B35EEF" w:rsidRPr="00A46B67" w:rsidRDefault="00B35EEF" w:rsidP="005C2C6F">
            <w:pPr>
              <w:rPr>
                <w:noProof/>
              </w:rPr>
            </w:pPr>
            <w:r w:rsidRPr="00A46B67">
              <w:rPr>
                <w:noProof/>
              </w:rPr>
              <w:t>1</w:t>
            </w:r>
          </w:p>
        </w:tc>
        <w:tc>
          <w:tcPr>
            <w:tcW w:w="4536" w:type="dxa"/>
            <w:shd w:val="clear" w:color="auto" w:fill="auto"/>
          </w:tcPr>
          <w:p w14:paraId="03143005" w14:textId="77777777" w:rsidR="00B35EEF" w:rsidRPr="00A46B67" w:rsidRDefault="00B35EEF" w:rsidP="005C2C6F">
            <w:pPr>
              <w:rPr>
                <w:rFonts w:eastAsia="Batang"/>
              </w:rPr>
            </w:pPr>
            <w:r w:rsidRPr="00A46B67">
              <w:t>Aanduiding dat relatiesoort geen waarde met betekenis kan bevatten.</w:t>
            </w:r>
          </w:p>
        </w:tc>
        <w:tc>
          <w:tcPr>
            <w:tcW w:w="1276" w:type="dxa"/>
          </w:tcPr>
          <w:p w14:paraId="3882EA09" w14:textId="77777777" w:rsidR="00B35EEF" w:rsidRPr="006A25B7" w:rsidRDefault="00B35EEF" w:rsidP="005C2C6F">
            <w:pPr>
              <w:rPr>
                <w:i/>
                <w:noProof/>
                <w:sz w:val="16"/>
                <w:szCs w:val="16"/>
              </w:rPr>
            </w:pPr>
          </w:p>
        </w:tc>
        <w:tc>
          <w:tcPr>
            <w:tcW w:w="1276" w:type="dxa"/>
          </w:tcPr>
          <w:p w14:paraId="11593A49" w14:textId="77777777" w:rsidR="00B35EEF" w:rsidRPr="006A25B7" w:rsidRDefault="00B35EEF" w:rsidP="005C2C6F">
            <w:pPr>
              <w:rPr>
                <w:i/>
                <w:noProof/>
                <w:sz w:val="16"/>
                <w:szCs w:val="16"/>
              </w:rPr>
            </w:pPr>
            <w:r>
              <w:rPr>
                <w:i/>
                <w:noProof/>
                <w:sz w:val="16"/>
                <w:szCs w:val="16"/>
              </w:rPr>
              <w:t>Tagged value</w:t>
            </w:r>
          </w:p>
        </w:tc>
      </w:tr>
    </w:tbl>
    <w:p w14:paraId="3965EE9D" w14:textId="2953BDB7" w:rsidR="00B35EEF" w:rsidRDefault="00C07D79" w:rsidP="00B35EEF">
      <w:pPr>
        <w:pStyle w:val="Kop3"/>
      </w:pPr>
      <w:r>
        <w:br/>
      </w:r>
    </w:p>
    <w:p w14:paraId="167FBF93" w14:textId="53A4331F" w:rsidR="00B35EEF" w:rsidRPr="000D7F1B" w:rsidRDefault="00C07D79" w:rsidP="000D7F1B">
      <w:pPr>
        <w:contextualSpacing w:val="0"/>
        <w:rPr>
          <w:b/>
        </w:rPr>
      </w:pPr>
      <w:r>
        <w:rPr>
          <w:b/>
          <w:color w:val="003359" w:themeColor="text2"/>
        </w:rPr>
        <w:t>S</w:t>
      </w:r>
      <w:r w:rsidR="00B35EEF" w:rsidRPr="000D7F1B">
        <w:rPr>
          <w:b/>
        </w:rPr>
        <w:t>pecificatie voor «Relatie</w:t>
      </w:r>
      <w:r w:rsidR="001A351A">
        <w:rPr>
          <w:b/>
        </w:rPr>
        <w:t>rol</w:t>
      </w:r>
      <w:r w:rsidR="00B35EEF" w:rsidRPr="000D7F1B">
        <w:rPr>
          <w:b/>
        </w:rPr>
        <w:t>»</w:t>
      </w:r>
    </w:p>
    <w:p w14:paraId="3DE52945" w14:textId="1306CEA1" w:rsidR="00B35EEF" w:rsidRPr="00576015" w:rsidRDefault="005515B5" w:rsidP="00B35EEF">
      <w:pPr>
        <w:rPr>
          <w:lang w:eastAsia="en-US"/>
        </w:rPr>
      </w:pPr>
      <w:r w:rsidRPr="00CF2EB8">
        <w:t xml:space="preserve">Voor </w:t>
      </w:r>
      <w:r w:rsidR="00B35EEF">
        <w:rPr>
          <w:rFonts w:eastAsia="Batang"/>
        </w:rPr>
        <w:t>relatie</w:t>
      </w:r>
      <w:r>
        <w:rPr>
          <w:rFonts w:eastAsia="Batang"/>
        </w:rPr>
        <w:t xml:space="preserve">rollen </w:t>
      </w:r>
      <w:r w:rsidR="00B35EEF" w:rsidRPr="004866E1">
        <w:rPr>
          <w:rFonts w:eastAsia="Batang"/>
        </w:rPr>
        <w:t>worden naar de volgende aspecten gespecificeerd</w:t>
      </w:r>
      <w:r w:rsidR="00B35EEF">
        <w:rPr>
          <w:rFonts w:eastAsia="Batang"/>
        </w:rPr>
        <w:t xml:space="preserve">. </w:t>
      </w:r>
    </w:p>
    <w:tbl>
      <w:tblPr>
        <w:tblW w:w="10062" w:type="dxa"/>
        <w:tblLayout w:type="fixed"/>
        <w:tblCellMar>
          <w:top w:w="113" w:type="dxa"/>
        </w:tblCellMar>
        <w:tblLook w:val="0000" w:firstRow="0" w:lastRow="0" w:firstColumn="0" w:lastColumn="0" w:noHBand="0" w:noVBand="0"/>
      </w:tblPr>
      <w:tblGrid>
        <w:gridCol w:w="2127"/>
        <w:gridCol w:w="992"/>
        <w:gridCol w:w="4392"/>
        <w:gridCol w:w="1701"/>
        <w:gridCol w:w="850"/>
      </w:tblGrid>
      <w:tr w:rsidR="00B35EEF" w:rsidRPr="00331C3F" w14:paraId="2CC2BC2D" w14:textId="77777777" w:rsidTr="005C2C6F">
        <w:trPr>
          <w:cantSplit/>
          <w:tblHeader/>
        </w:trPr>
        <w:tc>
          <w:tcPr>
            <w:tcW w:w="2127" w:type="dxa"/>
            <w:shd w:val="clear" w:color="auto" w:fill="D9D9D9" w:themeFill="background1" w:themeFillShade="D9"/>
          </w:tcPr>
          <w:p w14:paraId="1B6CFEC1" w14:textId="77777777" w:rsidR="00B35EEF" w:rsidRPr="00331C3F" w:rsidRDefault="00B35EEF" w:rsidP="005C2C6F">
            <w:pPr>
              <w:rPr>
                <w:b/>
                <w:noProof/>
                <w:sz w:val="16"/>
                <w:szCs w:val="16"/>
              </w:rPr>
            </w:pPr>
            <w:r>
              <w:rPr>
                <w:rFonts w:eastAsia="Batang"/>
                <w:b/>
                <w:sz w:val="16"/>
                <w:szCs w:val="16"/>
              </w:rPr>
              <w:t>Aspect</w:t>
            </w:r>
          </w:p>
        </w:tc>
        <w:tc>
          <w:tcPr>
            <w:tcW w:w="992" w:type="dxa"/>
            <w:shd w:val="clear" w:color="auto" w:fill="D9D9D9" w:themeFill="background1" w:themeFillShade="D9"/>
          </w:tcPr>
          <w:p w14:paraId="3F75FEEA" w14:textId="77777777" w:rsidR="00B35EEF" w:rsidRDefault="00B35EEF" w:rsidP="005C2C6F">
            <w:pPr>
              <w:rPr>
                <w:rFonts w:eastAsia="Batang"/>
                <w:b/>
                <w:sz w:val="16"/>
                <w:szCs w:val="16"/>
              </w:rPr>
            </w:pPr>
            <w:r>
              <w:rPr>
                <w:rFonts w:eastAsia="Batang"/>
                <w:b/>
                <w:sz w:val="16"/>
                <w:szCs w:val="16"/>
              </w:rPr>
              <w:t>Kardi</w:t>
            </w:r>
          </w:p>
          <w:p w14:paraId="2CC137D1" w14:textId="77777777" w:rsidR="00B35EEF" w:rsidRPr="0019135A" w:rsidRDefault="00B35EEF" w:rsidP="005C2C6F">
            <w:pPr>
              <w:rPr>
                <w:rFonts w:eastAsia="Batang"/>
                <w:b/>
                <w:sz w:val="16"/>
                <w:szCs w:val="16"/>
              </w:rPr>
            </w:pPr>
            <w:r>
              <w:rPr>
                <w:rFonts w:eastAsia="Batang"/>
                <w:b/>
                <w:sz w:val="16"/>
                <w:szCs w:val="16"/>
              </w:rPr>
              <w:t>naliteit</w:t>
            </w:r>
          </w:p>
        </w:tc>
        <w:tc>
          <w:tcPr>
            <w:tcW w:w="4392" w:type="dxa"/>
            <w:shd w:val="clear" w:color="auto" w:fill="D9D9D9" w:themeFill="background1" w:themeFillShade="D9"/>
          </w:tcPr>
          <w:p w14:paraId="0B871A7B" w14:textId="77777777" w:rsidR="00B35EEF" w:rsidRPr="00331C3F" w:rsidRDefault="00B35EEF" w:rsidP="005C2C6F">
            <w:pPr>
              <w:rPr>
                <w:noProof/>
              </w:rPr>
            </w:pPr>
            <w:r w:rsidRPr="0019135A">
              <w:rPr>
                <w:rFonts w:eastAsia="Batang"/>
                <w:b/>
                <w:sz w:val="16"/>
                <w:szCs w:val="16"/>
              </w:rPr>
              <w:t>Toelichting</w:t>
            </w:r>
          </w:p>
        </w:tc>
        <w:tc>
          <w:tcPr>
            <w:tcW w:w="1701" w:type="dxa"/>
            <w:shd w:val="clear" w:color="auto" w:fill="D9D9D9" w:themeFill="background1" w:themeFillShade="D9"/>
          </w:tcPr>
          <w:p w14:paraId="590F9415" w14:textId="77777777" w:rsidR="00B35EEF" w:rsidRDefault="00B35EEF" w:rsidP="005C2C6F">
            <w:pPr>
              <w:ind w:left="31" w:right="462" w:hanging="142"/>
              <w:rPr>
                <w:rFonts w:eastAsia="Batang"/>
                <w:b/>
                <w:sz w:val="16"/>
                <w:szCs w:val="16"/>
              </w:rPr>
            </w:pPr>
            <w:r>
              <w:rPr>
                <w:rFonts w:eastAsia="Batang"/>
                <w:b/>
                <w:sz w:val="16"/>
                <w:szCs w:val="16"/>
              </w:rPr>
              <w:t>In UML 2.5</w:t>
            </w:r>
          </w:p>
        </w:tc>
        <w:tc>
          <w:tcPr>
            <w:tcW w:w="850" w:type="dxa"/>
            <w:shd w:val="clear" w:color="auto" w:fill="D9D9D9" w:themeFill="background1" w:themeFillShade="D9"/>
          </w:tcPr>
          <w:p w14:paraId="45B0DAB2" w14:textId="77777777" w:rsidR="00B35EEF" w:rsidRPr="0019135A" w:rsidRDefault="00B35EEF" w:rsidP="005C2C6F">
            <w:pPr>
              <w:rPr>
                <w:rFonts w:eastAsia="Batang"/>
                <w:b/>
                <w:sz w:val="16"/>
                <w:szCs w:val="16"/>
              </w:rPr>
            </w:pPr>
            <w:r>
              <w:rPr>
                <w:rFonts w:eastAsia="Batang"/>
                <w:b/>
                <w:sz w:val="16"/>
                <w:szCs w:val="16"/>
              </w:rPr>
              <w:t>In EA</w:t>
            </w:r>
          </w:p>
        </w:tc>
      </w:tr>
      <w:tr w:rsidR="00B35EEF" w:rsidRPr="00331C3F" w14:paraId="76BDA469" w14:textId="77777777" w:rsidTr="00CF2EB8">
        <w:trPr>
          <w:cantSplit/>
          <w:trHeight w:val="1025"/>
        </w:trPr>
        <w:tc>
          <w:tcPr>
            <w:tcW w:w="2127" w:type="dxa"/>
            <w:shd w:val="clear" w:color="auto" w:fill="auto"/>
          </w:tcPr>
          <w:p w14:paraId="45B9D833" w14:textId="77777777" w:rsidR="00B35EEF" w:rsidRPr="00331C3F" w:rsidRDefault="00B35EEF" w:rsidP="005C2C6F">
            <w:pPr>
              <w:rPr>
                <w:b/>
                <w:noProof/>
                <w:sz w:val="16"/>
                <w:szCs w:val="16"/>
              </w:rPr>
            </w:pPr>
            <w:r w:rsidRPr="00331C3F">
              <w:rPr>
                <w:b/>
                <w:noProof/>
                <w:sz w:val="16"/>
                <w:szCs w:val="16"/>
              </w:rPr>
              <w:t>Naam</w:t>
            </w:r>
          </w:p>
        </w:tc>
        <w:tc>
          <w:tcPr>
            <w:tcW w:w="992" w:type="dxa"/>
          </w:tcPr>
          <w:p w14:paraId="05A7EBCE" w14:textId="77777777" w:rsidR="00B35EEF" w:rsidRPr="00331C3F" w:rsidRDefault="00B35EEF" w:rsidP="005C2C6F">
            <w:pPr>
              <w:rPr>
                <w:noProof/>
              </w:rPr>
            </w:pPr>
            <w:r>
              <w:rPr>
                <w:noProof/>
              </w:rPr>
              <w:t xml:space="preserve">0..1 </w:t>
            </w:r>
          </w:p>
        </w:tc>
        <w:tc>
          <w:tcPr>
            <w:tcW w:w="4392" w:type="dxa"/>
            <w:shd w:val="clear" w:color="auto" w:fill="auto"/>
          </w:tcPr>
          <w:p w14:paraId="160DF80F" w14:textId="77777777" w:rsidR="00B35EEF" w:rsidRPr="00331C3F" w:rsidRDefault="00B35EEF" w:rsidP="005C2C6F">
            <w:pPr>
              <w:rPr>
                <w:noProof/>
              </w:rPr>
            </w:pPr>
            <w:r w:rsidRPr="00331C3F">
              <w:rPr>
                <w:noProof/>
              </w:rPr>
              <w:t xml:space="preserve">De naam van de relatiesoort. </w:t>
            </w:r>
          </w:p>
        </w:tc>
        <w:tc>
          <w:tcPr>
            <w:tcW w:w="1701" w:type="dxa"/>
          </w:tcPr>
          <w:p w14:paraId="30F21019" w14:textId="77777777" w:rsidR="00B35EEF" w:rsidRPr="00B465B3" w:rsidRDefault="00B35EEF" w:rsidP="005C2C6F">
            <w:pPr>
              <w:tabs>
                <w:tab w:val="left" w:pos="0"/>
              </w:tabs>
              <w:ind w:left="35" w:hanging="2"/>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850" w:type="dxa"/>
          </w:tcPr>
          <w:p w14:paraId="51604ED8" w14:textId="77777777" w:rsidR="00B35EEF" w:rsidRPr="00331C3F" w:rsidRDefault="00B35EEF" w:rsidP="005C2C6F">
            <w:pPr>
              <w:rPr>
                <w:noProof/>
              </w:rPr>
            </w:pPr>
            <w:r>
              <w:rPr>
                <w:i/>
                <w:noProof/>
                <w:color w:val="FF0000"/>
                <w:sz w:val="16"/>
                <w:szCs w:val="16"/>
              </w:rPr>
              <w:t xml:space="preserve">Name </w:t>
            </w:r>
          </w:p>
        </w:tc>
      </w:tr>
      <w:tr w:rsidR="00B35EEF" w:rsidRPr="00331C3F" w14:paraId="068B62E6" w14:textId="77777777" w:rsidTr="005C2C6F">
        <w:trPr>
          <w:cantSplit/>
          <w:trHeight w:val="1670"/>
        </w:trPr>
        <w:tc>
          <w:tcPr>
            <w:tcW w:w="2127" w:type="dxa"/>
            <w:shd w:val="clear" w:color="auto" w:fill="auto"/>
          </w:tcPr>
          <w:p w14:paraId="64593838" w14:textId="77777777" w:rsidR="00B35EEF" w:rsidRPr="00331C3F" w:rsidRDefault="00B35EEF" w:rsidP="005C2C6F">
            <w:pPr>
              <w:rPr>
                <w:b/>
                <w:noProof/>
                <w:sz w:val="16"/>
                <w:szCs w:val="16"/>
              </w:rPr>
            </w:pPr>
            <w:r>
              <w:rPr>
                <w:b/>
                <w:noProof/>
                <w:sz w:val="16"/>
                <w:szCs w:val="16"/>
              </w:rPr>
              <w:t>Defini</w:t>
            </w:r>
            <w:r w:rsidRPr="00C4127F">
              <w:rPr>
                <w:b/>
                <w:noProof/>
                <w:sz w:val="16"/>
                <w:szCs w:val="16"/>
              </w:rPr>
              <w:t xml:space="preserve">tie </w:t>
            </w:r>
          </w:p>
        </w:tc>
        <w:tc>
          <w:tcPr>
            <w:tcW w:w="992" w:type="dxa"/>
          </w:tcPr>
          <w:p w14:paraId="4DCEA1B9" w14:textId="77777777" w:rsidR="00B35EEF" w:rsidRDefault="00B35EEF" w:rsidP="005C2C6F">
            <w:pPr>
              <w:rPr>
                <w:noProof/>
              </w:rPr>
            </w:pPr>
            <w:r>
              <w:rPr>
                <w:noProof/>
              </w:rPr>
              <w:t>0..1</w:t>
            </w:r>
          </w:p>
        </w:tc>
        <w:tc>
          <w:tcPr>
            <w:tcW w:w="4392" w:type="dxa"/>
            <w:shd w:val="clear" w:color="auto" w:fill="auto"/>
          </w:tcPr>
          <w:p w14:paraId="0B1F06D5" w14:textId="77777777" w:rsidR="00B35EEF" w:rsidRPr="00331C3F" w:rsidRDefault="00B35EEF" w:rsidP="005C2C6F">
            <w:pPr>
              <w:rPr>
                <w:noProof/>
              </w:rPr>
            </w:pPr>
            <w:r w:rsidRPr="00C4127F">
              <w:rPr>
                <w:noProof/>
              </w:rPr>
              <w:t>De beschrijving van de betekenis van d</w:t>
            </w:r>
            <w:r>
              <w:rPr>
                <w:noProof/>
              </w:rPr>
              <w:t>it</w:t>
            </w:r>
            <w:r w:rsidRPr="00C4127F">
              <w:rPr>
                <w:noProof/>
              </w:rPr>
              <w:t xml:space="preserve"> </w:t>
            </w:r>
            <w:r>
              <w:rPr>
                <w:noProof/>
              </w:rPr>
              <w:t>type</w:t>
            </w:r>
          </w:p>
        </w:tc>
        <w:tc>
          <w:tcPr>
            <w:tcW w:w="1701" w:type="dxa"/>
          </w:tcPr>
          <w:p w14:paraId="4055DDF0" w14:textId="77777777" w:rsidR="00B35EEF" w:rsidRDefault="00B35EEF" w:rsidP="005C2C6F">
            <w:pPr>
              <w:tabs>
                <w:tab w:val="left" w:pos="0"/>
              </w:tabs>
              <w:ind w:left="35" w:hanging="2"/>
              <w:rPr>
                <w:rFonts w:eastAsia="Batang"/>
                <w:i/>
                <w:color w:val="FF0000"/>
                <w:sz w:val="16"/>
                <w:szCs w:val="16"/>
              </w:rPr>
            </w:pPr>
            <w:r>
              <w:rPr>
                <w:rFonts w:eastAsia="Batang"/>
                <w:i/>
                <w:color w:val="FF0000"/>
                <w:sz w:val="16"/>
                <w:szCs w:val="16"/>
              </w:rPr>
              <w:t>Body van de metaclass Comment</w:t>
            </w:r>
          </w:p>
        </w:tc>
        <w:tc>
          <w:tcPr>
            <w:tcW w:w="850" w:type="dxa"/>
          </w:tcPr>
          <w:p w14:paraId="393021BF" w14:textId="77777777" w:rsidR="00B35EEF" w:rsidRDefault="00B35EEF" w:rsidP="005C2C6F">
            <w:pPr>
              <w:rPr>
                <w:i/>
                <w:noProof/>
                <w:color w:val="FF0000"/>
                <w:sz w:val="16"/>
                <w:szCs w:val="16"/>
              </w:rPr>
            </w:pPr>
            <w:r w:rsidRPr="00C4127F">
              <w:rPr>
                <w:i/>
                <w:noProof/>
                <w:color w:val="FF0000"/>
                <w:sz w:val="16"/>
                <w:szCs w:val="16"/>
              </w:rPr>
              <w:t xml:space="preserve">Notes </w:t>
            </w:r>
          </w:p>
        </w:tc>
      </w:tr>
    </w:tbl>
    <w:p w14:paraId="42330522" w14:textId="77777777" w:rsidR="000D7F1B" w:rsidRDefault="000D7F1B" w:rsidP="00CF2EB8"/>
    <w:p w14:paraId="7B7B7281" w14:textId="77777777" w:rsidR="000D7F1B" w:rsidRDefault="000D7F1B">
      <w:pPr>
        <w:contextualSpacing w:val="0"/>
        <w:rPr>
          <w:rFonts w:eastAsia="Calibri"/>
          <w:b/>
          <w:bCs/>
          <w:color w:val="004A82" w:themeColor="text2" w:themeTint="E6"/>
          <w:sz w:val="22"/>
          <w:szCs w:val="24"/>
          <w:lang w:eastAsia="en-US"/>
        </w:rPr>
      </w:pPr>
      <w:r>
        <w:br w:type="page"/>
      </w:r>
    </w:p>
    <w:p w14:paraId="23EC7AA0" w14:textId="3A58CB49" w:rsidR="00B35EEF" w:rsidRPr="000D7F1B" w:rsidRDefault="000D7F1B" w:rsidP="00CF2EB8">
      <w:pPr>
        <w:pStyle w:val="Kop3"/>
      </w:pPr>
      <w:bookmarkStart w:id="69" w:name="_Toc485712863"/>
      <w:r>
        <w:lastRenderedPageBreak/>
        <w:t xml:space="preserve">2.3.2.2 </w:t>
      </w:r>
      <w:r w:rsidR="00B35EEF" w:rsidRPr="000D7F1B">
        <w:t>Relatierol is leidend (alternatief 2)</w:t>
      </w:r>
      <w:bookmarkEnd w:id="69"/>
    </w:p>
    <w:p w14:paraId="4229066B" w14:textId="77777777" w:rsidR="00B35EEF" w:rsidRPr="0070327E" w:rsidRDefault="00B35EEF" w:rsidP="0025461A"/>
    <w:p w14:paraId="3AE81CD9" w14:textId="77777777" w:rsidR="00B35EEF" w:rsidRDefault="00B35EEF" w:rsidP="00B35EEF">
      <w:pPr>
        <w:contextualSpacing w:val="0"/>
        <w:rPr>
          <w:rFonts w:eastAsia="Calibri"/>
          <w:bCs/>
          <w:szCs w:val="24"/>
          <w:lang w:eastAsia="en-US"/>
        </w:rPr>
      </w:pPr>
      <w:r w:rsidRPr="0025461A">
        <w:rPr>
          <w:rFonts w:eastAsia="Calibri"/>
          <w:bCs/>
          <w:szCs w:val="24"/>
          <w:lang w:eastAsia="en-US"/>
        </w:rPr>
        <w:t>Verplichte benoeming van de rol van de target in een relatie met de bijbehoren de metagegevens en optioneel de benoeming van de naam van de relatie.</w:t>
      </w:r>
    </w:p>
    <w:p w14:paraId="75A792D6" w14:textId="77777777" w:rsidR="00B35EEF" w:rsidRPr="0025461A" w:rsidRDefault="00B35EEF" w:rsidP="00B35EEF">
      <w:pPr>
        <w:contextualSpacing w:val="0"/>
        <w:rPr>
          <w:rFonts w:eastAsia="Calibri"/>
          <w:bCs/>
          <w:szCs w:val="24"/>
          <w:lang w:eastAsia="en-US"/>
        </w:rPr>
      </w:pPr>
    </w:p>
    <w:p w14:paraId="38B90C0F" w14:textId="24F35510" w:rsidR="00B35EEF" w:rsidRPr="000D7F1B" w:rsidRDefault="00B35EEF" w:rsidP="000D7F1B">
      <w:pPr>
        <w:rPr>
          <w:b/>
        </w:rPr>
      </w:pPr>
      <w:r w:rsidRPr="000D7F1B">
        <w:rPr>
          <w:b/>
        </w:rPr>
        <w:t>Specificatie voor «Relatiesoort»</w:t>
      </w:r>
      <w:r w:rsidR="000D7F1B" w:rsidRPr="000D7F1B">
        <w:rPr>
          <w:b/>
        </w:rPr>
        <w:br/>
      </w:r>
    </w:p>
    <w:p w14:paraId="2E108014" w14:textId="77777777" w:rsidR="00B35EEF" w:rsidRDefault="00B35EEF" w:rsidP="00B35EEF">
      <w:pPr>
        <w:rPr>
          <w:rFonts w:eastAsia="Batang"/>
        </w:rPr>
      </w:pPr>
      <w:r w:rsidRPr="004866E1">
        <w:rPr>
          <w:rFonts w:eastAsia="Batang"/>
        </w:rPr>
        <w:t xml:space="preserve">De </w:t>
      </w:r>
      <w:r>
        <w:rPr>
          <w:rFonts w:eastAsia="Batang"/>
        </w:rPr>
        <w:t>relatiesoorten</w:t>
      </w:r>
      <w:r w:rsidRPr="004866E1">
        <w:rPr>
          <w:rFonts w:eastAsia="Batang"/>
        </w:rPr>
        <w:t xml:space="preserve"> worden naar de volgende aspecten gespecificeerd</w:t>
      </w:r>
      <w:r>
        <w:rPr>
          <w:rFonts w:eastAsia="Batang"/>
        </w:rPr>
        <w:t xml:space="preserve">. </w:t>
      </w:r>
    </w:p>
    <w:p w14:paraId="4A0E56EE" w14:textId="77777777" w:rsidR="00B35EEF" w:rsidRPr="00576015" w:rsidRDefault="00B35EEF" w:rsidP="00B35EEF">
      <w:pPr>
        <w:rPr>
          <w:lang w:eastAsia="en-US"/>
        </w:rPr>
      </w:pPr>
    </w:p>
    <w:tbl>
      <w:tblPr>
        <w:tblW w:w="10062" w:type="dxa"/>
        <w:tblLayout w:type="fixed"/>
        <w:tblCellMar>
          <w:top w:w="113" w:type="dxa"/>
        </w:tblCellMar>
        <w:tblLook w:val="0000" w:firstRow="0" w:lastRow="0" w:firstColumn="0" w:lastColumn="0" w:noHBand="0" w:noVBand="0"/>
      </w:tblPr>
      <w:tblGrid>
        <w:gridCol w:w="2127"/>
        <w:gridCol w:w="992"/>
        <w:gridCol w:w="4392"/>
        <w:gridCol w:w="1701"/>
        <w:gridCol w:w="850"/>
      </w:tblGrid>
      <w:tr w:rsidR="00B35EEF" w:rsidRPr="00331C3F" w14:paraId="3A563ADA" w14:textId="77777777" w:rsidTr="005C2C6F">
        <w:trPr>
          <w:cantSplit/>
          <w:tblHeader/>
        </w:trPr>
        <w:tc>
          <w:tcPr>
            <w:tcW w:w="2127" w:type="dxa"/>
            <w:shd w:val="clear" w:color="auto" w:fill="D9D9D9" w:themeFill="background1" w:themeFillShade="D9"/>
          </w:tcPr>
          <w:p w14:paraId="2329D63C" w14:textId="77777777" w:rsidR="00B35EEF" w:rsidRPr="00331C3F" w:rsidRDefault="00B35EEF" w:rsidP="005C2C6F">
            <w:pPr>
              <w:rPr>
                <w:b/>
                <w:noProof/>
                <w:sz w:val="16"/>
                <w:szCs w:val="16"/>
              </w:rPr>
            </w:pPr>
            <w:r>
              <w:rPr>
                <w:rFonts w:eastAsia="Batang"/>
                <w:b/>
                <w:sz w:val="16"/>
                <w:szCs w:val="16"/>
              </w:rPr>
              <w:t>Aspect</w:t>
            </w:r>
          </w:p>
        </w:tc>
        <w:tc>
          <w:tcPr>
            <w:tcW w:w="992" w:type="dxa"/>
            <w:shd w:val="clear" w:color="auto" w:fill="D9D9D9" w:themeFill="background1" w:themeFillShade="D9"/>
          </w:tcPr>
          <w:p w14:paraId="170C733F" w14:textId="77777777" w:rsidR="00B35EEF" w:rsidRDefault="00B35EEF" w:rsidP="005C2C6F">
            <w:pPr>
              <w:rPr>
                <w:rFonts w:eastAsia="Batang"/>
                <w:b/>
                <w:sz w:val="16"/>
                <w:szCs w:val="16"/>
              </w:rPr>
            </w:pPr>
            <w:r>
              <w:rPr>
                <w:rFonts w:eastAsia="Batang"/>
                <w:b/>
                <w:sz w:val="16"/>
                <w:szCs w:val="16"/>
              </w:rPr>
              <w:t>Kardi</w:t>
            </w:r>
          </w:p>
          <w:p w14:paraId="53ADFB3F" w14:textId="77777777" w:rsidR="00B35EEF" w:rsidRPr="0019135A" w:rsidRDefault="00B35EEF" w:rsidP="005C2C6F">
            <w:pPr>
              <w:rPr>
                <w:rFonts w:eastAsia="Batang"/>
                <w:b/>
                <w:sz w:val="16"/>
                <w:szCs w:val="16"/>
              </w:rPr>
            </w:pPr>
            <w:r>
              <w:rPr>
                <w:rFonts w:eastAsia="Batang"/>
                <w:b/>
                <w:sz w:val="16"/>
                <w:szCs w:val="16"/>
              </w:rPr>
              <w:t>naliteit</w:t>
            </w:r>
          </w:p>
        </w:tc>
        <w:tc>
          <w:tcPr>
            <w:tcW w:w="4392" w:type="dxa"/>
            <w:shd w:val="clear" w:color="auto" w:fill="D9D9D9" w:themeFill="background1" w:themeFillShade="D9"/>
          </w:tcPr>
          <w:p w14:paraId="548C850A" w14:textId="77777777" w:rsidR="00B35EEF" w:rsidRPr="00331C3F" w:rsidRDefault="00B35EEF" w:rsidP="005C2C6F">
            <w:pPr>
              <w:rPr>
                <w:noProof/>
              </w:rPr>
            </w:pPr>
            <w:r w:rsidRPr="0019135A">
              <w:rPr>
                <w:rFonts w:eastAsia="Batang"/>
                <w:b/>
                <w:sz w:val="16"/>
                <w:szCs w:val="16"/>
              </w:rPr>
              <w:t>Toelichting</w:t>
            </w:r>
          </w:p>
        </w:tc>
        <w:tc>
          <w:tcPr>
            <w:tcW w:w="1701" w:type="dxa"/>
            <w:shd w:val="clear" w:color="auto" w:fill="D9D9D9" w:themeFill="background1" w:themeFillShade="D9"/>
          </w:tcPr>
          <w:p w14:paraId="2DD8B2B7" w14:textId="77777777" w:rsidR="00B35EEF" w:rsidRDefault="00B35EEF" w:rsidP="005C2C6F">
            <w:pPr>
              <w:ind w:left="31" w:right="462" w:hanging="142"/>
              <w:rPr>
                <w:rFonts w:eastAsia="Batang"/>
                <w:b/>
                <w:sz w:val="16"/>
                <w:szCs w:val="16"/>
              </w:rPr>
            </w:pPr>
            <w:r>
              <w:rPr>
                <w:rFonts w:eastAsia="Batang"/>
                <w:b/>
                <w:sz w:val="16"/>
                <w:szCs w:val="16"/>
              </w:rPr>
              <w:t>In UML 2.5</w:t>
            </w:r>
          </w:p>
        </w:tc>
        <w:tc>
          <w:tcPr>
            <w:tcW w:w="850" w:type="dxa"/>
            <w:shd w:val="clear" w:color="auto" w:fill="D9D9D9" w:themeFill="background1" w:themeFillShade="D9"/>
          </w:tcPr>
          <w:p w14:paraId="6D4CE767" w14:textId="77777777" w:rsidR="00B35EEF" w:rsidRPr="0019135A" w:rsidRDefault="00B35EEF" w:rsidP="005C2C6F">
            <w:pPr>
              <w:rPr>
                <w:rFonts w:eastAsia="Batang"/>
                <w:b/>
                <w:sz w:val="16"/>
                <w:szCs w:val="16"/>
              </w:rPr>
            </w:pPr>
            <w:r>
              <w:rPr>
                <w:rFonts w:eastAsia="Batang"/>
                <w:b/>
                <w:sz w:val="16"/>
                <w:szCs w:val="16"/>
              </w:rPr>
              <w:t>In EA</w:t>
            </w:r>
          </w:p>
        </w:tc>
      </w:tr>
      <w:tr w:rsidR="00B35EEF" w:rsidRPr="00331C3F" w14:paraId="2CCC7D15" w14:textId="77777777" w:rsidTr="005C2C6F">
        <w:trPr>
          <w:cantSplit/>
          <w:trHeight w:val="1670"/>
        </w:trPr>
        <w:tc>
          <w:tcPr>
            <w:tcW w:w="2127" w:type="dxa"/>
            <w:shd w:val="clear" w:color="auto" w:fill="auto"/>
          </w:tcPr>
          <w:p w14:paraId="191C8E58" w14:textId="77777777" w:rsidR="00B35EEF" w:rsidRPr="00331C3F" w:rsidRDefault="00B35EEF" w:rsidP="005C2C6F">
            <w:pPr>
              <w:rPr>
                <w:b/>
                <w:noProof/>
                <w:sz w:val="16"/>
                <w:szCs w:val="16"/>
              </w:rPr>
            </w:pPr>
            <w:r w:rsidRPr="00331C3F">
              <w:rPr>
                <w:b/>
                <w:noProof/>
                <w:sz w:val="16"/>
                <w:szCs w:val="16"/>
              </w:rPr>
              <w:t>Naam</w:t>
            </w:r>
          </w:p>
        </w:tc>
        <w:tc>
          <w:tcPr>
            <w:tcW w:w="992" w:type="dxa"/>
          </w:tcPr>
          <w:p w14:paraId="778D94F1" w14:textId="77777777" w:rsidR="00B35EEF" w:rsidRPr="00331C3F" w:rsidRDefault="00B35EEF" w:rsidP="005C2C6F">
            <w:pPr>
              <w:rPr>
                <w:noProof/>
              </w:rPr>
            </w:pPr>
            <w:r>
              <w:rPr>
                <w:noProof/>
              </w:rPr>
              <w:t xml:space="preserve">0..1 </w:t>
            </w:r>
          </w:p>
        </w:tc>
        <w:tc>
          <w:tcPr>
            <w:tcW w:w="4392" w:type="dxa"/>
            <w:shd w:val="clear" w:color="auto" w:fill="auto"/>
          </w:tcPr>
          <w:p w14:paraId="0D97CCA0" w14:textId="77777777" w:rsidR="00B35EEF" w:rsidRPr="00331C3F" w:rsidRDefault="00B35EEF" w:rsidP="005C2C6F">
            <w:pPr>
              <w:rPr>
                <w:noProof/>
              </w:rPr>
            </w:pPr>
            <w:r w:rsidRPr="00331C3F">
              <w:rPr>
                <w:noProof/>
              </w:rPr>
              <w:t xml:space="preserve">De naam van de relatiesoort. </w:t>
            </w:r>
          </w:p>
        </w:tc>
        <w:tc>
          <w:tcPr>
            <w:tcW w:w="1701" w:type="dxa"/>
          </w:tcPr>
          <w:p w14:paraId="1391DF55" w14:textId="77777777" w:rsidR="00B35EEF" w:rsidRPr="00B465B3" w:rsidRDefault="00B35EEF" w:rsidP="005C2C6F">
            <w:pPr>
              <w:tabs>
                <w:tab w:val="left" w:pos="0"/>
              </w:tabs>
              <w:ind w:left="35" w:hanging="2"/>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850" w:type="dxa"/>
          </w:tcPr>
          <w:p w14:paraId="5E31851C" w14:textId="77777777" w:rsidR="00B35EEF" w:rsidRPr="00331C3F" w:rsidRDefault="00B35EEF" w:rsidP="005C2C6F">
            <w:pPr>
              <w:rPr>
                <w:noProof/>
              </w:rPr>
            </w:pPr>
            <w:r>
              <w:rPr>
                <w:i/>
                <w:noProof/>
                <w:color w:val="FF0000"/>
                <w:sz w:val="16"/>
                <w:szCs w:val="16"/>
              </w:rPr>
              <w:t xml:space="preserve">Name </w:t>
            </w:r>
          </w:p>
        </w:tc>
      </w:tr>
      <w:tr w:rsidR="00B35EEF" w:rsidRPr="00331C3F" w14:paraId="149ACFCD" w14:textId="77777777" w:rsidTr="005C2C6F">
        <w:trPr>
          <w:cantSplit/>
          <w:trHeight w:val="1670"/>
        </w:trPr>
        <w:tc>
          <w:tcPr>
            <w:tcW w:w="2127" w:type="dxa"/>
            <w:shd w:val="clear" w:color="auto" w:fill="auto"/>
          </w:tcPr>
          <w:p w14:paraId="3BE75669" w14:textId="77777777" w:rsidR="00B35EEF" w:rsidRPr="00331C3F" w:rsidRDefault="00B35EEF" w:rsidP="005C2C6F">
            <w:pPr>
              <w:rPr>
                <w:b/>
                <w:noProof/>
                <w:sz w:val="16"/>
                <w:szCs w:val="16"/>
              </w:rPr>
            </w:pPr>
            <w:r>
              <w:rPr>
                <w:b/>
                <w:noProof/>
                <w:sz w:val="16"/>
                <w:szCs w:val="16"/>
              </w:rPr>
              <w:t>Defini</w:t>
            </w:r>
            <w:r w:rsidRPr="00C4127F">
              <w:rPr>
                <w:b/>
                <w:noProof/>
                <w:sz w:val="16"/>
                <w:szCs w:val="16"/>
              </w:rPr>
              <w:t xml:space="preserve">tie </w:t>
            </w:r>
          </w:p>
        </w:tc>
        <w:tc>
          <w:tcPr>
            <w:tcW w:w="992" w:type="dxa"/>
          </w:tcPr>
          <w:p w14:paraId="34EAD46F" w14:textId="77777777" w:rsidR="00B35EEF" w:rsidRDefault="00B35EEF" w:rsidP="005C2C6F">
            <w:pPr>
              <w:rPr>
                <w:noProof/>
              </w:rPr>
            </w:pPr>
            <w:r>
              <w:rPr>
                <w:noProof/>
              </w:rPr>
              <w:t>0..1</w:t>
            </w:r>
          </w:p>
        </w:tc>
        <w:tc>
          <w:tcPr>
            <w:tcW w:w="4392" w:type="dxa"/>
            <w:shd w:val="clear" w:color="auto" w:fill="auto"/>
          </w:tcPr>
          <w:p w14:paraId="2FE47B72" w14:textId="50A5C7C9" w:rsidR="00B35EEF" w:rsidRPr="00331C3F" w:rsidRDefault="00B35EEF" w:rsidP="005C2C6F">
            <w:pPr>
              <w:rPr>
                <w:noProof/>
              </w:rPr>
            </w:pPr>
            <w:r w:rsidRPr="00C4127F">
              <w:rPr>
                <w:noProof/>
              </w:rPr>
              <w:t xml:space="preserve">De beschrijving van de betekenis van </w:t>
            </w:r>
            <w:r w:rsidR="001F6234">
              <w:rPr>
                <w:noProof/>
              </w:rPr>
              <w:t xml:space="preserve"> de relatiesoort</w:t>
            </w:r>
            <w:r w:rsidRPr="00C4127F">
              <w:rPr>
                <w:noProof/>
              </w:rPr>
              <w:t>.</w:t>
            </w:r>
          </w:p>
        </w:tc>
        <w:tc>
          <w:tcPr>
            <w:tcW w:w="1701" w:type="dxa"/>
          </w:tcPr>
          <w:p w14:paraId="6B608513" w14:textId="77777777" w:rsidR="00B35EEF" w:rsidRDefault="00B35EEF" w:rsidP="005C2C6F">
            <w:pPr>
              <w:tabs>
                <w:tab w:val="left" w:pos="0"/>
              </w:tabs>
              <w:ind w:left="35" w:hanging="2"/>
              <w:rPr>
                <w:rFonts w:eastAsia="Batang"/>
                <w:i/>
                <w:color w:val="FF0000"/>
                <w:sz w:val="16"/>
                <w:szCs w:val="16"/>
              </w:rPr>
            </w:pPr>
            <w:r>
              <w:rPr>
                <w:rFonts w:eastAsia="Batang"/>
                <w:i/>
                <w:color w:val="FF0000"/>
                <w:sz w:val="16"/>
                <w:szCs w:val="16"/>
              </w:rPr>
              <w:t>Body van de metaclass Comment</w:t>
            </w:r>
          </w:p>
        </w:tc>
        <w:tc>
          <w:tcPr>
            <w:tcW w:w="850" w:type="dxa"/>
          </w:tcPr>
          <w:p w14:paraId="70DE20BC" w14:textId="77777777" w:rsidR="00B35EEF" w:rsidRDefault="00B35EEF" w:rsidP="005C2C6F">
            <w:pPr>
              <w:rPr>
                <w:i/>
                <w:noProof/>
                <w:color w:val="FF0000"/>
                <w:sz w:val="16"/>
                <w:szCs w:val="16"/>
              </w:rPr>
            </w:pPr>
            <w:r w:rsidRPr="00C4127F">
              <w:rPr>
                <w:i/>
                <w:noProof/>
                <w:color w:val="FF0000"/>
                <w:sz w:val="16"/>
                <w:szCs w:val="16"/>
              </w:rPr>
              <w:t xml:space="preserve">Notes </w:t>
            </w:r>
          </w:p>
        </w:tc>
      </w:tr>
    </w:tbl>
    <w:p w14:paraId="53F6B06F" w14:textId="5BD21C6C" w:rsidR="00B35EEF" w:rsidRDefault="00B35EEF" w:rsidP="00B35EEF">
      <w:pPr>
        <w:contextualSpacing w:val="0"/>
        <w:rPr>
          <w:rFonts w:eastAsia="Batang"/>
        </w:rPr>
      </w:pPr>
      <w:r w:rsidRPr="000D7F1B">
        <w:rPr>
          <w:b/>
        </w:rPr>
        <w:t>Specificatie voor «Relatierol»</w:t>
      </w:r>
      <w:r w:rsidR="000D7F1B" w:rsidRPr="000D7F1B">
        <w:rPr>
          <w:b/>
        </w:rPr>
        <w:br/>
      </w:r>
      <w:r>
        <w:rPr>
          <w:rFonts w:eastAsia="Batang"/>
        </w:rPr>
        <w:t xml:space="preserve">Voor relatierol worden bij de target rol van een relatiesoort </w:t>
      </w:r>
      <w:r w:rsidRPr="004866E1">
        <w:rPr>
          <w:rFonts w:eastAsia="Batang"/>
        </w:rPr>
        <w:t>de volgende aspecten gespecificeerd</w:t>
      </w:r>
      <w:r>
        <w:rPr>
          <w:rFonts w:eastAsia="Batang"/>
        </w:rPr>
        <w:t xml:space="preserve">. </w:t>
      </w:r>
    </w:p>
    <w:p w14:paraId="39DB6CEA" w14:textId="77777777" w:rsidR="00B35EEF" w:rsidRPr="00576015" w:rsidRDefault="00B35EEF" w:rsidP="00B35EEF">
      <w:pPr>
        <w:rPr>
          <w:lang w:eastAsia="en-US"/>
        </w:rPr>
      </w:pPr>
    </w:p>
    <w:tbl>
      <w:tblPr>
        <w:tblW w:w="9923" w:type="dxa"/>
        <w:tblLayout w:type="fixed"/>
        <w:tblCellMar>
          <w:top w:w="113" w:type="dxa"/>
        </w:tblCellMar>
        <w:tblLook w:val="0000" w:firstRow="0" w:lastRow="0" w:firstColumn="0" w:lastColumn="0" w:noHBand="0" w:noVBand="0"/>
      </w:tblPr>
      <w:tblGrid>
        <w:gridCol w:w="1418"/>
        <w:gridCol w:w="142"/>
        <w:gridCol w:w="992"/>
        <w:gridCol w:w="4819"/>
        <w:gridCol w:w="1418"/>
        <w:gridCol w:w="1134"/>
      </w:tblGrid>
      <w:tr w:rsidR="00B35EEF" w:rsidRPr="00331C3F" w14:paraId="0CEDC416" w14:textId="77777777" w:rsidTr="005C2C6F">
        <w:trPr>
          <w:cantSplit/>
          <w:tblHeader/>
        </w:trPr>
        <w:tc>
          <w:tcPr>
            <w:tcW w:w="1418" w:type="dxa"/>
            <w:shd w:val="clear" w:color="auto" w:fill="D9D9D9" w:themeFill="background1" w:themeFillShade="D9"/>
          </w:tcPr>
          <w:p w14:paraId="31EE17A3" w14:textId="77777777" w:rsidR="00B35EEF" w:rsidRPr="00331C3F" w:rsidRDefault="00B35EEF" w:rsidP="005C2C6F">
            <w:pPr>
              <w:rPr>
                <w:b/>
                <w:noProof/>
                <w:sz w:val="16"/>
                <w:szCs w:val="16"/>
              </w:rPr>
            </w:pPr>
            <w:r>
              <w:rPr>
                <w:rFonts w:eastAsia="Batang"/>
                <w:b/>
                <w:sz w:val="16"/>
                <w:szCs w:val="16"/>
              </w:rPr>
              <w:t>Aspect</w:t>
            </w:r>
          </w:p>
        </w:tc>
        <w:tc>
          <w:tcPr>
            <w:tcW w:w="1134" w:type="dxa"/>
            <w:gridSpan w:val="2"/>
            <w:shd w:val="clear" w:color="auto" w:fill="D9D9D9" w:themeFill="background1" w:themeFillShade="D9"/>
          </w:tcPr>
          <w:p w14:paraId="160D9EC3" w14:textId="77777777" w:rsidR="00B35EEF" w:rsidRDefault="00B35EEF" w:rsidP="005C2C6F">
            <w:pPr>
              <w:rPr>
                <w:rFonts w:eastAsia="Batang"/>
                <w:b/>
                <w:sz w:val="16"/>
                <w:szCs w:val="16"/>
              </w:rPr>
            </w:pPr>
            <w:r>
              <w:rPr>
                <w:rFonts w:eastAsia="Batang"/>
                <w:b/>
                <w:sz w:val="16"/>
                <w:szCs w:val="16"/>
              </w:rPr>
              <w:t>Kardi</w:t>
            </w:r>
          </w:p>
          <w:p w14:paraId="23904A73" w14:textId="77777777" w:rsidR="00B35EEF" w:rsidRPr="0019135A" w:rsidRDefault="00B35EEF" w:rsidP="005C2C6F">
            <w:pPr>
              <w:rPr>
                <w:rFonts w:eastAsia="Batang"/>
                <w:b/>
                <w:sz w:val="16"/>
                <w:szCs w:val="16"/>
              </w:rPr>
            </w:pPr>
            <w:r>
              <w:rPr>
                <w:rFonts w:eastAsia="Batang"/>
                <w:b/>
                <w:sz w:val="16"/>
                <w:szCs w:val="16"/>
              </w:rPr>
              <w:t>naliteit</w:t>
            </w:r>
          </w:p>
        </w:tc>
        <w:tc>
          <w:tcPr>
            <w:tcW w:w="4819" w:type="dxa"/>
            <w:shd w:val="clear" w:color="auto" w:fill="D9D9D9" w:themeFill="background1" w:themeFillShade="D9"/>
          </w:tcPr>
          <w:p w14:paraId="7184ECAD" w14:textId="77777777" w:rsidR="00B35EEF" w:rsidRPr="00331C3F" w:rsidRDefault="00B35EEF" w:rsidP="005C2C6F">
            <w:pPr>
              <w:rPr>
                <w:noProof/>
              </w:rPr>
            </w:pPr>
            <w:r w:rsidRPr="0019135A">
              <w:rPr>
                <w:rFonts w:eastAsia="Batang"/>
                <w:b/>
                <w:sz w:val="16"/>
                <w:szCs w:val="16"/>
              </w:rPr>
              <w:t>Toelichting</w:t>
            </w:r>
          </w:p>
        </w:tc>
        <w:tc>
          <w:tcPr>
            <w:tcW w:w="1418" w:type="dxa"/>
            <w:shd w:val="clear" w:color="auto" w:fill="D9D9D9" w:themeFill="background1" w:themeFillShade="D9"/>
          </w:tcPr>
          <w:p w14:paraId="13788CF4" w14:textId="77777777" w:rsidR="00B35EEF" w:rsidRDefault="00B35EEF" w:rsidP="005C2C6F">
            <w:pPr>
              <w:ind w:right="-396"/>
              <w:rPr>
                <w:rFonts w:eastAsia="Batang"/>
                <w:b/>
                <w:sz w:val="16"/>
                <w:szCs w:val="16"/>
              </w:rPr>
            </w:pPr>
            <w:r>
              <w:rPr>
                <w:rFonts w:eastAsia="Batang"/>
                <w:b/>
                <w:sz w:val="16"/>
                <w:szCs w:val="16"/>
              </w:rPr>
              <w:t>In UML 2.5</w:t>
            </w:r>
          </w:p>
        </w:tc>
        <w:tc>
          <w:tcPr>
            <w:tcW w:w="1134" w:type="dxa"/>
            <w:shd w:val="clear" w:color="auto" w:fill="D9D9D9" w:themeFill="background1" w:themeFillShade="D9"/>
          </w:tcPr>
          <w:p w14:paraId="12C439E5" w14:textId="77777777" w:rsidR="00B35EEF" w:rsidRPr="0019135A" w:rsidRDefault="00B35EEF" w:rsidP="005C2C6F">
            <w:pPr>
              <w:rPr>
                <w:rFonts w:eastAsia="Batang"/>
                <w:b/>
                <w:sz w:val="16"/>
                <w:szCs w:val="16"/>
              </w:rPr>
            </w:pPr>
            <w:r>
              <w:rPr>
                <w:rFonts w:eastAsia="Batang"/>
                <w:b/>
                <w:sz w:val="16"/>
                <w:szCs w:val="16"/>
              </w:rPr>
              <w:t>In EA</w:t>
            </w:r>
          </w:p>
        </w:tc>
      </w:tr>
      <w:tr w:rsidR="00B35EEF" w:rsidRPr="00331C3F" w14:paraId="22407E09" w14:textId="77777777" w:rsidTr="005C2C6F">
        <w:trPr>
          <w:cantSplit/>
        </w:trPr>
        <w:tc>
          <w:tcPr>
            <w:tcW w:w="1418" w:type="dxa"/>
            <w:shd w:val="clear" w:color="auto" w:fill="auto"/>
          </w:tcPr>
          <w:p w14:paraId="188834D2" w14:textId="77777777" w:rsidR="00B35EEF" w:rsidRPr="00331C3F" w:rsidRDefault="00B35EEF" w:rsidP="005C2C6F">
            <w:pPr>
              <w:rPr>
                <w:b/>
                <w:noProof/>
                <w:sz w:val="16"/>
                <w:szCs w:val="16"/>
              </w:rPr>
            </w:pPr>
            <w:r w:rsidRPr="00331C3F">
              <w:rPr>
                <w:b/>
                <w:noProof/>
                <w:sz w:val="16"/>
                <w:szCs w:val="16"/>
              </w:rPr>
              <w:t>Naam</w:t>
            </w:r>
          </w:p>
        </w:tc>
        <w:tc>
          <w:tcPr>
            <w:tcW w:w="1134" w:type="dxa"/>
            <w:gridSpan w:val="2"/>
          </w:tcPr>
          <w:p w14:paraId="3C5F11F0" w14:textId="693439F0" w:rsidR="00B35EEF" w:rsidRPr="00331C3F" w:rsidRDefault="00B35EEF" w:rsidP="004F07E7">
            <w:pPr>
              <w:rPr>
                <w:noProof/>
              </w:rPr>
            </w:pPr>
            <w:r>
              <w:rPr>
                <w:noProof/>
              </w:rPr>
              <w:t xml:space="preserve">1 </w:t>
            </w:r>
          </w:p>
        </w:tc>
        <w:tc>
          <w:tcPr>
            <w:tcW w:w="4819" w:type="dxa"/>
            <w:shd w:val="clear" w:color="auto" w:fill="auto"/>
          </w:tcPr>
          <w:p w14:paraId="26400020" w14:textId="77777777" w:rsidR="00B35EEF" w:rsidRPr="00331C3F" w:rsidRDefault="00B35EEF" w:rsidP="005C2C6F">
            <w:pPr>
              <w:rPr>
                <w:noProof/>
              </w:rPr>
            </w:pPr>
            <w:r>
              <w:rPr>
                <w:noProof/>
              </w:rPr>
              <w:t xml:space="preserve">De naam van </w:t>
            </w:r>
            <w:r w:rsidRPr="000B27BB">
              <w:rPr>
                <w:noProof/>
              </w:rPr>
              <w:t>de relatierol</w:t>
            </w:r>
            <w:r>
              <w:rPr>
                <w:noProof/>
              </w:rPr>
              <w:br/>
            </w:r>
            <w:r>
              <w:rPr>
                <w:noProof/>
              </w:rPr>
              <w:br/>
              <w:t xml:space="preserve">Bijvoorbeeld: eigenaar bij een eigendomsrelatie. </w:t>
            </w:r>
          </w:p>
        </w:tc>
        <w:tc>
          <w:tcPr>
            <w:tcW w:w="1418" w:type="dxa"/>
          </w:tcPr>
          <w:p w14:paraId="0051A099" w14:textId="77777777" w:rsidR="00B35EEF" w:rsidRDefault="00B35EEF" w:rsidP="005C2C6F">
            <w:pPr>
              <w:ind w:left="38" w:right="-396"/>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 xml:space="preserve">metaclass </w:t>
            </w:r>
          </w:p>
          <w:p w14:paraId="568AC04F" w14:textId="77777777" w:rsidR="00B35EEF" w:rsidRDefault="00B35EEF" w:rsidP="005C2C6F">
            <w:pPr>
              <w:ind w:left="38" w:right="-396"/>
              <w:rPr>
                <w:rFonts w:eastAsia="Batang"/>
                <w:i/>
                <w:color w:val="FF0000"/>
                <w:sz w:val="16"/>
                <w:szCs w:val="16"/>
              </w:rPr>
            </w:pPr>
            <w:r>
              <w:rPr>
                <w:rFonts w:eastAsia="Batang"/>
                <w:i/>
                <w:color w:val="FF0000"/>
                <w:sz w:val="16"/>
                <w:szCs w:val="16"/>
              </w:rPr>
              <w:t>Named</w:t>
            </w:r>
          </w:p>
          <w:p w14:paraId="24006F6B" w14:textId="77777777" w:rsidR="00B35EEF" w:rsidRPr="00B465B3" w:rsidRDefault="00B35EEF" w:rsidP="005C2C6F">
            <w:pPr>
              <w:ind w:left="38" w:right="-396"/>
              <w:rPr>
                <w:i/>
                <w:noProof/>
                <w:color w:val="FF0000"/>
                <w:sz w:val="16"/>
                <w:szCs w:val="16"/>
              </w:rPr>
            </w:pPr>
            <w:r>
              <w:rPr>
                <w:rFonts w:eastAsia="Batang"/>
                <w:i/>
                <w:color w:val="FF0000"/>
                <w:sz w:val="16"/>
                <w:szCs w:val="16"/>
              </w:rPr>
              <w:t>element</w:t>
            </w:r>
          </w:p>
        </w:tc>
        <w:tc>
          <w:tcPr>
            <w:tcW w:w="1134" w:type="dxa"/>
          </w:tcPr>
          <w:p w14:paraId="3FBF2022" w14:textId="77777777" w:rsidR="00B35EEF" w:rsidRPr="00331C3F" w:rsidRDefault="00B35EEF" w:rsidP="005C2C6F">
            <w:pPr>
              <w:rPr>
                <w:noProof/>
              </w:rPr>
            </w:pPr>
            <w:r w:rsidRPr="00B465B3">
              <w:rPr>
                <w:i/>
                <w:noProof/>
                <w:color w:val="FF0000"/>
                <w:sz w:val="16"/>
                <w:szCs w:val="16"/>
              </w:rPr>
              <w:t xml:space="preserve">Name </w:t>
            </w:r>
          </w:p>
        </w:tc>
      </w:tr>
      <w:tr w:rsidR="00B35EEF" w:rsidRPr="00104F30" w14:paraId="2590357C" w14:textId="77777777" w:rsidTr="005C2C6F">
        <w:trPr>
          <w:cantSplit/>
        </w:trPr>
        <w:tc>
          <w:tcPr>
            <w:tcW w:w="1560" w:type="dxa"/>
            <w:gridSpan w:val="2"/>
            <w:shd w:val="clear" w:color="auto" w:fill="auto"/>
          </w:tcPr>
          <w:p w14:paraId="1F2FF643" w14:textId="77777777" w:rsidR="00B35EEF" w:rsidRPr="00104F30" w:rsidRDefault="00B35EEF" w:rsidP="005C2C6F">
            <w:pPr>
              <w:rPr>
                <w:b/>
                <w:noProof/>
                <w:sz w:val="16"/>
                <w:szCs w:val="16"/>
              </w:rPr>
            </w:pPr>
            <w:r w:rsidRPr="00104F30">
              <w:rPr>
                <w:b/>
                <w:noProof/>
                <w:sz w:val="16"/>
                <w:szCs w:val="16"/>
              </w:rPr>
              <w:t xml:space="preserve">Herkomst </w:t>
            </w:r>
          </w:p>
        </w:tc>
        <w:tc>
          <w:tcPr>
            <w:tcW w:w="992" w:type="dxa"/>
          </w:tcPr>
          <w:p w14:paraId="0E073DC3" w14:textId="77777777" w:rsidR="00B35EEF" w:rsidRPr="00104F30" w:rsidRDefault="00B35EEF" w:rsidP="005C2C6F">
            <w:pPr>
              <w:rPr>
                <w:noProof/>
              </w:rPr>
            </w:pPr>
            <w:r w:rsidRPr="00104F30">
              <w:rPr>
                <w:noProof/>
              </w:rPr>
              <w:t>1</w:t>
            </w:r>
          </w:p>
        </w:tc>
        <w:tc>
          <w:tcPr>
            <w:tcW w:w="4819" w:type="dxa"/>
            <w:shd w:val="clear" w:color="auto" w:fill="auto"/>
          </w:tcPr>
          <w:p w14:paraId="46D91803" w14:textId="02EE4E0E" w:rsidR="00B35EEF" w:rsidRPr="00104F30" w:rsidRDefault="00B35EEF" w:rsidP="001F6234">
            <w:pPr>
              <w:rPr>
                <w:noProof/>
              </w:rPr>
            </w:pPr>
            <w:r w:rsidRPr="00104F30">
              <w:rPr>
                <w:noProof/>
              </w:rPr>
              <w:t xml:space="preserve">De </w:t>
            </w:r>
            <w:r>
              <w:rPr>
                <w:noProof/>
              </w:rPr>
              <w:t>registratie</w:t>
            </w:r>
            <w:r w:rsidRPr="00104F30">
              <w:rPr>
                <w:noProof/>
              </w:rPr>
              <w:t xml:space="preserve"> of het informatiemodel waaraan de </w:t>
            </w:r>
            <w:r w:rsidR="001F6234">
              <w:rPr>
                <w:noProof/>
              </w:rPr>
              <w:t>relatierol</w:t>
            </w:r>
            <w:r w:rsidR="001F6234" w:rsidRPr="00104F30">
              <w:rPr>
                <w:noProof/>
              </w:rPr>
              <w:t xml:space="preserve"> </w:t>
            </w:r>
            <w:r w:rsidRPr="00104F30">
              <w:rPr>
                <w:noProof/>
              </w:rPr>
              <w:t xml:space="preserve">ontleend is </w:t>
            </w:r>
            <w:r w:rsidRPr="00104F30">
              <w:rPr>
                <w:rFonts w:eastAsia="Batang"/>
                <w:noProof/>
              </w:rPr>
              <w:t>dan wel de eigen organisatie  indien het door de eigen organisatie toegevoegd is.</w:t>
            </w:r>
          </w:p>
        </w:tc>
        <w:tc>
          <w:tcPr>
            <w:tcW w:w="1418" w:type="dxa"/>
          </w:tcPr>
          <w:p w14:paraId="117B1172" w14:textId="77777777" w:rsidR="00B35EEF" w:rsidRPr="00104F30" w:rsidRDefault="00B35EEF" w:rsidP="005C2C6F">
            <w:pPr>
              <w:rPr>
                <w:rFonts w:eastAsia="Batang"/>
                <w:i/>
                <w:noProof/>
                <w:sz w:val="16"/>
                <w:szCs w:val="16"/>
              </w:rPr>
            </w:pPr>
          </w:p>
        </w:tc>
        <w:tc>
          <w:tcPr>
            <w:tcW w:w="1134" w:type="dxa"/>
          </w:tcPr>
          <w:p w14:paraId="3958FA89" w14:textId="77777777" w:rsidR="00B35EEF" w:rsidRPr="00104F30" w:rsidRDefault="00B35EEF" w:rsidP="005C2C6F">
            <w:pPr>
              <w:ind w:right="-408"/>
              <w:rPr>
                <w:i/>
                <w:noProof/>
                <w:sz w:val="16"/>
                <w:szCs w:val="16"/>
                <w:highlight w:val="yellow"/>
              </w:rPr>
            </w:pPr>
            <w:r>
              <w:rPr>
                <w:rFonts w:eastAsia="Batang"/>
                <w:i/>
                <w:noProof/>
                <w:sz w:val="16"/>
                <w:szCs w:val="16"/>
              </w:rPr>
              <w:t>Tagged value</w:t>
            </w:r>
            <w:r w:rsidRPr="00104F30">
              <w:rPr>
                <w:rFonts w:eastAsia="Batang"/>
                <w:i/>
                <w:noProof/>
                <w:sz w:val="16"/>
                <w:szCs w:val="16"/>
              </w:rPr>
              <w:t xml:space="preserve"> </w:t>
            </w:r>
          </w:p>
        </w:tc>
      </w:tr>
      <w:tr w:rsidR="00B35EEF" w:rsidRPr="002217FD" w14:paraId="25E99658" w14:textId="77777777" w:rsidTr="005C2C6F">
        <w:trPr>
          <w:cantSplit/>
        </w:trPr>
        <w:tc>
          <w:tcPr>
            <w:tcW w:w="1560" w:type="dxa"/>
            <w:gridSpan w:val="2"/>
            <w:shd w:val="clear" w:color="auto" w:fill="auto"/>
          </w:tcPr>
          <w:p w14:paraId="2860961D" w14:textId="77777777" w:rsidR="00B35EEF" w:rsidRPr="002217FD" w:rsidRDefault="00B35EEF" w:rsidP="005C2C6F">
            <w:pPr>
              <w:rPr>
                <w:b/>
                <w:noProof/>
                <w:sz w:val="16"/>
                <w:szCs w:val="16"/>
              </w:rPr>
            </w:pPr>
            <w:r w:rsidRPr="002217FD">
              <w:rPr>
                <w:b/>
                <w:noProof/>
                <w:sz w:val="16"/>
                <w:szCs w:val="16"/>
              </w:rPr>
              <w:t>Definitie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2" w:type="dxa"/>
          </w:tcPr>
          <w:p w14:paraId="1C6B95A1" w14:textId="77777777" w:rsidR="00B35EEF" w:rsidRPr="002217FD" w:rsidRDefault="00B35EEF" w:rsidP="005C2C6F">
            <w:pPr>
              <w:rPr>
                <w:noProof/>
              </w:rPr>
            </w:pPr>
            <w:r>
              <w:rPr>
                <w:noProof/>
              </w:rPr>
              <w:t>1</w:t>
            </w:r>
          </w:p>
        </w:tc>
        <w:tc>
          <w:tcPr>
            <w:tcW w:w="4819" w:type="dxa"/>
            <w:shd w:val="clear" w:color="auto" w:fill="auto"/>
          </w:tcPr>
          <w:p w14:paraId="6657F2B7" w14:textId="77777777" w:rsidR="00B35EEF" w:rsidRPr="002217FD" w:rsidRDefault="00B35EEF" w:rsidP="005C2C6F">
            <w:pPr>
              <w:rPr>
                <w:noProof/>
              </w:rPr>
            </w:pPr>
            <w:r w:rsidRPr="002217FD">
              <w:rPr>
                <w:noProof/>
              </w:rPr>
              <w:t xml:space="preserve">De beschrijving van de betekenis van de </w:t>
            </w:r>
            <w:r>
              <w:rPr>
                <w:noProof/>
              </w:rPr>
              <w:t>relatierol</w:t>
            </w:r>
            <w:r w:rsidRPr="002217FD">
              <w:rPr>
                <w:noProof/>
              </w:rPr>
              <w:t>.</w:t>
            </w:r>
          </w:p>
        </w:tc>
        <w:tc>
          <w:tcPr>
            <w:tcW w:w="1418" w:type="dxa"/>
          </w:tcPr>
          <w:p w14:paraId="57073D48" w14:textId="77777777" w:rsidR="00B35EEF" w:rsidRDefault="00B35EEF" w:rsidP="005C2C6F">
            <w:pPr>
              <w:rPr>
                <w:i/>
                <w:noProof/>
                <w:color w:val="FF0000"/>
                <w:sz w:val="16"/>
                <w:szCs w:val="16"/>
              </w:rPr>
            </w:pPr>
            <w:r>
              <w:rPr>
                <w:rFonts w:eastAsia="Batang"/>
                <w:i/>
                <w:color w:val="FF0000"/>
                <w:sz w:val="16"/>
                <w:szCs w:val="16"/>
              </w:rPr>
              <w:t>Body van de metaclass Comment</w:t>
            </w:r>
          </w:p>
        </w:tc>
        <w:tc>
          <w:tcPr>
            <w:tcW w:w="1134" w:type="dxa"/>
          </w:tcPr>
          <w:p w14:paraId="4BC6D516" w14:textId="77777777" w:rsidR="00B35EEF" w:rsidRPr="002217FD" w:rsidRDefault="00B35EEF" w:rsidP="005C2C6F">
            <w:pPr>
              <w:rPr>
                <w:noProof/>
              </w:rPr>
            </w:pPr>
            <w:r>
              <w:rPr>
                <w:i/>
                <w:noProof/>
                <w:color w:val="FF0000"/>
                <w:sz w:val="16"/>
                <w:szCs w:val="16"/>
              </w:rPr>
              <w:t>Notes</w:t>
            </w:r>
          </w:p>
        </w:tc>
      </w:tr>
      <w:tr w:rsidR="00B35EEF" w:rsidRPr="004C49A4" w14:paraId="59E50CE9" w14:textId="77777777" w:rsidTr="005C2C6F">
        <w:trPr>
          <w:cantSplit/>
        </w:trPr>
        <w:tc>
          <w:tcPr>
            <w:tcW w:w="1560" w:type="dxa"/>
            <w:gridSpan w:val="2"/>
            <w:shd w:val="clear" w:color="auto" w:fill="auto"/>
          </w:tcPr>
          <w:p w14:paraId="0D397049" w14:textId="77777777" w:rsidR="00B35EEF" w:rsidRPr="002217FD" w:rsidRDefault="00B35EEF" w:rsidP="005C2C6F">
            <w:pPr>
              <w:rPr>
                <w:b/>
                <w:noProof/>
                <w:sz w:val="16"/>
                <w:szCs w:val="16"/>
              </w:rPr>
            </w:pPr>
            <w:r w:rsidRPr="002217FD">
              <w:rPr>
                <w:b/>
                <w:noProof/>
                <w:sz w:val="16"/>
                <w:szCs w:val="16"/>
              </w:rPr>
              <w:t>Herkomst definitie</w:t>
            </w:r>
            <w:r>
              <w:rPr>
                <w:rStyle w:val="Voetnootmarkering"/>
                <w:rFonts w:ascii="Brush Script MT" w:eastAsia="Batang" w:hAnsi="Brush Script MT"/>
                <w:b/>
                <w:sz w:val="16"/>
                <w:szCs w:val="16"/>
              </w:rPr>
              <w:t>√</w:t>
            </w:r>
            <w:r w:rsidRPr="004866E1">
              <w:rPr>
                <w:rFonts w:eastAsia="Batang"/>
                <w:b/>
                <w:sz w:val="16"/>
                <w:szCs w:val="16"/>
              </w:rPr>
              <w:t xml:space="preserve"> </w:t>
            </w:r>
            <w:r w:rsidRPr="002217FD">
              <w:rPr>
                <w:b/>
                <w:noProof/>
                <w:sz w:val="16"/>
                <w:szCs w:val="16"/>
              </w:rPr>
              <w:t xml:space="preserve"> </w:t>
            </w:r>
          </w:p>
        </w:tc>
        <w:tc>
          <w:tcPr>
            <w:tcW w:w="992" w:type="dxa"/>
          </w:tcPr>
          <w:p w14:paraId="6F954A7A" w14:textId="77777777" w:rsidR="00B35EEF" w:rsidRPr="002217FD" w:rsidRDefault="00B35EEF" w:rsidP="005C2C6F">
            <w:pPr>
              <w:rPr>
                <w:rFonts w:eastAsia="Batang"/>
                <w:noProof/>
              </w:rPr>
            </w:pPr>
            <w:r>
              <w:rPr>
                <w:rFonts w:eastAsia="Batang"/>
                <w:noProof/>
              </w:rPr>
              <w:t>1</w:t>
            </w:r>
          </w:p>
        </w:tc>
        <w:tc>
          <w:tcPr>
            <w:tcW w:w="4819" w:type="dxa"/>
            <w:shd w:val="clear" w:color="auto" w:fill="auto"/>
          </w:tcPr>
          <w:p w14:paraId="4D571FBC" w14:textId="0B350F02" w:rsidR="00B35EEF" w:rsidRPr="002217FD" w:rsidRDefault="00B35EEF" w:rsidP="005C2C6F">
            <w:pPr>
              <w:rPr>
                <w:noProof/>
              </w:rPr>
            </w:pPr>
            <w:r w:rsidRPr="002217FD">
              <w:rPr>
                <w:rFonts w:eastAsia="Batang"/>
                <w:noProof/>
              </w:rPr>
              <w:t xml:space="preserve">De </w:t>
            </w:r>
            <w:r>
              <w:rPr>
                <w:rFonts w:eastAsia="Batang"/>
                <w:noProof/>
              </w:rPr>
              <w:t>registratie</w:t>
            </w:r>
            <w:r w:rsidRPr="002217FD">
              <w:rPr>
                <w:rFonts w:eastAsia="Batang"/>
                <w:noProof/>
              </w:rPr>
              <w:t xml:space="preserve"> of het informatiemodel waaruit de definitie is overgenomen dan wel een aanduiding die aangeeft uit welke bronnen de </w:t>
            </w:r>
            <w:r w:rsidR="001914AE">
              <w:rPr>
                <w:rFonts w:eastAsia="Batang"/>
                <w:noProof/>
              </w:rPr>
              <w:t>definitie</w:t>
            </w:r>
            <w:r w:rsidRPr="002217FD">
              <w:rPr>
                <w:rFonts w:eastAsia="Batang"/>
                <w:noProof/>
              </w:rPr>
              <w:t xml:space="preserve"> is samengesteld</w:t>
            </w:r>
            <w:r w:rsidRPr="002217FD">
              <w:rPr>
                <w:noProof/>
              </w:rPr>
              <w:t>.</w:t>
            </w:r>
          </w:p>
        </w:tc>
        <w:tc>
          <w:tcPr>
            <w:tcW w:w="1418" w:type="dxa"/>
          </w:tcPr>
          <w:p w14:paraId="22693B0D" w14:textId="77777777" w:rsidR="00B35EEF" w:rsidRPr="004C49A4" w:rsidRDefault="00B35EEF" w:rsidP="005C2C6F">
            <w:pPr>
              <w:rPr>
                <w:rFonts w:eastAsia="Batang"/>
                <w:i/>
                <w:noProof/>
                <w:sz w:val="16"/>
                <w:szCs w:val="16"/>
              </w:rPr>
            </w:pPr>
          </w:p>
        </w:tc>
        <w:tc>
          <w:tcPr>
            <w:tcW w:w="1134" w:type="dxa"/>
          </w:tcPr>
          <w:p w14:paraId="3A0B2DB3" w14:textId="77777777" w:rsidR="00B35EEF" w:rsidRPr="004C49A4" w:rsidRDefault="00B35EEF" w:rsidP="005C2C6F">
            <w:pPr>
              <w:rPr>
                <w:rFonts w:eastAsia="Batang"/>
                <w:i/>
                <w:noProof/>
                <w:sz w:val="16"/>
                <w:szCs w:val="16"/>
              </w:rPr>
            </w:pPr>
            <w:r>
              <w:rPr>
                <w:rFonts w:eastAsia="Batang"/>
                <w:i/>
                <w:noProof/>
                <w:sz w:val="16"/>
                <w:szCs w:val="16"/>
              </w:rPr>
              <w:t>Tagged value</w:t>
            </w:r>
          </w:p>
        </w:tc>
      </w:tr>
      <w:tr w:rsidR="00B35EEF" w:rsidRPr="004C49A4" w14:paraId="2DEC6951" w14:textId="77777777" w:rsidTr="005C2C6F">
        <w:trPr>
          <w:cantSplit/>
        </w:trPr>
        <w:tc>
          <w:tcPr>
            <w:tcW w:w="1560" w:type="dxa"/>
            <w:gridSpan w:val="2"/>
            <w:shd w:val="clear" w:color="auto" w:fill="auto"/>
          </w:tcPr>
          <w:p w14:paraId="432D1B2A" w14:textId="77777777" w:rsidR="00B35EEF" w:rsidRPr="002217FD" w:rsidRDefault="00B35EEF" w:rsidP="005C2C6F">
            <w:pPr>
              <w:rPr>
                <w:b/>
                <w:noProof/>
                <w:sz w:val="16"/>
                <w:szCs w:val="16"/>
              </w:rPr>
            </w:pPr>
            <w:r w:rsidRPr="002217FD">
              <w:rPr>
                <w:b/>
                <w:noProof/>
                <w:sz w:val="16"/>
                <w:szCs w:val="16"/>
              </w:rPr>
              <w:t xml:space="preserve">Datum opname </w:t>
            </w:r>
          </w:p>
        </w:tc>
        <w:tc>
          <w:tcPr>
            <w:tcW w:w="992" w:type="dxa"/>
          </w:tcPr>
          <w:p w14:paraId="3477EFE7" w14:textId="77777777" w:rsidR="00B35EEF" w:rsidRPr="002217FD" w:rsidRDefault="00B35EEF" w:rsidP="005C2C6F">
            <w:pPr>
              <w:rPr>
                <w:noProof/>
              </w:rPr>
            </w:pPr>
            <w:r>
              <w:rPr>
                <w:noProof/>
              </w:rPr>
              <w:t>1</w:t>
            </w:r>
          </w:p>
        </w:tc>
        <w:tc>
          <w:tcPr>
            <w:tcW w:w="4819" w:type="dxa"/>
            <w:shd w:val="clear" w:color="auto" w:fill="auto"/>
          </w:tcPr>
          <w:p w14:paraId="783B3BFE" w14:textId="77777777" w:rsidR="00B35EEF" w:rsidRPr="002217FD" w:rsidRDefault="00B35EEF" w:rsidP="005C2C6F">
            <w:pPr>
              <w:rPr>
                <w:noProof/>
              </w:rPr>
            </w:pPr>
            <w:r w:rsidRPr="002217FD">
              <w:rPr>
                <w:noProof/>
              </w:rPr>
              <w:t xml:space="preserve">De datum waarop de </w:t>
            </w:r>
            <w:r>
              <w:rPr>
                <w:noProof/>
              </w:rPr>
              <w:t>relatierol</w:t>
            </w:r>
            <w:r w:rsidRPr="002217FD">
              <w:rPr>
                <w:noProof/>
              </w:rPr>
              <w:t xml:space="preserve"> is opgenomen in het informatiemodel.</w:t>
            </w:r>
          </w:p>
        </w:tc>
        <w:tc>
          <w:tcPr>
            <w:tcW w:w="1418" w:type="dxa"/>
          </w:tcPr>
          <w:p w14:paraId="13797FA1" w14:textId="77777777" w:rsidR="00B35EEF" w:rsidRPr="004C49A4" w:rsidRDefault="00B35EEF" w:rsidP="005C2C6F">
            <w:pPr>
              <w:rPr>
                <w:rFonts w:eastAsia="Batang"/>
                <w:i/>
                <w:noProof/>
                <w:sz w:val="16"/>
                <w:szCs w:val="16"/>
              </w:rPr>
            </w:pPr>
          </w:p>
        </w:tc>
        <w:tc>
          <w:tcPr>
            <w:tcW w:w="1134" w:type="dxa"/>
          </w:tcPr>
          <w:p w14:paraId="3721FCCF" w14:textId="77777777" w:rsidR="00B35EEF" w:rsidRPr="004C49A4" w:rsidRDefault="00B35EEF" w:rsidP="005C2C6F">
            <w:pPr>
              <w:rPr>
                <w:i/>
                <w:noProof/>
                <w:sz w:val="16"/>
                <w:szCs w:val="16"/>
              </w:rPr>
            </w:pPr>
            <w:r>
              <w:rPr>
                <w:rFonts w:eastAsia="Batang"/>
                <w:i/>
                <w:noProof/>
                <w:sz w:val="16"/>
                <w:szCs w:val="16"/>
              </w:rPr>
              <w:t>Tagged value</w:t>
            </w:r>
          </w:p>
        </w:tc>
      </w:tr>
      <w:tr w:rsidR="00B35EEF" w:rsidRPr="004C49A4" w14:paraId="73F761DD" w14:textId="77777777" w:rsidTr="005C2C6F">
        <w:trPr>
          <w:cantSplit/>
        </w:trPr>
        <w:tc>
          <w:tcPr>
            <w:tcW w:w="1560" w:type="dxa"/>
            <w:gridSpan w:val="2"/>
            <w:shd w:val="clear" w:color="auto" w:fill="auto"/>
          </w:tcPr>
          <w:p w14:paraId="61911347" w14:textId="77777777" w:rsidR="00B35EEF" w:rsidRPr="002217FD" w:rsidRDefault="00B35EEF" w:rsidP="005C2C6F">
            <w:pPr>
              <w:rPr>
                <w:b/>
                <w:noProof/>
                <w:sz w:val="16"/>
                <w:szCs w:val="16"/>
              </w:rPr>
            </w:pPr>
            <w:r>
              <w:rPr>
                <w:b/>
                <w:noProof/>
                <w:sz w:val="16"/>
                <w:szCs w:val="16"/>
              </w:rPr>
              <w:lastRenderedPageBreak/>
              <w:t>K</w:t>
            </w:r>
            <w:r w:rsidRPr="002217FD">
              <w:rPr>
                <w:b/>
                <w:noProof/>
                <w:sz w:val="16"/>
                <w:szCs w:val="16"/>
              </w:rPr>
              <w:t>ardinaliteit</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p>
        </w:tc>
        <w:tc>
          <w:tcPr>
            <w:tcW w:w="992" w:type="dxa"/>
          </w:tcPr>
          <w:p w14:paraId="159D763E" w14:textId="77777777" w:rsidR="00B35EEF" w:rsidRDefault="00B35EEF" w:rsidP="005C2C6F">
            <w:pPr>
              <w:rPr>
                <w:noProof/>
              </w:rPr>
            </w:pPr>
            <w:r>
              <w:rPr>
                <w:noProof/>
              </w:rPr>
              <w:t>1</w:t>
            </w:r>
          </w:p>
        </w:tc>
        <w:tc>
          <w:tcPr>
            <w:tcW w:w="4819" w:type="dxa"/>
            <w:shd w:val="clear" w:color="auto" w:fill="auto"/>
          </w:tcPr>
          <w:p w14:paraId="54CDEE22" w14:textId="0D8D81BE" w:rsidR="00B35EEF" w:rsidRPr="002217FD" w:rsidRDefault="00B35EEF" w:rsidP="001F6234">
            <w:pPr>
              <w:rPr>
                <w:noProof/>
              </w:rPr>
            </w:pPr>
            <w:r w:rsidRPr="002217FD">
              <w:rPr>
                <w:noProof/>
              </w:rPr>
              <w:t xml:space="preserve">Deze indicatie geeft aan hoeveel keer waarden van deze </w:t>
            </w:r>
            <w:r>
              <w:rPr>
                <w:noProof/>
              </w:rPr>
              <w:t>relatierol</w:t>
            </w:r>
            <w:r w:rsidRPr="002217FD">
              <w:rPr>
                <w:noProof/>
              </w:rPr>
              <w:t xml:space="preserve"> kunnen voorkomen</w:t>
            </w:r>
            <w:r>
              <w:rPr>
                <w:noProof/>
              </w:rPr>
              <w:t>.</w:t>
            </w:r>
            <w:r w:rsidRPr="002217FD">
              <w:rPr>
                <w:noProof/>
              </w:rPr>
              <w:t xml:space="preserve"> </w:t>
            </w:r>
          </w:p>
        </w:tc>
        <w:tc>
          <w:tcPr>
            <w:tcW w:w="1418" w:type="dxa"/>
          </w:tcPr>
          <w:p w14:paraId="7B355E5F" w14:textId="77777777" w:rsidR="00B35EEF" w:rsidRDefault="00B35EEF" w:rsidP="005C2C6F">
            <w:pPr>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w:t>
            </w:r>
          </w:p>
          <w:p w14:paraId="4972626A" w14:textId="77777777" w:rsidR="00B35EEF" w:rsidRPr="004C49A4" w:rsidRDefault="00B35EEF" w:rsidP="005C2C6F">
            <w:pPr>
              <w:rPr>
                <w:rFonts w:eastAsia="Batang"/>
                <w:i/>
                <w:noProof/>
                <w:sz w:val="16"/>
                <w:szCs w:val="16"/>
              </w:rPr>
            </w:pPr>
            <w:r>
              <w:rPr>
                <w:i/>
                <w:noProof/>
                <w:color w:val="FF0000"/>
                <w:sz w:val="16"/>
                <w:szCs w:val="16"/>
              </w:rPr>
              <w:t>Element</w:t>
            </w:r>
          </w:p>
        </w:tc>
        <w:tc>
          <w:tcPr>
            <w:tcW w:w="1134" w:type="dxa"/>
          </w:tcPr>
          <w:p w14:paraId="443658BF" w14:textId="77777777" w:rsidR="00B35EEF" w:rsidRDefault="00B35EEF" w:rsidP="005C2C6F">
            <w:pPr>
              <w:rPr>
                <w:rFonts w:eastAsia="Batang"/>
                <w:i/>
                <w:noProof/>
                <w:sz w:val="16"/>
                <w:szCs w:val="16"/>
              </w:rPr>
            </w:pPr>
            <w:r>
              <w:rPr>
                <w:i/>
                <w:noProof/>
                <w:color w:val="FF0000"/>
                <w:sz w:val="16"/>
                <w:szCs w:val="16"/>
              </w:rPr>
              <w:t>Multiplicity</w:t>
            </w:r>
          </w:p>
        </w:tc>
      </w:tr>
      <w:tr w:rsidR="00B35EEF" w:rsidRPr="004C49A4" w14:paraId="106D7ED2" w14:textId="77777777" w:rsidTr="005C2C6F">
        <w:trPr>
          <w:cantSplit/>
        </w:trPr>
        <w:tc>
          <w:tcPr>
            <w:tcW w:w="1560" w:type="dxa"/>
            <w:gridSpan w:val="2"/>
            <w:shd w:val="clear" w:color="auto" w:fill="auto"/>
          </w:tcPr>
          <w:p w14:paraId="74724A40" w14:textId="77777777" w:rsidR="00B35EEF" w:rsidRPr="002217FD" w:rsidRDefault="00B35EEF" w:rsidP="005C2C6F">
            <w:pPr>
              <w:rPr>
                <w:b/>
                <w:noProof/>
                <w:sz w:val="16"/>
                <w:szCs w:val="16"/>
              </w:rPr>
            </w:pPr>
            <w:r w:rsidRPr="002217FD">
              <w:rPr>
                <w:b/>
                <w:noProof/>
                <w:sz w:val="16"/>
                <w:szCs w:val="16"/>
              </w:rPr>
              <w:t>Indicatie materiële historie</w:t>
            </w:r>
            <w:r>
              <w:rPr>
                <w:rStyle w:val="Voetnootmarkering"/>
                <w:rFonts w:ascii="Brush Script MT" w:eastAsia="Batang" w:hAnsi="Brush Script MT"/>
                <w:b/>
                <w:sz w:val="16"/>
                <w:szCs w:val="16"/>
              </w:rPr>
              <w:t>√</w:t>
            </w:r>
          </w:p>
        </w:tc>
        <w:tc>
          <w:tcPr>
            <w:tcW w:w="992" w:type="dxa"/>
          </w:tcPr>
          <w:p w14:paraId="5F9779E6" w14:textId="77777777" w:rsidR="00B35EEF" w:rsidRPr="002217FD" w:rsidRDefault="00B35EEF" w:rsidP="005C2C6F">
            <w:pPr>
              <w:rPr>
                <w:noProof/>
              </w:rPr>
            </w:pPr>
            <w:r>
              <w:rPr>
                <w:noProof/>
              </w:rPr>
              <w:t>1</w:t>
            </w:r>
          </w:p>
        </w:tc>
        <w:tc>
          <w:tcPr>
            <w:tcW w:w="4819" w:type="dxa"/>
            <w:shd w:val="clear" w:color="auto" w:fill="auto"/>
          </w:tcPr>
          <w:p w14:paraId="512C681C" w14:textId="77777777" w:rsidR="00B35EEF" w:rsidRPr="002217FD" w:rsidRDefault="00B35EEF" w:rsidP="005C2C6F">
            <w:pPr>
              <w:rPr>
                <w:noProof/>
              </w:rPr>
            </w:pPr>
            <w:r w:rsidRPr="002217FD">
              <w:rPr>
                <w:noProof/>
              </w:rPr>
              <w:t>Indicatie o</w:t>
            </w:r>
            <w:r>
              <w:rPr>
                <w:noProof/>
              </w:rPr>
              <w:t>f de materiële historie van de relatierol</w:t>
            </w:r>
            <w:r w:rsidRPr="002217FD">
              <w:rPr>
                <w:noProof/>
              </w:rPr>
              <w:t xml:space="preserve"> te bevragen is. Materiële historie geeft aan wanneer een verandering is opgetreden in de werkelijkheid die heeft geleid tot verandering van de </w:t>
            </w:r>
            <w:r>
              <w:rPr>
                <w:noProof/>
              </w:rPr>
              <w:t>waarde van de relatierol</w:t>
            </w:r>
            <w:r w:rsidRPr="002217FD">
              <w:rPr>
                <w:noProof/>
              </w:rPr>
              <w:t>.</w:t>
            </w:r>
          </w:p>
        </w:tc>
        <w:tc>
          <w:tcPr>
            <w:tcW w:w="1418" w:type="dxa"/>
          </w:tcPr>
          <w:p w14:paraId="2FA2E82B" w14:textId="77777777" w:rsidR="00B35EEF" w:rsidRPr="004C49A4" w:rsidRDefault="00B35EEF" w:rsidP="005C2C6F">
            <w:pPr>
              <w:rPr>
                <w:rFonts w:eastAsia="Batang"/>
                <w:i/>
                <w:noProof/>
                <w:sz w:val="16"/>
                <w:szCs w:val="16"/>
              </w:rPr>
            </w:pPr>
          </w:p>
        </w:tc>
        <w:tc>
          <w:tcPr>
            <w:tcW w:w="1134" w:type="dxa"/>
          </w:tcPr>
          <w:p w14:paraId="17B185FA"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4C49A4" w14:paraId="7202D9BE" w14:textId="77777777" w:rsidTr="005C2C6F">
        <w:trPr>
          <w:cantSplit/>
        </w:trPr>
        <w:tc>
          <w:tcPr>
            <w:tcW w:w="1560" w:type="dxa"/>
            <w:gridSpan w:val="2"/>
            <w:shd w:val="clear" w:color="auto" w:fill="auto"/>
          </w:tcPr>
          <w:p w14:paraId="53A6FE34" w14:textId="77777777" w:rsidR="00B35EEF" w:rsidRPr="002217FD" w:rsidRDefault="00B35EEF" w:rsidP="005C2C6F">
            <w:pPr>
              <w:rPr>
                <w:b/>
                <w:noProof/>
                <w:sz w:val="16"/>
                <w:szCs w:val="16"/>
              </w:rPr>
            </w:pPr>
            <w:r w:rsidRPr="002217FD">
              <w:rPr>
                <w:b/>
                <w:noProof/>
                <w:sz w:val="16"/>
                <w:szCs w:val="16"/>
              </w:rPr>
              <w:t>Indicatie formele historie</w:t>
            </w:r>
            <w:r>
              <w:rPr>
                <w:rStyle w:val="Voetnootmarkering"/>
                <w:rFonts w:ascii="Brush Script MT" w:eastAsia="Batang" w:hAnsi="Brush Script MT"/>
                <w:b/>
                <w:sz w:val="16"/>
                <w:szCs w:val="16"/>
              </w:rPr>
              <w:t>√</w:t>
            </w:r>
          </w:p>
        </w:tc>
        <w:tc>
          <w:tcPr>
            <w:tcW w:w="992" w:type="dxa"/>
          </w:tcPr>
          <w:p w14:paraId="4872E868" w14:textId="77777777" w:rsidR="00B35EEF" w:rsidRPr="002217FD" w:rsidRDefault="00B35EEF" w:rsidP="005C2C6F">
            <w:pPr>
              <w:rPr>
                <w:noProof/>
              </w:rPr>
            </w:pPr>
            <w:r>
              <w:rPr>
                <w:noProof/>
              </w:rPr>
              <w:t>1</w:t>
            </w:r>
          </w:p>
        </w:tc>
        <w:tc>
          <w:tcPr>
            <w:tcW w:w="4819" w:type="dxa"/>
            <w:shd w:val="clear" w:color="auto" w:fill="auto"/>
          </w:tcPr>
          <w:p w14:paraId="7B4ABD9C" w14:textId="77777777" w:rsidR="00B35EEF" w:rsidRPr="002217FD" w:rsidRDefault="00B35EEF" w:rsidP="005C2C6F">
            <w:pPr>
              <w:rPr>
                <w:noProof/>
              </w:rPr>
            </w:pPr>
            <w:r w:rsidRPr="002217FD">
              <w:rPr>
                <w:noProof/>
              </w:rPr>
              <w:t xml:space="preserve">Indicatie of de formele historie van de </w:t>
            </w:r>
            <w:r>
              <w:rPr>
                <w:noProof/>
              </w:rPr>
              <w:t>relatierol</w:t>
            </w:r>
            <w:r w:rsidRPr="002217FD">
              <w:rPr>
                <w:noProof/>
              </w:rPr>
              <w:t xml:space="preserve">te bevragen is. Formele historie geeft aan wanneer in de administratie een verandering is verwerkt </w:t>
            </w:r>
            <w:r>
              <w:rPr>
                <w:noProof/>
              </w:rPr>
              <w:t>van de waarde van de relatierol</w:t>
            </w:r>
            <w:r w:rsidRPr="002217FD">
              <w:rPr>
                <w:noProof/>
              </w:rPr>
              <w:t xml:space="preserve"> (wanneer was de verandering bekend en is deze verwerkt).</w:t>
            </w:r>
          </w:p>
        </w:tc>
        <w:tc>
          <w:tcPr>
            <w:tcW w:w="1418" w:type="dxa"/>
          </w:tcPr>
          <w:p w14:paraId="7D591616" w14:textId="77777777" w:rsidR="00B35EEF" w:rsidRPr="004C49A4" w:rsidRDefault="00B35EEF" w:rsidP="005C2C6F">
            <w:pPr>
              <w:rPr>
                <w:rFonts w:eastAsia="Batang"/>
                <w:i/>
                <w:noProof/>
                <w:sz w:val="16"/>
                <w:szCs w:val="16"/>
              </w:rPr>
            </w:pPr>
          </w:p>
        </w:tc>
        <w:tc>
          <w:tcPr>
            <w:tcW w:w="1134" w:type="dxa"/>
          </w:tcPr>
          <w:p w14:paraId="5DB1331D"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4C49A4" w14:paraId="1727644A" w14:textId="77777777" w:rsidTr="005C2C6F">
        <w:trPr>
          <w:cantSplit/>
        </w:trPr>
        <w:tc>
          <w:tcPr>
            <w:tcW w:w="1560" w:type="dxa"/>
            <w:gridSpan w:val="2"/>
            <w:shd w:val="clear" w:color="auto" w:fill="auto"/>
          </w:tcPr>
          <w:p w14:paraId="726831AD" w14:textId="77777777" w:rsidR="00B35EEF" w:rsidRPr="002217FD" w:rsidRDefault="00B35EEF" w:rsidP="005C2C6F">
            <w:pPr>
              <w:rPr>
                <w:b/>
                <w:noProof/>
                <w:sz w:val="16"/>
                <w:szCs w:val="16"/>
              </w:rPr>
            </w:pPr>
            <w:r>
              <w:rPr>
                <w:b/>
                <w:noProof/>
                <w:sz w:val="16"/>
                <w:szCs w:val="16"/>
              </w:rPr>
              <w:t>A</w:t>
            </w:r>
            <w:r w:rsidRPr="002217FD">
              <w:rPr>
                <w:b/>
                <w:noProof/>
                <w:sz w:val="16"/>
                <w:szCs w:val="16"/>
              </w:rPr>
              <w:t>uthentiek</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p>
        </w:tc>
        <w:tc>
          <w:tcPr>
            <w:tcW w:w="992" w:type="dxa"/>
          </w:tcPr>
          <w:p w14:paraId="2246AA2B" w14:textId="77777777" w:rsidR="00B35EEF" w:rsidRPr="002217FD" w:rsidRDefault="00B35EEF" w:rsidP="005C2C6F">
            <w:pPr>
              <w:rPr>
                <w:noProof/>
              </w:rPr>
            </w:pPr>
            <w:r>
              <w:rPr>
                <w:noProof/>
              </w:rPr>
              <w:t>1</w:t>
            </w:r>
          </w:p>
        </w:tc>
        <w:tc>
          <w:tcPr>
            <w:tcW w:w="4819" w:type="dxa"/>
            <w:shd w:val="clear" w:color="auto" w:fill="auto"/>
          </w:tcPr>
          <w:p w14:paraId="0BFAF1E4" w14:textId="77777777" w:rsidR="00B35EEF" w:rsidRPr="002217FD" w:rsidRDefault="00B35EEF" w:rsidP="005C2C6F">
            <w:pPr>
              <w:rPr>
                <w:noProof/>
              </w:rPr>
            </w:pPr>
            <w:r w:rsidRPr="002217FD">
              <w:rPr>
                <w:noProof/>
              </w:rPr>
              <w:t>Aanduiding of het een authentiek gegeven (</w:t>
            </w:r>
            <w:r>
              <w:rPr>
                <w:noProof/>
              </w:rPr>
              <w:t>relatierol</w:t>
            </w:r>
            <w:r w:rsidRPr="002217FD">
              <w:rPr>
                <w:noProof/>
              </w:rPr>
              <w:t>) betreft.</w:t>
            </w:r>
          </w:p>
        </w:tc>
        <w:tc>
          <w:tcPr>
            <w:tcW w:w="1418" w:type="dxa"/>
          </w:tcPr>
          <w:p w14:paraId="351E6922" w14:textId="77777777" w:rsidR="00B35EEF" w:rsidRPr="004C49A4" w:rsidRDefault="00B35EEF" w:rsidP="005C2C6F">
            <w:pPr>
              <w:rPr>
                <w:rFonts w:eastAsia="Batang"/>
                <w:i/>
                <w:noProof/>
                <w:sz w:val="16"/>
                <w:szCs w:val="16"/>
              </w:rPr>
            </w:pPr>
          </w:p>
        </w:tc>
        <w:tc>
          <w:tcPr>
            <w:tcW w:w="1134" w:type="dxa"/>
          </w:tcPr>
          <w:p w14:paraId="6AB404C2"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AF6E5A" w14:paraId="7E4E0857" w14:textId="77777777" w:rsidTr="005C2C6F">
        <w:trPr>
          <w:cantSplit/>
        </w:trPr>
        <w:tc>
          <w:tcPr>
            <w:tcW w:w="1560" w:type="dxa"/>
            <w:gridSpan w:val="2"/>
            <w:shd w:val="clear" w:color="auto" w:fill="auto"/>
          </w:tcPr>
          <w:p w14:paraId="5D3F2E3E" w14:textId="77777777" w:rsidR="00B35EEF" w:rsidRDefault="00B35EEF" w:rsidP="005C2C6F">
            <w:pPr>
              <w:rPr>
                <w:b/>
                <w:noProof/>
                <w:sz w:val="16"/>
                <w:szCs w:val="16"/>
              </w:rPr>
            </w:pPr>
            <w:r>
              <w:rPr>
                <w:b/>
                <w:noProof/>
                <w:sz w:val="16"/>
                <w:szCs w:val="16"/>
              </w:rPr>
              <w:t>Mogelijk geen waarde</w:t>
            </w:r>
          </w:p>
        </w:tc>
        <w:tc>
          <w:tcPr>
            <w:tcW w:w="992" w:type="dxa"/>
          </w:tcPr>
          <w:p w14:paraId="5BDDE5AD" w14:textId="77777777" w:rsidR="00B35EEF" w:rsidRDefault="00B35EEF" w:rsidP="005C2C6F">
            <w:r>
              <w:t>1</w:t>
            </w:r>
          </w:p>
        </w:tc>
        <w:tc>
          <w:tcPr>
            <w:tcW w:w="4819" w:type="dxa"/>
            <w:shd w:val="clear" w:color="auto" w:fill="auto"/>
          </w:tcPr>
          <w:p w14:paraId="6AC0FFED" w14:textId="77777777" w:rsidR="00B35EEF" w:rsidRDefault="00B35EEF" w:rsidP="005C2C6F">
            <w:r>
              <w:t>Aanduiding dat relatierol geen waarde met betekenis kan bevatten.</w:t>
            </w:r>
          </w:p>
        </w:tc>
        <w:tc>
          <w:tcPr>
            <w:tcW w:w="1418" w:type="dxa"/>
          </w:tcPr>
          <w:p w14:paraId="09271E63" w14:textId="77777777" w:rsidR="00B35EEF" w:rsidRPr="004C49A4" w:rsidRDefault="00B35EEF" w:rsidP="005C2C6F">
            <w:pPr>
              <w:rPr>
                <w:rFonts w:eastAsia="Batang"/>
                <w:i/>
                <w:noProof/>
                <w:sz w:val="16"/>
                <w:szCs w:val="16"/>
              </w:rPr>
            </w:pPr>
          </w:p>
        </w:tc>
        <w:tc>
          <w:tcPr>
            <w:tcW w:w="1134" w:type="dxa"/>
          </w:tcPr>
          <w:p w14:paraId="3CC57609" w14:textId="77777777" w:rsidR="00B35EEF" w:rsidRPr="00AF6E5A" w:rsidRDefault="00B35EEF" w:rsidP="005C2C6F">
            <w:pPr>
              <w:rPr>
                <w:rFonts w:eastAsia="Batang"/>
                <w:i/>
                <w:noProof/>
                <w:color w:val="FF0000"/>
                <w:sz w:val="16"/>
                <w:szCs w:val="16"/>
              </w:rPr>
            </w:pPr>
            <w:r>
              <w:rPr>
                <w:rFonts w:eastAsia="Batang"/>
                <w:i/>
                <w:noProof/>
                <w:sz w:val="16"/>
                <w:szCs w:val="16"/>
              </w:rPr>
              <w:t>Tagged value</w:t>
            </w:r>
          </w:p>
        </w:tc>
      </w:tr>
      <w:tr w:rsidR="00B35EEF" w:rsidRPr="00AF6E5A" w14:paraId="690A7946" w14:textId="77777777" w:rsidTr="005C2C6F">
        <w:trPr>
          <w:cantSplit/>
        </w:trPr>
        <w:tc>
          <w:tcPr>
            <w:tcW w:w="1560" w:type="dxa"/>
            <w:gridSpan w:val="2"/>
            <w:shd w:val="clear" w:color="auto" w:fill="auto"/>
          </w:tcPr>
          <w:p w14:paraId="12A2DFFA" w14:textId="77777777" w:rsidR="00B35EEF" w:rsidRDefault="00B35EEF" w:rsidP="005C2C6F">
            <w:pPr>
              <w:rPr>
                <w:b/>
                <w:noProof/>
                <w:sz w:val="16"/>
                <w:szCs w:val="16"/>
              </w:rPr>
            </w:pPr>
            <w:r w:rsidRPr="002217FD">
              <w:rPr>
                <w:b/>
                <w:noProof/>
                <w:sz w:val="16"/>
                <w:szCs w:val="16"/>
              </w:rPr>
              <w:t>Toelichting</w:t>
            </w:r>
            <w:r>
              <w:rPr>
                <w:rStyle w:val="Voetnootmarkering"/>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2" w:type="dxa"/>
          </w:tcPr>
          <w:p w14:paraId="0D7742BB" w14:textId="0731A480" w:rsidR="00B35EEF" w:rsidRDefault="00F43934" w:rsidP="00C07D79">
            <w:r>
              <w:rPr>
                <w:noProof/>
              </w:rPr>
              <w:t>0..1</w:t>
            </w:r>
          </w:p>
        </w:tc>
        <w:tc>
          <w:tcPr>
            <w:tcW w:w="4819" w:type="dxa"/>
            <w:shd w:val="clear" w:color="auto" w:fill="auto"/>
          </w:tcPr>
          <w:p w14:paraId="3347A94C" w14:textId="08B72178" w:rsidR="00B35EEF" w:rsidRDefault="00B35EEF" w:rsidP="001F6234">
            <w:r w:rsidRPr="002217FD">
              <w:rPr>
                <w:rFonts w:eastAsia="Batang"/>
              </w:rPr>
              <w:t xml:space="preserve">Een inhoudelijke toelichting op de </w:t>
            </w:r>
            <w:r>
              <w:rPr>
                <w:noProof/>
              </w:rPr>
              <w:t>relatierol</w:t>
            </w:r>
            <w:r w:rsidRPr="002217FD">
              <w:rPr>
                <w:noProof/>
              </w:rPr>
              <w:t>.</w:t>
            </w:r>
          </w:p>
        </w:tc>
        <w:tc>
          <w:tcPr>
            <w:tcW w:w="1418" w:type="dxa"/>
          </w:tcPr>
          <w:p w14:paraId="5F368646" w14:textId="77777777" w:rsidR="00B35EEF" w:rsidRPr="004C49A4" w:rsidRDefault="00B35EEF" w:rsidP="005C2C6F">
            <w:pPr>
              <w:rPr>
                <w:rFonts w:eastAsia="Batang"/>
                <w:i/>
                <w:noProof/>
                <w:sz w:val="16"/>
                <w:szCs w:val="16"/>
              </w:rPr>
            </w:pPr>
          </w:p>
        </w:tc>
        <w:tc>
          <w:tcPr>
            <w:tcW w:w="1134" w:type="dxa"/>
          </w:tcPr>
          <w:p w14:paraId="49CA1813" w14:textId="77777777" w:rsidR="00B35EEF" w:rsidRDefault="00B35EEF" w:rsidP="005C2C6F">
            <w:pPr>
              <w:rPr>
                <w:rFonts w:eastAsia="Batang"/>
                <w:i/>
                <w:noProof/>
                <w:sz w:val="16"/>
                <w:szCs w:val="16"/>
              </w:rPr>
            </w:pPr>
            <w:r w:rsidRPr="004C49A4">
              <w:rPr>
                <w:rFonts w:eastAsia="Batang"/>
                <w:i/>
                <w:noProof/>
                <w:sz w:val="16"/>
                <w:szCs w:val="16"/>
              </w:rPr>
              <w:t xml:space="preserve">Tagged value </w:t>
            </w:r>
          </w:p>
        </w:tc>
      </w:tr>
    </w:tbl>
    <w:p w14:paraId="619848EA" w14:textId="77777777" w:rsidR="000D7F1B" w:rsidRDefault="000D7F1B" w:rsidP="000D7F1B">
      <w:pPr>
        <w:rPr>
          <w:b/>
        </w:rPr>
      </w:pPr>
      <w:bookmarkStart w:id="70" w:name="_Toc467145298"/>
      <w:bookmarkEnd w:id="65"/>
    </w:p>
    <w:p w14:paraId="6CAABDC1" w14:textId="568328CA" w:rsidR="00B35EEF" w:rsidRDefault="007E3348" w:rsidP="000D7F1B">
      <w:pPr>
        <w:contextualSpacing w:val="0"/>
        <w:rPr>
          <w:b/>
        </w:rPr>
      </w:pPr>
      <w:r>
        <w:rPr>
          <w:b/>
        </w:rPr>
        <w:br/>
      </w:r>
      <w:r w:rsidR="00B35EEF" w:rsidRPr="000D7F1B">
        <w:rPr>
          <w:b/>
        </w:rPr>
        <w:t>Specificatie voor «Generalisatie»</w:t>
      </w:r>
      <w:bookmarkEnd w:id="70"/>
    </w:p>
    <w:p w14:paraId="710065A5" w14:textId="77777777" w:rsidR="000D7F1B" w:rsidRPr="000D7F1B" w:rsidRDefault="000D7F1B" w:rsidP="000D7F1B">
      <w:pPr>
        <w:rPr>
          <w:b/>
        </w:rPr>
      </w:pPr>
    </w:p>
    <w:p w14:paraId="6D3E7D90" w14:textId="77777777" w:rsidR="00B35EEF" w:rsidRPr="00576015" w:rsidRDefault="00B35EEF" w:rsidP="00B35EEF">
      <w:pPr>
        <w:rPr>
          <w:lang w:eastAsia="en-US"/>
        </w:rPr>
      </w:pPr>
      <w:r w:rsidRPr="004866E1">
        <w:rPr>
          <w:rFonts w:eastAsia="Batang"/>
        </w:rPr>
        <w:t xml:space="preserve">De </w:t>
      </w:r>
      <w:r>
        <w:rPr>
          <w:rFonts w:eastAsia="Batang"/>
        </w:rPr>
        <w:t>generalisaties</w:t>
      </w:r>
      <w:r w:rsidRPr="004866E1">
        <w:rPr>
          <w:rFonts w:eastAsia="Batang"/>
        </w:rPr>
        <w:t xml:space="preserve"> worden naar </w:t>
      </w:r>
      <w:r>
        <w:rPr>
          <w:rFonts w:eastAsia="Batang"/>
        </w:rPr>
        <w:t xml:space="preserve">het volgende aspect </w:t>
      </w:r>
      <w:r w:rsidRPr="004866E1">
        <w:rPr>
          <w:rFonts w:eastAsia="Batang"/>
        </w:rPr>
        <w:t>gespecificeerd:</w:t>
      </w:r>
    </w:p>
    <w:tbl>
      <w:tblPr>
        <w:tblW w:w="9888" w:type="dxa"/>
        <w:tblLayout w:type="fixed"/>
        <w:tblCellMar>
          <w:top w:w="113" w:type="dxa"/>
        </w:tblCellMar>
        <w:tblLook w:val="0000" w:firstRow="0" w:lastRow="0" w:firstColumn="0" w:lastColumn="0" w:noHBand="0" w:noVBand="0"/>
      </w:tblPr>
      <w:tblGrid>
        <w:gridCol w:w="1418"/>
        <w:gridCol w:w="992"/>
        <w:gridCol w:w="4678"/>
        <w:gridCol w:w="1841"/>
        <w:gridCol w:w="959"/>
      </w:tblGrid>
      <w:tr w:rsidR="00B35EEF" w:rsidRPr="00B465B3" w14:paraId="113F8718" w14:textId="77777777" w:rsidTr="005C2C6F">
        <w:trPr>
          <w:cantSplit/>
          <w:tblHeader/>
        </w:trPr>
        <w:tc>
          <w:tcPr>
            <w:tcW w:w="1418" w:type="dxa"/>
            <w:shd w:val="clear" w:color="auto" w:fill="D9D9D9" w:themeFill="background1" w:themeFillShade="D9"/>
          </w:tcPr>
          <w:p w14:paraId="1163DF3F" w14:textId="77777777" w:rsidR="00B35EEF" w:rsidRPr="002217FD" w:rsidRDefault="00B35EEF" w:rsidP="005C2C6F">
            <w:pPr>
              <w:shd w:val="clear" w:color="auto" w:fill="D9D9D9" w:themeFill="background1" w:themeFillShade="D9"/>
              <w:rPr>
                <w:b/>
                <w:noProof/>
                <w:sz w:val="16"/>
                <w:szCs w:val="16"/>
              </w:rPr>
            </w:pPr>
            <w:r>
              <w:rPr>
                <w:rFonts w:eastAsia="Batang"/>
                <w:b/>
                <w:sz w:val="16"/>
                <w:szCs w:val="16"/>
              </w:rPr>
              <w:t>Aspect</w:t>
            </w:r>
          </w:p>
        </w:tc>
        <w:tc>
          <w:tcPr>
            <w:tcW w:w="992" w:type="dxa"/>
            <w:shd w:val="clear" w:color="auto" w:fill="D9D9D9" w:themeFill="background1" w:themeFillShade="D9"/>
          </w:tcPr>
          <w:p w14:paraId="3F7836F3" w14:textId="77777777" w:rsidR="00B35EEF" w:rsidRDefault="00B35EEF" w:rsidP="005C2C6F">
            <w:pPr>
              <w:shd w:val="clear" w:color="auto" w:fill="D9D9D9" w:themeFill="background1" w:themeFillShade="D9"/>
              <w:rPr>
                <w:rFonts w:eastAsia="Batang"/>
                <w:b/>
                <w:sz w:val="16"/>
                <w:szCs w:val="16"/>
              </w:rPr>
            </w:pPr>
            <w:r>
              <w:rPr>
                <w:rFonts w:eastAsia="Batang"/>
                <w:b/>
                <w:sz w:val="16"/>
                <w:szCs w:val="16"/>
              </w:rPr>
              <w:t>Kardi</w:t>
            </w:r>
          </w:p>
          <w:p w14:paraId="01E0D190" w14:textId="77777777" w:rsidR="00B35EEF" w:rsidRPr="0019135A" w:rsidRDefault="00B35EEF" w:rsidP="005C2C6F">
            <w:pPr>
              <w:shd w:val="clear" w:color="auto" w:fill="D9D9D9" w:themeFill="background1" w:themeFillShade="D9"/>
              <w:rPr>
                <w:rFonts w:eastAsia="Batang"/>
                <w:b/>
                <w:sz w:val="16"/>
                <w:szCs w:val="16"/>
              </w:rPr>
            </w:pPr>
            <w:r>
              <w:rPr>
                <w:rFonts w:eastAsia="Batang"/>
                <w:b/>
                <w:sz w:val="16"/>
                <w:szCs w:val="16"/>
              </w:rPr>
              <w:t>naliteit</w:t>
            </w:r>
          </w:p>
        </w:tc>
        <w:tc>
          <w:tcPr>
            <w:tcW w:w="4678" w:type="dxa"/>
            <w:shd w:val="clear" w:color="auto" w:fill="D9D9D9" w:themeFill="background1" w:themeFillShade="D9"/>
          </w:tcPr>
          <w:p w14:paraId="28D42727" w14:textId="77777777" w:rsidR="00B35EEF" w:rsidRPr="002217FD" w:rsidRDefault="00B35EEF" w:rsidP="005C2C6F">
            <w:pPr>
              <w:shd w:val="clear" w:color="auto" w:fill="D9D9D9" w:themeFill="background1" w:themeFillShade="D9"/>
              <w:rPr>
                <w:noProof/>
              </w:rPr>
            </w:pPr>
            <w:r w:rsidRPr="0019135A">
              <w:rPr>
                <w:rFonts w:eastAsia="Batang"/>
                <w:b/>
                <w:sz w:val="16"/>
                <w:szCs w:val="16"/>
              </w:rPr>
              <w:t>Toelichting</w:t>
            </w:r>
          </w:p>
        </w:tc>
        <w:tc>
          <w:tcPr>
            <w:tcW w:w="1841" w:type="dxa"/>
            <w:shd w:val="clear" w:color="auto" w:fill="D9D9D9" w:themeFill="background1" w:themeFillShade="D9"/>
          </w:tcPr>
          <w:p w14:paraId="6DEED298" w14:textId="77777777" w:rsidR="00B35EEF" w:rsidRDefault="00B35EEF" w:rsidP="005C2C6F">
            <w:pPr>
              <w:shd w:val="clear" w:color="auto" w:fill="D9D9D9" w:themeFill="background1" w:themeFillShade="D9"/>
              <w:rPr>
                <w:rFonts w:eastAsia="Batang"/>
                <w:b/>
                <w:color w:val="000000" w:themeColor="text1"/>
                <w:sz w:val="16"/>
                <w:szCs w:val="16"/>
              </w:rPr>
            </w:pPr>
            <w:r>
              <w:rPr>
                <w:rFonts w:eastAsia="Batang"/>
                <w:b/>
                <w:color w:val="000000" w:themeColor="text1"/>
                <w:sz w:val="16"/>
                <w:szCs w:val="16"/>
              </w:rPr>
              <w:t>In UML 2.5</w:t>
            </w:r>
          </w:p>
        </w:tc>
        <w:tc>
          <w:tcPr>
            <w:tcW w:w="959" w:type="dxa"/>
            <w:shd w:val="clear" w:color="auto" w:fill="D9D9D9" w:themeFill="background1" w:themeFillShade="D9"/>
          </w:tcPr>
          <w:p w14:paraId="7E11F060" w14:textId="77777777" w:rsidR="00B35EEF" w:rsidRPr="00B465B3" w:rsidRDefault="00B35EEF" w:rsidP="005C2C6F">
            <w:pPr>
              <w:shd w:val="clear" w:color="auto" w:fill="D9D9D9" w:themeFill="background1" w:themeFillShade="D9"/>
              <w:rPr>
                <w:i/>
                <w:noProof/>
                <w:color w:val="FF0000"/>
                <w:sz w:val="16"/>
                <w:szCs w:val="16"/>
              </w:rPr>
            </w:pPr>
            <w:r>
              <w:rPr>
                <w:rFonts w:eastAsia="Batang"/>
                <w:b/>
                <w:color w:val="000000" w:themeColor="text1"/>
                <w:sz w:val="16"/>
                <w:szCs w:val="16"/>
              </w:rPr>
              <w:t>In EA</w:t>
            </w:r>
          </w:p>
        </w:tc>
      </w:tr>
      <w:tr w:rsidR="00B35EEF" w:rsidRPr="0019135A" w14:paraId="20A26F61" w14:textId="77777777" w:rsidTr="005C2C6F">
        <w:trPr>
          <w:cantSplit/>
          <w:tblHeader/>
        </w:trPr>
        <w:tc>
          <w:tcPr>
            <w:tcW w:w="1418" w:type="dxa"/>
            <w:shd w:val="clear" w:color="auto" w:fill="auto"/>
          </w:tcPr>
          <w:p w14:paraId="4D2E4CB4" w14:textId="77777777" w:rsidR="00B35EEF" w:rsidRDefault="00B35EEF" w:rsidP="005C2C6F">
            <w:pPr>
              <w:rPr>
                <w:rFonts w:eastAsia="Batang"/>
                <w:b/>
                <w:sz w:val="16"/>
                <w:szCs w:val="16"/>
              </w:rPr>
            </w:pPr>
            <w:r w:rsidRPr="00394E7E">
              <w:rPr>
                <w:rFonts w:eastAsia="Batang"/>
                <w:b/>
                <w:sz w:val="16"/>
                <w:szCs w:val="16"/>
              </w:rPr>
              <w:t xml:space="preserve">Naam </w:t>
            </w:r>
          </w:p>
        </w:tc>
        <w:tc>
          <w:tcPr>
            <w:tcW w:w="992" w:type="dxa"/>
          </w:tcPr>
          <w:p w14:paraId="04417CF2" w14:textId="00C0A6A0" w:rsidR="00B35EEF" w:rsidRPr="00394E7E" w:rsidRDefault="00C07D79" w:rsidP="005C2C6F">
            <w:pPr>
              <w:rPr>
                <w:rFonts w:eastAsia="Batang"/>
              </w:rPr>
            </w:pPr>
            <w:r>
              <w:rPr>
                <w:rFonts w:eastAsia="Batang"/>
              </w:rPr>
              <w:t>0..1</w:t>
            </w:r>
          </w:p>
        </w:tc>
        <w:tc>
          <w:tcPr>
            <w:tcW w:w="4678" w:type="dxa"/>
            <w:shd w:val="clear" w:color="auto" w:fill="auto"/>
          </w:tcPr>
          <w:p w14:paraId="5F630470" w14:textId="77777777" w:rsidR="00B35EEF" w:rsidRDefault="00B35EEF" w:rsidP="005C2C6F">
            <w:pPr>
              <w:rPr>
                <w:rFonts w:eastAsia="Batang"/>
              </w:rPr>
            </w:pPr>
            <w:r w:rsidRPr="00394E7E">
              <w:rPr>
                <w:rFonts w:eastAsia="Batang"/>
              </w:rPr>
              <w:t xml:space="preserve">De naam van de </w:t>
            </w:r>
            <w:r>
              <w:rPr>
                <w:rFonts w:eastAsia="Batang"/>
              </w:rPr>
              <w:t xml:space="preserve">generalisatie. </w:t>
            </w:r>
          </w:p>
          <w:p w14:paraId="74AE2330" w14:textId="77777777" w:rsidR="00B35EEF" w:rsidRPr="0019135A" w:rsidRDefault="00B35EEF" w:rsidP="005C2C6F">
            <w:pPr>
              <w:rPr>
                <w:rFonts w:eastAsia="Batang"/>
                <w:b/>
                <w:sz w:val="16"/>
                <w:szCs w:val="16"/>
              </w:rPr>
            </w:pPr>
            <w:r>
              <w:rPr>
                <w:rFonts w:eastAsia="Batang"/>
              </w:rPr>
              <w:t>Standaard ‘is specialisatie van’.</w:t>
            </w:r>
          </w:p>
        </w:tc>
        <w:tc>
          <w:tcPr>
            <w:tcW w:w="1841" w:type="dxa"/>
          </w:tcPr>
          <w:p w14:paraId="375ACF78" w14:textId="078A9527" w:rsidR="00B35EEF" w:rsidRPr="008C61D3" w:rsidRDefault="00B35EEF" w:rsidP="00287FD2">
            <w:pPr>
              <w:ind w:left="-107" w:right="344"/>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r w:rsidR="00287FD2">
              <w:rPr>
                <w:rFonts w:eastAsia="Batang"/>
                <w:i/>
                <w:color w:val="FF0000"/>
                <w:sz w:val="16"/>
                <w:szCs w:val="16"/>
              </w:rPr>
              <w:t xml:space="preserve"> </w:t>
            </w:r>
            <w:r>
              <w:rPr>
                <w:rFonts w:eastAsia="Batang"/>
                <w:i/>
                <w:color w:val="FF0000"/>
                <w:sz w:val="16"/>
                <w:szCs w:val="16"/>
              </w:rPr>
              <w:t>element</w:t>
            </w:r>
          </w:p>
        </w:tc>
        <w:tc>
          <w:tcPr>
            <w:tcW w:w="959" w:type="dxa"/>
          </w:tcPr>
          <w:p w14:paraId="31D5F660" w14:textId="77777777" w:rsidR="00B35EEF" w:rsidRPr="002F047A" w:rsidRDefault="00B35EEF" w:rsidP="005C2C6F">
            <w:pPr>
              <w:rPr>
                <w:rFonts w:eastAsia="Batang"/>
                <w:i/>
                <w:sz w:val="16"/>
                <w:szCs w:val="16"/>
              </w:rPr>
            </w:pPr>
            <w:r>
              <w:rPr>
                <w:rFonts w:eastAsia="Batang"/>
                <w:i/>
                <w:color w:val="FF0000"/>
                <w:sz w:val="16"/>
                <w:szCs w:val="16"/>
              </w:rPr>
              <w:t>Name</w:t>
            </w:r>
          </w:p>
          <w:p w14:paraId="78599B29" w14:textId="77777777" w:rsidR="00B35EEF" w:rsidRPr="0019135A" w:rsidRDefault="00B35EEF" w:rsidP="005C2C6F">
            <w:pPr>
              <w:rPr>
                <w:rFonts w:eastAsia="Batang"/>
                <w:b/>
                <w:color w:val="000000" w:themeColor="text1"/>
                <w:sz w:val="16"/>
                <w:szCs w:val="16"/>
              </w:rPr>
            </w:pPr>
          </w:p>
        </w:tc>
      </w:tr>
      <w:tr w:rsidR="00B35EEF" w:rsidRPr="00B465B3" w14:paraId="3DBBDC4D" w14:textId="77777777" w:rsidTr="005C2C6F">
        <w:trPr>
          <w:cantSplit/>
          <w:tblHeader/>
        </w:trPr>
        <w:tc>
          <w:tcPr>
            <w:tcW w:w="1418" w:type="dxa"/>
            <w:shd w:val="clear" w:color="auto" w:fill="auto"/>
          </w:tcPr>
          <w:p w14:paraId="12979CE8" w14:textId="77777777" w:rsidR="00B35EEF" w:rsidRPr="006051E1" w:rsidRDefault="00B35EEF" w:rsidP="005C2C6F">
            <w:pPr>
              <w:rPr>
                <w:rFonts w:eastAsia="Batang"/>
                <w:b/>
                <w:sz w:val="16"/>
                <w:szCs w:val="16"/>
              </w:rPr>
            </w:pPr>
            <w:r w:rsidRPr="006051E1">
              <w:rPr>
                <w:rFonts w:eastAsia="Batang"/>
                <w:b/>
                <w:sz w:val="16"/>
                <w:szCs w:val="16"/>
              </w:rPr>
              <w:t>Objecttype</w:t>
            </w:r>
          </w:p>
        </w:tc>
        <w:tc>
          <w:tcPr>
            <w:tcW w:w="992" w:type="dxa"/>
          </w:tcPr>
          <w:p w14:paraId="5D6B1A64" w14:textId="77777777" w:rsidR="00B35EEF" w:rsidRPr="006051E1" w:rsidRDefault="00B35EEF" w:rsidP="005C2C6F">
            <w:pPr>
              <w:rPr>
                <w:rFonts w:eastAsia="Batang"/>
              </w:rPr>
            </w:pPr>
            <w:r w:rsidRPr="006051E1">
              <w:rPr>
                <w:rFonts w:eastAsia="Batang"/>
              </w:rPr>
              <w:t>1</w:t>
            </w:r>
          </w:p>
        </w:tc>
        <w:tc>
          <w:tcPr>
            <w:tcW w:w="4678" w:type="dxa"/>
            <w:shd w:val="clear" w:color="auto" w:fill="auto"/>
          </w:tcPr>
          <w:p w14:paraId="70E04B50" w14:textId="77777777" w:rsidR="00B35EEF" w:rsidRPr="006051E1" w:rsidRDefault="00B35EEF" w:rsidP="005C2C6F">
            <w:pPr>
              <w:rPr>
                <w:rFonts w:eastAsia="Batang"/>
              </w:rPr>
            </w:pPr>
            <w:r w:rsidRPr="006051E1">
              <w:rPr>
                <w:rFonts w:eastAsia="Batang"/>
              </w:rPr>
              <w:t>Het objecttype dat een specialisatie is van een (ander) objecttype.</w:t>
            </w:r>
          </w:p>
        </w:tc>
        <w:tc>
          <w:tcPr>
            <w:tcW w:w="1841" w:type="dxa"/>
          </w:tcPr>
          <w:p w14:paraId="67B625DC" w14:textId="77777777" w:rsidR="00B35EEF" w:rsidRDefault="00B35EEF" w:rsidP="005C2C6F">
            <w:pPr>
              <w:rPr>
                <w:i/>
                <w:noProof/>
                <w:color w:val="FF0000"/>
                <w:sz w:val="16"/>
                <w:szCs w:val="16"/>
                <w:lang w:val="en-US"/>
              </w:rPr>
            </w:pPr>
            <w:r w:rsidRPr="00D47F96">
              <w:rPr>
                <w:i/>
                <w:noProof/>
                <w:color w:val="FF0000"/>
                <w:sz w:val="16"/>
                <w:szCs w:val="16"/>
                <w:lang w:val="en-US"/>
              </w:rPr>
              <w:t>/source: related</w:t>
            </w:r>
          </w:p>
          <w:p w14:paraId="51D7550B" w14:textId="77777777" w:rsidR="00B35EEF" w:rsidRPr="00BB47AF" w:rsidRDefault="00B35EEF" w:rsidP="005C2C6F">
            <w:pPr>
              <w:rPr>
                <w:rFonts w:eastAsia="Batang"/>
                <w:i/>
                <w:color w:val="FF0000"/>
                <w:sz w:val="16"/>
                <w:szCs w:val="16"/>
                <w:lang w:val="en-GB"/>
              </w:rPr>
            </w:pPr>
            <w:r w:rsidRPr="00D47F96">
              <w:rPr>
                <w:i/>
                <w:noProof/>
                <w:color w:val="FF0000"/>
                <w:sz w:val="16"/>
                <w:szCs w:val="16"/>
                <w:lang w:val="en-US"/>
              </w:rPr>
              <w:t xml:space="preserve">Element bij Relationship </w:t>
            </w:r>
            <w:r w:rsidRPr="00795C3A">
              <w:rPr>
                <w:i/>
                <w:noProof/>
                <w:color w:val="FF0000"/>
                <w:sz w:val="16"/>
                <w:szCs w:val="16"/>
              </w:rPr>
              <w:sym w:font="Wingdings" w:char="F0E0"/>
            </w:r>
            <w:r w:rsidRPr="00D47F96">
              <w:rPr>
                <w:i/>
                <w:noProof/>
                <w:color w:val="FF0000"/>
                <w:sz w:val="16"/>
                <w:szCs w:val="16"/>
                <w:lang w:val="en-US"/>
              </w:rPr>
              <w:t>Element</w:t>
            </w:r>
          </w:p>
        </w:tc>
        <w:tc>
          <w:tcPr>
            <w:tcW w:w="959" w:type="dxa"/>
          </w:tcPr>
          <w:p w14:paraId="4CE664F5" w14:textId="77777777" w:rsidR="00B35EEF" w:rsidRPr="00E040C2" w:rsidRDefault="00B35EEF" w:rsidP="005C2C6F">
            <w:pPr>
              <w:rPr>
                <w:rFonts w:eastAsia="Batang"/>
                <w:i/>
                <w:color w:val="FF0000"/>
                <w:sz w:val="16"/>
                <w:szCs w:val="16"/>
              </w:rPr>
            </w:pPr>
            <w:r>
              <w:rPr>
                <w:rFonts w:eastAsia="Batang"/>
                <w:i/>
                <w:color w:val="FF0000"/>
                <w:sz w:val="16"/>
                <w:szCs w:val="16"/>
              </w:rPr>
              <w:t>Source</w:t>
            </w:r>
          </w:p>
        </w:tc>
      </w:tr>
      <w:tr w:rsidR="00B35EEF" w:rsidRPr="00331C3F" w14:paraId="03A15122" w14:textId="77777777" w:rsidTr="005C2C6F">
        <w:trPr>
          <w:cantSplit/>
          <w:tblHeader/>
        </w:trPr>
        <w:tc>
          <w:tcPr>
            <w:tcW w:w="1418" w:type="dxa"/>
            <w:shd w:val="clear" w:color="auto" w:fill="auto"/>
          </w:tcPr>
          <w:p w14:paraId="6AFF52E2" w14:textId="77777777" w:rsidR="00B35EEF" w:rsidRPr="006051E1" w:rsidRDefault="00B35EEF" w:rsidP="005C2C6F">
            <w:pPr>
              <w:rPr>
                <w:rFonts w:eastAsia="Batang"/>
                <w:b/>
                <w:sz w:val="16"/>
                <w:szCs w:val="16"/>
              </w:rPr>
            </w:pPr>
            <w:r w:rsidRPr="006051E1">
              <w:rPr>
                <w:rFonts w:eastAsia="Batang"/>
                <w:b/>
                <w:sz w:val="16"/>
                <w:szCs w:val="16"/>
              </w:rPr>
              <w:t>Gerelateerd objecttype</w:t>
            </w:r>
          </w:p>
        </w:tc>
        <w:tc>
          <w:tcPr>
            <w:tcW w:w="992" w:type="dxa"/>
          </w:tcPr>
          <w:p w14:paraId="601B8AEE" w14:textId="77777777" w:rsidR="00B35EEF" w:rsidRPr="006051E1" w:rsidRDefault="00B35EEF" w:rsidP="005C2C6F">
            <w:pPr>
              <w:rPr>
                <w:rFonts w:eastAsia="Batang"/>
              </w:rPr>
            </w:pPr>
            <w:r w:rsidRPr="006051E1">
              <w:rPr>
                <w:rFonts w:eastAsia="Batang"/>
              </w:rPr>
              <w:t>1</w:t>
            </w:r>
          </w:p>
        </w:tc>
        <w:tc>
          <w:tcPr>
            <w:tcW w:w="4678" w:type="dxa"/>
            <w:shd w:val="clear" w:color="auto" w:fill="auto"/>
          </w:tcPr>
          <w:p w14:paraId="1BADBCC8" w14:textId="77777777" w:rsidR="00B35EEF" w:rsidRPr="006051E1" w:rsidRDefault="00B35EEF" w:rsidP="005C2C6F">
            <w:pPr>
              <w:rPr>
                <w:rFonts w:eastAsia="Batang"/>
              </w:rPr>
            </w:pPr>
            <w:r w:rsidRPr="006051E1">
              <w:rPr>
                <w:rFonts w:eastAsia="Batang"/>
              </w:rPr>
              <w:t>Het objecttype dat de generalisatie is van een (ander) objecttype.</w:t>
            </w:r>
          </w:p>
        </w:tc>
        <w:tc>
          <w:tcPr>
            <w:tcW w:w="1841" w:type="dxa"/>
          </w:tcPr>
          <w:p w14:paraId="733002D8" w14:textId="77777777" w:rsidR="00B35EEF" w:rsidRPr="00887A45" w:rsidRDefault="00B35EEF" w:rsidP="005C2C6F">
            <w:pPr>
              <w:rPr>
                <w:i/>
                <w:noProof/>
                <w:color w:val="FF0000"/>
                <w:sz w:val="16"/>
                <w:szCs w:val="16"/>
                <w:lang w:val="en-GB"/>
              </w:rPr>
            </w:pPr>
            <w:r w:rsidRPr="00887A45">
              <w:rPr>
                <w:i/>
                <w:noProof/>
                <w:color w:val="FF0000"/>
                <w:sz w:val="16"/>
                <w:szCs w:val="16"/>
                <w:lang w:val="en-GB"/>
              </w:rPr>
              <w:t>/target: related</w:t>
            </w:r>
          </w:p>
          <w:p w14:paraId="13EA0F88" w14:textId="77777777" w:rsidR="00B35EEF" w:rsidRPr="00887A45" w:rsidRDefault="00B35EEF" w:rsidP="005C2C6F">
            <w:pPr>
              <w:rPr>
                <w:rFonts w:eastAsia="Batang"/>
                <w:i/>
                <w:color w:val="FF0000"/>
                <w:sz w:val="16"/>
                <w:szCs w:val="16"/>
                <w:lang w:val="en-GB"/>
              </w:rPr>
            </w:pPr>
            <w:r w:rsidRPr="00887A45">
              <w:rPr>
                <w:i/>
                <w:noProof/>
                <w:color w:val="FF0000"/>
                <w:sz w:val="16"/>
                <w:szCs w:val="16"/>
                <w:lang w:val="en-GB"/>
              </w:rPr>
              <w:t xml:space="preserve">Element bij </w:t>
            </w:r>
            <w:r w:rsidRPr="00D47F96">
              <w:rPr>
                <w:i/>
                <w:noProof/>
                <w:color w:val="FF0000"/>
                <w:sz w:val="16"/>
                <w:szCs w:val="16"/>
                <w:lang w:val="en-US"/>
              </w:rPr>
              <w:t xml:space="preserve">Relationship </w:t>
            </w:r>
            <w:r w:rsidRPr="00795C3A">
              <w:rPr>
                <w:i/>
                <w:noProof/>
                <w:color w:val="FF0000"/>
                <w:sz w:val="16"/>
                <w:szCs w:val="16"/>
              </w:rPr>
              <w:sym w:font="Wingdings" w:char="F0E0"/>
            </w:r>
            <w:r w:rsidRPr="00D47F96">
              <w:rPr>
                <w:i/>
                <w:noProof/>
                <w:color w:val="FF0000"/>
                <w:sz w:val="16"/>
                <w:szCs w:val="16"/>
                <w:lang w:val="en-US"/>
              </w:rPr>
              <w:t>Element</w:t>
            </w:r>
          </w:p>
        </w:tc>
        <w:tc>
          <w:tcPr>
            <w:tcW w:w="959" w:type="dxa"/>
          </w:tcPr>
          <w:p w14:paraId="1562A003" w14:textId="77777777" w:rsidR="00B35EEF" w:rsidRPr="00E040C2" w:rsidRDefault="00B35EEF" w:rsidP="005C2C6F">
            <w:pPr>
              <w:rPr>
                <w:rFonts w:eastAsia="Batang"/>
                <w:i/>
                <w:color w:val="FF0000"/>
                <w:sz w:val="16"/>
                <w:szCs w:val="16"/>
              </w:rPr>
            </w:pPr>
            <w:r>
              <w:rPr>
                <w:rFonts w:eastAsia="Batang"/>
                <w:i/>
                <w:color w:val="FF0000"/>
                <w:sz w:val="16"/>
                <w:szCs w:val="16"/>
              </w:rPr>
              <w:t>Target</w:t>
            </w:r>
          </w:p>
        </w:tc>
      </w:tr>
    </w:tbl>
    <w:p w14:paraId="5EB2481C" w14:textId="77777777" w:rsidR="00B35EEF" w:rsidRDefault="00B35EEF" w:rsidP="00B35EEF">
      <w:pPr>
        <w:pStyle w:val="Kop3"/>
      </w:pPr>
      <w:bookmarkStart w:id="71" w:name="_Toc467145299"/>
    </w:p>
    <w:p w14:paraId="30F1E916" w14:textId="77777777" w:rsidR="00666A7E" w:rsidRDefault="00666A7E">
      <w:pPr>
        <w:contextualSpacing w:val="0"/>
        <w:rPr>
          <w:b/>
        </w:rPr>
      </w:pPr>
      <w:r>
        <w:rPr>
          <w:b/>
        </w:rPr>
        <w:br w:type="page"/>
      </w:r>
    </w:p>
    <w:p w14:paraId="7885544D" w14:textId="044D9FA3" w:rsidR="00B35EEF" w:rsidRPr="000D7F1B" w:rsidRDefault="00B35EEF" w:rsidP="000D7F1B">
      <w:pPr>
        <w:rPr>
          <w:b/>
        </w:rPr>
      </w:pPr>
      <w:r w:rsidRPr="000D7F1B">
        <w:rPr>
          <w:b/>
        </w:rPr>
        <w:lastRenderedPageBreak/>
        <w:t>Specificatie voor «Relatieklasse»</w:t>
      </w:r>
      <w:bookmarkEnd w:id="71"/>
    </w:p>
    <w:p w14:paraId="2E001106" w14:textId="77777777" w:rsidR="00B35EEF" w:rsidRPr="00576015" w:rsidRDefault="00B35EEF" w:rsidP="00B35EEF">
      <w:pPr>
        <w:rPr>
          <w:lang w:eastAsia="en-US"/>
        </w:rPr>
      </w:pPr>
      <w:r w:rsidRPr="004866E1">
        <w:rPr>
          <w:rFonts w:eastAsia="Batang"/>
        </w:rPr>
        <w:t xml:space="preserve">De </w:t>
      </w:r>
      <w:r>
        <w:rPr>
          <w:rFonts w:eastAsia="Batang"/>
        </w:rPr>
        <w:t>relatieklassen</w:t>
      </w:r>
      <w:r w:rsidRPr="004866E1">
        <w:rPr>
          <w:rFonts w:eastAsia="Batang"/>
        </w:rPr>
        <w:t xml:space="preserve"> worden naar de volgende aspecten gespecificeerd:</w:t>
      </w:r>
    </w:p>
    <w:p w14:paraId="4752921E" w14:textId="77777777" w:rsidR="003C1B05" w:rsidRDefault="003C1B05" w:rsidP="00B35EEF">
      <w:pPr>
        <w:contextualSpacing w:val="0"/>
      </w:pPr>
      <w:bookmarkStart w:id="72" w:name="_Toc467145300"/>
    </w:p>
    <w:tbl>
      <w:tblPr>
        <w:tblW w:w="9888" w:type="dxa"/>
        <w:tblLayout w:type="fixed"/>
        <w:tblCellMar>
          <w:top w:w="113" w:type="dxa"/>
          <w:left w:w="57" w:type="dxa"/>
          <w:right w:w="57" w:type="dxa"/>
        </w:tblCellMar>
        <w:tblLook w:val="0000" w:firstRow="0" w:lastRow="0" w:firstColumn="0" w:lastColumn="0" w:noHBand="0" w:noVBand="0"/>
      </w:tblPr>
      <w:tblGrid>
        <w:gridCol w:w="1418"/>
        <w:gridCol w:w="992"/>
        <w:gridCol w:w="4678"/>
        <w:gridCol w:w="1841"/>
        <w:gridCol w:w="959"/>
      </w:tblGrid>
      <w:tr w:rsidR="00E45293" w:rsidRPr="00B465B3" w14:paraId="69EAEBF2" w14:textId="77777777" w:rsidTr="00287FD2">
        <w:trPr>
          <w:cantSplit/>
          <w:tblHeader/>
        </w:trPr>
        <w:tc>
          <w:tcPr>
            <w:tcW w:w="1418" w:type="dxa"/>
            <w:shd w:val="clear" w:color="auto" w:fill="D9D9D9" w:themeFill="background1" w:themeFillShade="D9"/>
          </w:tcPr>
          <w:p w14:paraId="2DE90EE3" w14:textId="77777777" w:rsidR="00E45293" w:rsidRPr="002217FD" w:rsidRDefault="00E45293" w:rsidP="00E62CED">
            <w:pPr>
              <w:shd w:val="clear" w:color="auto" w:fill="D9D9D9" w:themeFill="background1" w:themeFillShade="D9"/>
              <w:rPr>
                <w:b/>
                <w:noProof/>
                <w:sz w:val="16"/>
                <w:szCs w:val="16"/>
              </w:rPr>
            </w:pPr>
            <w:r>
              <w:rPr>
                <w:rFonts w:eastAsia="Batang"/>
                <w:b/>
                <w:sz w:val="16"/>
                <w:szCs w:val="16"/>
              </w:rPr>
              <w:t>Aspect</w:t>
            </w:r>
          </w:p>
        </w:tc>
        <w:tc>
          <w:tcPr>
            <w:tcW w:w="992" w:type="dxa"/>
            <w:shd w:val="clear" w:color="auto" w:fill="D9D9D9" w:themeFill="background1" w:themeFillShade="D9"/>
          </w:tcPr>
          <w:p w14:paraId="60ECF953" w14:textId="77777777" w:rsidR="00E45293" w:rsidRDefault="00E45293" w:rsidP="00E62CED">
            <w:pPr>
              <w:shd w:val="clear" w:color="auto" w:fill="D9D9D9" w:themeFill="background1" w:themeFillShade="D9"/>
              <w:rPr>
                <w:rFonts w:eastAsia="Batang"/>
                <w:b/>
                <w:sz w:val="16"/>
                <w:szCs w:val="16"/>
              </w:rPr>
            </w:pPr>
            <w:r>
              <w:rPr>
                <w:rFonts w:eastAsia="Batang"/>
                <w:b/>
                <w:sz w:val="16"/>
                <w:szCs w:val="16"/>
              </w:rPr>
              <w:t>Kardi</w:t>
            </w:r>
          </w:p>
          <w:p w14:paraId="7E25BD57" w14:textId="77777777" w:rsidR="00E45293" w:rsidRPr="0019135A" w:rsidRDefault="00E45293" w:rsidP="00E62CED">
            <w:pPr>
              <w:shd w:val="clear" w:color="auto" w:fill="D9D9D9" w:themeFill="background1" w:themeFillShade="D9"/>
              <w:rPr>
                <w:rFonts w:eastAsia="Batang"/>
                <w:b/>
                <w:sz w:val="16"/>
                <w:szCs w:val="16"/>
              </w:rPr>
            </w:pPr>
            <w:r>
              <w:rPr>
                <w:rFonts w:eastAsia="Batang"/>
                <w:b/>
                <w:sz w:val="16"/>
                <w:szCs w:val="16"/>
              </w:rPr>
              <w:t>naliteit</w:t>
            </w:r>
          </w:p>
        </w:tc>
        <w:tc>
          <w:tcPr>
            <w:tcW w:w="4678" w:type="dxa"/>
            <w:shd w:val="clear" w:color="auto" w:fill="D9D9D9" w:themeFill="background1" w:themeFillShade="D9"/>
          </w:tcPr>
          <w:p w14:paraId="08DDAACB" w14:textId="77777777" w:rsidR="00E45293" w:rsidRPr="002217FD" w:rsidRDefault="00E45293" w:rsidP="00E62CED">
            <w:pPr>
              <w:shd w:val="clear" w:color="auto" w:fill="D9D9D9" w:themeFill="background1" w:themeFillShade="D9"/>
              <w:rPr>
                <w:noProof/>
              </w:rPr>
            </w:pPr>
            <w:r w:rsidRPr="0019135A">
              <w:rPr>
                <w:rFonts w:eastAsia="Batang"/>
                <w:b/>
                <w:sz w:val="16"/>
                <w:szCs w:val="16"/>
              </w:rPr>
              <w:t>Toelichting</w:t>
            </w:r>
          </w:p>
        </w:tc>
        <w:tc>
          <w:tcPr>
            <w:tcW w:w="1841" w:type="dxa"/>
            <w:shd w:val="clear" w:color="auto" w:fill="D9D9D9" w:themeFill="background1" w:themeFillShade="D9"/>
          </w:tcPr>
          <w:p w14:paraId="3AEDEEB6" w14:textId="77777777" w:rsidR="00E45293" w:rsidRDefault="00E45293" w:rsidP="00E62CED">
            <w:pPr>
              <w:shd w:val="clear" w:color="auto" w:fill="D9D9D9" w:themeFill="background1" w:themeFillShade="D9"/>
              <w:rPr>
                <w:rFonts w:eastAsia="Batang"/>
                <w:b/>
                <w:color w:val="000000" w:themeColor="text1"/>
                <w:sz w:val="16"/>
                <w:szCs w:val="16"/>
              </w:rPr>
            </w:pPr>
            <w:r>
              <w:rPr>
                <w:rFonts w:eastAsia="Batang"/>
                <w:b/>
                <w:color w:val="000000" w:themeColor="text1"/>
                <w:sz w:val="16"/>
                <w:szCs w:val="16"/>
              </w:rPr>
              <w:t>In UML 2.5</w:t>
            </w:r>
          </w:p>
        </w:tc>
        <w:tc>
          <w:tcPr>
            <w:tcW w:w="959" w:type="dxa"/>
            <w:shd w:val="clear" w:color="auto" w:fill="D9D9D9" w:themeFill="background1" w:themeFillShade="D9"/>
          </w:tcPr>
          <w:p w14:paraId="54EB8219" w14:textId="77777777" w:rsidR="00E45293" w:rsidRPr="00B465B3" w:rsidRDefault="00E45293" w:rsidP="00E62CED">
            <w:pPr>
              <w:shd w:val="clear" w:color="auto" w:fill="D9D9D9" w:themeFill="background1" w:themeFillShade="D9"/>
              <w:rPr>
                <w:i/>
                <w:noProof/>
                <w:color w:val="FF0000"/>
                <w:sz w:val="16"/>
                <w:szCs w:val="16"/>
              </w:rPr>
            </w:pPr>
            <w:r>
              <w:rPr>
                <w:rFonts w:eastAsia="Batang"/>
                <w:b/>
                <w:color w:val="000000" w:themeColor="text1"/>
                <w:sz w:val="16"/>
                <w:szCs w:val="16"/>
              </w:rPr>
              <w:t>In EA</w:t>
            </w:r>
          </w:p>
        </w:tc>
      </w:tr>
      <w:tr w:rsidR="00E45293" w:rsidRPr="0019135A" w14:paraId="6400F8DA" w14:textId="77777777" w:rsidTr="00287FD2">
        <w:trPr>
          <w:cantSplit/>
          <w:tblHeader/>
        </w:trPr>
        <w:tc>
          <w:tcPr>
            <w:tcW w:w="1418" w:type="dxa"/>
            <w:shd w:val="clear" w:color="auto" w:fill="auto"/>
          </w:tcPr>
          <w:p w14:paraId="746A8E35" w14:textId="21B3EBB6" w:rsidR="00E45293" w:rsidRDefault="00E45293" w:rsidP="00E45293">
            <w:pPr>
              <w:rPr>
                <w:rFonts w:eastAsia="Batang"/>
                <w:b/>
                <w:sz w:val="16"/>
                <w:szCs w:val="16"/>
              </w:rPr>
            </w:pPr>
            <w:r w:rsidRPr="00394E7E">
              <w:rPr>
                <w:rFonts w:eastAsia="Batang"/>
                <w:b/>
                <w:sz w:val="16"/>
                <w:szCs w:val="16"/>
              </w:rPr>
              <w:t xml:space="preserve">Naam </w:t>
            </w:r>
          </w:p>
        </w:tc>
        <w:tc>
          <w:tcPr>
            <w:tcW w:w="992" w:type="dxa"/>
          </w:tcPr>
          <w:p w14:paraId="36DE8BA7" w14:textId="0E66688F" w:rsidR="00E45293" w:rsidRPr="00394E7E" w:rsidRDefault="00E45293" w:rsidP="00E45293">
            <w:pPr>
              <w:rPr>
                <w:rFonts w:eastAsia="Batang"/>
              </w:rPr>
            </w:pPr>
            <w:r>
              <w:rPr>
                <w:rFonts w:eastAsia="Batang"/>
              </w:rPr>
              <w:t>1</w:t>
            </w:r>
          </w:p>
        </w:tc>
        <w:tc>
          <w:tcPr>
            <w:tcW w:w="4678" w:type="dxa"/>
            <w:shd w:val="clear" w:color="auto" w:fill="auto"/>
          </w:tcPr>
          <w:p w14:paraId="2D43527D" w14:textId="09C5E0D9" w:rsidR="00E45293" w:rsidRPr="0019135A" w:rsidRDefault="00E45293" w:rsidP="00E45293">
            <w:pPr>
              <w:rPr>
                <w:rFonts w:eastAsia="Batang"/>
                <w:b/>
                <w:sz w:val="16"/>
                <w:szCs w:val="16"/>
              </w:rPr>
            </w:pPr>
            <w:r w:rsidRPr="00394E7E">
              <w:rPr>
                <w:rFonts w:eastAsia="Batang"/>
              </w:rPr>
              <w:t>De naam van de relatieklasse</w:t>
            </w:r>
            <w:r>
              <w:rPr>
                <w:rFonts w:eastAsia="Batang"/>
              </w:rPr>
              <w:t>.</w:t>
            </w:r>
            <w:r w:rsidRPr="00394E7E">
              <w:rPr>
                <w:rFonts w:eastAsia="Batang"/>
              </w:rPr>
              <w:t xml:space="preserve"> </w:t>
            </w:r>
          </w:p>
        </w:tc>
        <w:tc>
          <w:tcPr>
            <w:tcW w:w="1841" w:type="dxa"/>
          </w:tcPr>
          <w:p w14:paraId="3D0EB2DA" w14:textId="77777777" w:rsidR="00287FD2" w:rsidRDefault="00287FD2" w:rsidP="00287FD2">
            <w:pPr>
              <w:ind w:left="-107" w:right="344"/>
              <w:rPr>
                <w:rFonts w:eastAsia="Batang"/>
                <w:i/>
                <w:color w:val="FF0000"/>
                <w:sz w:val="16"/>
                <w:szCs w:val="16"/>
              </w:rPr>
            </w:pPr>
            <w:r>
              <w:rPr>
                <w:rFonts w:eastAsia="Batang"/>
                <w:i/>
                <w:color w:val="FF0000"/>
                <w:sz w:val="16"/>
                <w:szCs w:val="16"/>
              </w:rPr>
              <w:t xml:space="preserve"> n</w:t>
            </w:r>
            <w:r w:rsidRPr="0019135A">
              <w:rPr>
                <w:rFonts w:eastAsia="Batang"/>
                <w:i/>
                <w:color w:val="FF0000"/>
                <w:sz w:val="16"/>
                <w:szCs w:val="16"/>
              </w:rPr>
              <w:t xml:space="preserve">ame van de </w:t>
            </w:r>
          </w:p>
          <w:p w14:paraId="2075B059" w14:textId="77777777" w:rsidR="00287FD2" w:rsidRDefault="00287FD2" w:rsidP="00287FD2">
            <w:pPr>
              <w:ind w:left="-107" w:right="344"/>
              <w:rPr>
                <w:rFonts w:eastAsia="Batang"/>
                <w:i/>
                <w:color w:val="FF0000"/>
                <w:sz w:val="16"/>
                <w:szCs w:val="16"/>
              </w:rPr>
            </w:pPr>
            <w:r>
              <w:rPr>
                <w:rFonts w:eastAsia="Batang"/>
                <w:i/>
                <w:color w:val="FF0000"/>
                <w:sz w:val="16"/>
                <w:szCs w:val="16"/>
              </w:rPr>
              <w:t xml:space="preserve"> metaclass </w:t>
            </w:r>
          </w:p>
          <w:p w14:paraId="0C1C6516" w14:textId="22C62CA8" w:rsidR="00E45293" w:rsidRPr="008C61D3" w:rsidRDefault="00287FD2" w:rsidP="00287FD2">
            <w:pPr>
              <w:ind w:left="-107" w:right="344"/>
              <w:rPr>
                <w:rFonts w:eastAsia="Batang"/>
                <w:i/>
                <w:color w:val="FF0000"/>
                <w:sz w:val="16"/>
                <w:szCs w:val="16"/>
              </w:rPr>
            </w:pPr>
            <w:r>
              <w:rPr>
                <w:rFonts w:eastAsia="Batang"/>
                <w:i/>
                <w:color w:val="FF0000"/>
                <w:sz w:val="16"/>
                <w:szCs w:val="16"/>
              </w:rPr>
              <w:t xml:space="preserve"> Named element</w:t>
            </w:r>
          </w:p>
        </w:tc>
        <w:tc>
          <w:tcPr>
            <w:tcW w:w="959" w:type="dxa"/>
          </w:tcPr>
          <w:p w14:paraId="26569E3B" w14:textId="734C9B18" w:rsidR="00E45293" w:rsidRPr="0019135A" w:rsidRDefault="00E45293" w:rsidP="00E45293">
            <w:pPr>
              <w:rPr>
                <w:rFonts w:eastAsia="Batang"/>
                <w:b/>
                <w:color w:val="000000" w:themeColor="text1"/>
                <w:sz w:val="16"/>
                <w:szCs w:val="16"/>
              </w:rPr>
            </w:pPr>
            <w:r>
              <w:rPr>
                <w:rFonts w:eastAsia="Batang"/>
                <w:i/>
                <w:color w:val="FF0000"/>
                <w:sz w:val="16"/>
                <w:szCs w:val="16"/>
              </w:rPr>
              <w:t>Name</w:t>
            </w:r>
          </w:p>
        </w:tc>
      </w:tr>
      <w:tr w:rsidR="00E45293" w:rsidRPr="00E040C2" w14:paraId="1A6EBAA4" w14:textId="77777777" w:rsidTr="00287FD2">
        <w:trPr>
          <w:cantSplit/>
          <w:tblHeader/>
        </w:trPr>
        <w:tc>
          <w:tcPr>
            <w:tcW w:w="1418" w:type="dxa"/>
            <w:shd w:val="clear" w:color="auto" w:fill="auto"/>
          </w:tcPr>
          <w:p w14:paraId="14579E9C" w14:textId="074FAB15" w:rsidR="00E45293" w:rsidRPr="006051E1" w:rsidRDefault="00E45293" w:rsidP="00E45293">
            <w:pPr>
              <w:rPr>
                <w:rFonts w:eastAsia="Batang"/>
                <w:b/>
                <w:sz w:val="16"/>
                <w:szCs w:val="16"/>
              </w:rPr>
            </w:pPr>
            <w:r w:rsidRPr="00394E7E">
              <w:rPr>
                <w:rFonts w:eastAsia="Batang"/>
                <w:b/>
                <w:sz w:val="16"/>
                <w:szCs w:val="16"/>
              </w:rPr>
              <w:t xml:space="preserve">Definitie </w:t>
            </w:r>
          </w:p>
        </w:tc>
        <w:tc>
          <w:tcPr>
            <w:tcW w:w="992" w:type="dxa"/>
          </w:tcPr>
          <w:p w14:paraId="006C913B" w14:textId="1662EFFA" w:rsidR="00E45293" w:rsidRPr="006051E1" w:rsidRDefault="00E45293" w:rsidP="00E45293">
            <w:pPr>
              <w:rPr>
                <w:rFonts w:eastAsia="Batang"/>
              </w:rPr>
            </w:pPr>
            <w:r>
              <w:rPr>
                <w:rFonts w:eastAsia="Batang"/>
              </w:rPr>
              <w:t>1</w:t>
            </w:r>
          </w:p>
        </w:tc>
        <w:tc>
          <w:tcPr>
            <w:tcW w:w="4678" w:type="dxa"/>
            <w:shd w:val="clear" w:color="auto" w:fill="auto"/>
          </w:tcPr>
          <w:p w14:paraId="600C2DA4" w14:textId="6C9D1383" w:rsidR="00E45293" w:rsidRPr="006051E1" w:rsidRDefault="00E45293" w:rsidP="00E45293">
            <w:pPr>
              <w:rPr>
                <w:rFonts w:eastAsia="Batang"/>
              </w:rPr>
            </w:pPr>
            <w:r w:rsidRPr="00394E7E">
              <w:rPr>
                <w:rFonts w:eastAsia="Batang"/>
              </w:rPr>
              <w:t>De beschrijving van de betekenis van de re</w:t>
            </w:r>
            <w:r>
              <w:rPr>
                <w:rFonts w:eastAsia="Batang"/>
              </w:rPr>
              <w:t>latieklasse</w:t>
            </w:r>
          </w:p>
        </w:tc>
        <w:tc>
          <w:tcPr>
            <w:tcW w:w="1841" w:type="dxa"/>
          </w:tcPr>
          <w:p w14:paraId="04DBD843" w14:textId="4F9E966A" w:rsidR="00E45293" w:rsidRPr="00BB47AF" w:rsidRDefault="00E45293" w:rsidP="00E45293">
            <w:pPr>
              <w:rPr>
                <w:rFonts w:eastAsia="Batang"/>
                <w:i/>
                <w:color w:val="FF0000"/>
                <w:sz w:val="16"/>
                <w:szCs w:val="16"/>
                <w:lang w:val="en-GB"/>
              </w:rPr>
            </w:pPr>
            <w:r>
              <w:rPr>
                <w:rFonts w:eastAsia="Batang"/>
                <w:i/>
                <w:color w:val="FF0000"/>
                <w:sz w:val="16"/>
                <w:szCs w:val="16"/>
              </w:rPr>
              <w:t>Body van de metaclass Comment</w:t>
            </w:r>
          </w:p>
        </w:tc>
        <w:tc>
          <w:tcPr>
            <w:tcW w:w="959" w:type="dxa"/>
          </w:tcPr>
          <w:p w14:paraId="01043B97" w14:textId="1F5DEA3D" w:rsidR="00E45293" w:rsidRPr="00E040C2" w:rsidRDefault="00E45293" w:rsidP="00E45293">
            <w:pPr>
              <w:rPr>
                <w:rFonts w:eastAsia="Batang"/>
                <w:i/>
                <w:color w:val="FF0000"/>
                <w:sz w:val="16"/>
                <w:szCs w:val="16"/>
              </w:rPr>
            </w:pPr>
            <w:r w:rsidRPr="008C61D3">
              <w:rPr>
                <w:rFonts w:eastAsia="Batang"/>
                <w:i/>
                <w:color w:val="FF0000"/>
                <w:sz w:val="16"/>
                <w:szCs w:val="16"/>
              </w:rPr>
              <w:t>N</w:t>
            </w:r>
            <w:r>
              <w:rPr>
                <w:rFonts w:eastAsia="Batang"/>
                <w:i/>
                <w:color w:val="FF0000"/>
                <w:sz w:val="16"/>
                <w:szCs w:val="16"/>
              </w:rPr>
              <w:t>otes</w:t>
            </w:r>
          </w:p>
        </w:tc>
      </w:tr>
      <w:tr w:rsidR="00666A7E" w:rsidRPr="00E040C2" w14:paraId="05A49D5E" w14:textId="77777777" w:rsidTr="00287FD2">
        <w:trPr>
          <w:cantSplit/>
          <w:tblHeader/>
        </w:trPr>
        <w:tc>
          <w:tcPr>
            <w:tcW w:w="1418" w:type="dxa"/>
            <w:shd w:val="clear" w:color="auto" w:fill="auto"/>
          </w:tcPr>
          <w:p w14:paraId="61438263" w14:textId="77777777" w:rsidR="00666A7E" w:rsidRPr="00394E7E" w:rsidRDefault="00666A7E" w:rsidP="00E45293">
            <w:pPr>
              <w:rPr>
                <w:rFonts w:eastAsia="Batang"/>
                <w:b/>
                <w:sz w:val="16"/>
                <w:szCs w:val="16"/>
              </w:rPr>
            </w:pPr>
          </w:p>
        </w:tc>
        <w:tc>
          <w:tcPr>
            <w:tcW w:w="992" w:type="dxa"/>
          </w:tcPr>
          <w:p w14:paraId="75EDF9FC" w14:textId="77777777" w:rsidR="00666A7E" w:rsidRDefault="00666A7E" w:rsidP="00E45293">
            <w:pPr>
              <w:rPr>
                <w:rFonts w:eastAsia="Batang"/>
              </w:rPr>
            </w:pPr>
          </w:p>
        </w:tc>
        <w:tc>
          <w:tcPr>
            <w:tcW w:w="4678" w:type="dxa"/>
            <w:shd w:val="clear" w:color="auto" w:fill="auto"/>
          </w:tcPr>
          <w:p w14:paraId="459C3993" w14:textId="77777777" w:rsidR="00666A7E" w:rsidRPr="00394E7E" w:rsidRDefault="00666A7E" w:rsidP="00E45293">
            <w:pPr>
              <w:rPr>
                <w:rFonts w:eastAsia="Batang"/>
              </w:rPr>
            </w:pPr>
          </w:p>
        </w:tc>
        <w:tc>
          <w:tcPr>
            <w:tcW w:w="1841" w:type="dxa"/>
          </w:tcPr>
          <w:p w14:paraId="15598E27" w14:textId="77777777" w:rsidR="00666A7E" w:rsidRDefault="00666A7E" w:rsidP="00E45293">
            <w:pPr>
              <w:rPr>
                <w:rFonts w:eastAsia="Batang"/>
                <w:i/>
                <w:color w:val="FF0000"/>
                <w:sz w:val="16"/>
                <w:szCs w:val="16"/>
              </w:rPr>
            </w:pPr>
          </w:p>
        </w:tc>
        <w:tc>
          <w:tcPr>
            <w:tcW w:w="959" w:type="dxa"/>
          </w:tcPr>
          <w:p w14:paraId="27AF282A" w14:textId="77777777" w:rsidR="00666A7E" w:rsidRPr="008C61D3" w:rsidRDefault="00666A7E" w:rsidP="00E45293">
            <w:pPr>
              <w:rPr>
                <w:rFonts w:eastAsia="Batang"/>
                <w:i/>
                <w:color w:val="FF0000"/>
                <w:sz w:val="16"/>
                <w:szCs w:val="16"/>
              </w:rPr>
            </w:pPr>
          </w:p>
        </w:tc>
      </w:tr>
    </w:tbl>
    <w:p w14:paraId="7E240FE2" w14:textId="77777777" w:rsidR="005A5F1C" w:rsidRDefault="005A5F1C" w:rsidP="000D7F1B">
      <w:pPr>
        <w:rPr>
          <w:b/>
        </w:rPr>
      </w:pPr>
    </w:p>
    <w:p w14:paraId="36AC2C55" w14:textId="4B87C5A9" w:rsidR="00B35EEF" w:rsidRPr="000D7F1B" w:rsidRDefault="00B35EEF" w:rsidP="000D7F1B">
      <w:pPr>
        <w:rPr>
          <w:b/>
        </w:rPr>
      </w:pPr>
      <w:r w:rsidRPr="000D7F1B">
        <w:rPr>
          <w:b/>
        </w:rPr>
        <w:t>Specificatie voor «Externe koppeling»</w:t>
      </w:r>
      <w:bookmarkEnd w:id="72"/>
    </w:p>
    <w:p w14:paraId="062D811D" w14:textId="79CBAA62" w:rsidR="00B35EEF" w:rsidRPr="00576015" w:rsidRDefault="001F6234" w:rsidP="00B35EEF">
      <w:pPr>
        <w:rPr>
          <w:lang w:eastAsia="en-US"/>
        </w:rPr>
      </w:pPr>
      <w:r>
        <w:rPr>
          <w:rFonts w:eastAsia="Batang"/>
        </w:rPr>
        <w:t>E</w:t>
      </w:r>
      <w:r w:rsidR="00B35EEF">
        <w:rPr>
          <w:rFonts w:eastAsia="Batang"/>
        </w:rPr>
        <w:t>xterne koppeling</w:t>
      </w:r>
      <w:r>
        <w:rPr>
          <w:rFonts w:eastAsia="Batang"/>
        </w:rPr>
        <w:t>en</w:t>
      </w:r>
      <w:r w:rsidR="00B35EEF" w:rsidRPr="004866E1">
        <w:rPr>
          <w:rFonts w:eastAsia="Batang"/>
        </w:rPr>
        <w:t xml:space="preserve"> </w:t>
      </w:r>
      <w:r w:rsidR="00B35EEF">
        <w:rPr>
          <w:rFonts w:eastAsia="Batang"/>
        </w:rPr>
        <w:t>worden naar</w:t>
      </w:r>
      <w:r w:rsidR="00B35EEF" w:rsidRPr="004866E1">
        <w:rPr>
          <w:rFonts w:eastAsia="Batang"/>
        </w:rPr>
        <w:t xml:space="preserve"> </w:t>
      </w:r>
      <w:r w:rsidR="00B35EEF">
        <w:rPr>
          <w:rFonts w:eastAsia="Batang"/>
        </w:rPr>
        <w:t>de volgende aspecten gespecificeerd.</w:t>
      </w:r>
    </w:p>
    <w:tbl>
      <w:tblPr>
        <w:tblW w:w="10204" w:type="dxa"/>
        <w:tblLayout w:type="fixed"/>
        <w:tblCellMar>
          <w:top w:w="113" w:type="dxa"/>
        </w:tblCellMar>
        <w:tblLook w:val="0000" w:firstRow="0" w:lastRow="0" w:firstColumn="0" w:lastColumn="0" w:noHBand="0" w:noVBand="0"/>
      </w:tblPr>
      <w:tblGrid>
        <w:gridCol w:w="2329"/>
        <w:gridCol w:w="1028"/>
        <w:gridCol w:w="4440"/>
        <w:gridCol w:w="1417"/>
        <w:gridCol w:w="990"/>
      </w:tblGrid>
      <w:tr w:rsidR="00B35EEF" w:rsidRPr="008C61D3" w14:paraId="58904192" w14:textId="77777777" w:rsidTr="00CF2EB8">
        <w:tc>
          <w:tcPr>
            <w:tcW w:w="2329" w:type="dxa"/>
            <w:shd w:val="clear" w:color="auto" w:fill="D9D9D9" w:themeFill="background1" w:themeFillShade="D9"/>
          </w:tcPr>
          <w:p w14:paraId="1ABEECE9" w14:textId="77777777" w:rsidR="00B35EEF" w:rsidRPr="008C61D3" w:rsidRDefault="00B35EEF" w:rsidP="005C2C6F">
            <w:pPr>
              <w:snapToGrid w:val="0"/>
              <w:rPr>
                <w:rFonts w:eastAsia="Batang"/>
                <w:b/>
                <w:sz w:val="16"/>
                <w:szCs w:val="16"/>
              </w:rPr>
            </w:pPr>
            <w:r>
              <w:rPr>
                <w:rFonts w:eastAsia="Batang"/>
                <w:b/>
                <w:sz w:val="16"/>
                <w:szCs w:val="16"/>
              </w:rPr>
              <w:t>Aspect</w:t>
            </w:r>
          </w:p>
        </w:tc>
        <w:tc>
          <w:tcPr>
            <w:tcW w:w="1028" w:type="dxa"/>
            <w:shd w:val="clear" w:color="auto" w:fill="D9D9D9" w:themeFill="background1" w:themeFillShade="D9"/>
          </w:tcPr>
          <w:p w14:paraId="2993630A" w14:textId="77777777" w:rsidR="00B35EEF" w:rsidRDefault="00B35EEF" w:rsidP="005C2C6F">
            <w:pPr>
              <w:snapToGrid w:val="0"/>
              <w:rPr>
                <w:rFonts w:eastAsia="Batang"/>
                <w:b/>
                <w:sz w:val="16"/>
                <w:szCs w:val="16"/>
              </w:rPr>
            </w:pPr>
            <w:r>
              <w:rPr>
                <w:rFonts w:eastAsia="Batang"/>
                <w:b/>
                <w:sz w:val="16"/>
                <w:szCs w:val="16"/>
              </w:rPr>
              <w:t>Kardi</w:t>
            </w:r>
          </w:p>
          <w:p w14:paraId="164B398C" w14:textId="77777777" w:rsidR="00B35EEF" w:rsidRPr="0019135A" w:rsidRDefault="00B35EEF" w:rsidP="005C2C6F">
            <w:pPr>
              <w:snapToGrid w:val="0"/>
              <w:rPr>
                <w:rFonts w:eastAsia="Batang"/>
                <w:b/>
                <w:sz w:val="16"/>
                <w:szCs w:val="16"/>
              </w:rPr>
            </w:pPr>
            <w:r>
              <w:rPr>
                <w:rFonts w:eastAsia="Batang"/>
                <w:b/>
                <w:sz w:val="16"/>
                <w:szCs w:val="16"/>
              </w:rPr>
              <w:t>naliteit</w:t>
            </w:r>
          </w:p>
        </w:tc>
        <w:tc>
          <w:tcPr>
            <w:tcW w:w="4440" w:type="dxa"/>
            <w:shd w:val="clear" w:color="auto" w:fill="D9D9D9" w:themeFill="background1" w:themeFillShade="D9"/>
          </w:tcPr>
          <w:p w14:paraId="5EEB6B33" w14:textId="77777777" w:rsidR="00B35EEF" w:rsidRPr="008C61D3" w:rsidRDefault="00B35EEF" w:rsidP="005C2C6F">
            <w:pPr>
              <w:snapToGrid w:val="0"/>
              <w:rPr>
                <w:rFonts w:eastAsia="Batang"/>
              </w:rPr>
            </w:pPr>
            <w:r w:rsidRPr="0019135A">
              <w:rPr>
                <w:rFonts w:eastAsia="Batang"/>
                <w:b/>
                <w:sz w:val="16"/>
                <w:szCs w:val="16"/>
              </w:rPr>
              <w:t>Toelichting</w:t>
            </w:r>
          </w:p>
        </w:tc>
        <w:tc>
          <w:tcPr>
            <w:tcW w:w="1417" w:type="dxa"/>
            <w:shd w:val="clear" w:color="auto" w:fill="D9D9D9" w:themeFill="background1" w:themeFillShade="D9"/>
          </w:tcPr>
          <w:p w14:paraId="087C7E57" w14:textId="77777777" w:rsidR="00B35EEF" w:rsidRDefault="00B35EEF" w:rsidP="005C2C6F">
            <w:pPr>
              <w:snapToGrid w:val="0"/>
              <w:rPr>
                <w:rFonts w:eastAsia="Batang"/>
                <w:b/>
                <w:color w:val="000000" w:themeColor="text1"/>
                <w:sz w:val="16"/>
                <w:szCs w:val="16"/>
              </w:rPr>
            </w:pPr>
            <w:r>
              <w:rPr>
                <w:rFonts w:eastAsia="Batang"/>
                <w:b/>
                <w:color w:val="000000" w:themeColor="text1"/>
                <w:sz w:val="16"/>
                <w:szCs w:val="16"/>
              </w:rPr>
              <w:t>In UML 2.5</w:t>
            </w:r>
          </w:p>
        </w:tc>
        <w:tc>
          <w:tcPr>
            <w:tcW w:w="990" w:type="dxa"/>
            <w:shd w:val="clear" w:color="auto" w:fill="D9D9D9" w:themeFill="background1" w:themeFillShade="D9"/>
          </w:tcPr>
          <w:p w14:paraId="2B0777EB" w14:textId="77777777" w:rsidR="00B35EEF" w:rsidRPr="008C61D3" w:rsidRDefault="00B35EEF" w:rsidP="005C2C6F">
            <w:pPr>
              <w:snapToGrid w:val="0"/>
              <w:rPr>
                <w:rFonts w:eastAsia="Batang"/>
                <w:i/>
                <w:color w:val="FF0000"/>
                <w:sz w:val="16"/>
                <w:szCs w:val="16"/>
              </w:rPr>
            </w:pPr>
            <w:r>
              <w:rPr>
                <w:rFonts w:eastAsia="Batang"/>
                <w:b/>
                <w:color w:val="000000" w:themeColor="text1"/>
                <w:sz w:val="16"/>
                <w:szCs w:val="16"/>
              </w:rPr>
              <w:t>In EA</w:t>
            </w:r>
          </w:p>
        </w:tc>
      </w:tr>
      <w:tr w:rsidR="00B35EEF" w:rsidRPr="008C61D3" w14:paraId="6A61C396" w14:textId="77777777" w:rsidTr="00CF2EB8">
        <w:tc>
          <w:tcPr>
            <w:tcW w:w="2329" w:type="dxa"/>
            <w:shd w:val="clear" w:color="auto" w:fill="auto"/>
          </w:tcPr>
          <w:p w14:paraId="313057A8" w14:textId="77777777" w:rsidR="00B35EEF" w:rsidRPr="008C61D3" w:rsidRDefault="00B35EEF" w:rsidP="005C2C6F">
            <w:pPr>
              <w:snapToGrid w:val="0"/>
              <w:rPr>
                <w:rFonts w:eastAsia="Batang"/>
                <w:b/>
                <w:sz w:val="16"/>
                <w:szCs w:val="16"/>
              </w:rPr>
            </w:pPr>
            <w:r w:rsidRPr="008C61D3">
              <w:rPr>
                <w:rFonts w:eastAsia="Batang"/>
                <w:b/>
                <w:sz w:val="16"/>
                <w:szCs w:val="16"/>
              </w:rPr>
              <w:t xml:space="preserve">Naam </w:t>
            </w:r>
          </w:p>
        </w:tc>
        <w:tc>
          <w:tcPr>
            <w:tcW w:w="1028" w:type="dxa"/>
          </w:tcPr>
          <w:p w14:paraId="269F84CD" w14:textId="16E09E82" w:rsidR="00B35EEF" w:rsidRPr="008C61D3" w:rsidRDefault="00F43934" w:rsidP="00C07D79">
            <w:pPr>
              <w:snapToGrid w:val="0"/>
              <w:rPr>
                <w:rFonts w:eastAsia="Batang"/>
              </w:rPr>
            </w:pPr>
            <w:r>
              <w:rPr>
                <w:rFonts w:eastAsia="Batang"/>
              </w:rPr>
              <w:t>0..1</w:t>
            </w:r>
          </w:p>
        </w:tc>
        <w:tc>
          <w:tcPr>
            <w:tcW w:w="4440" w:type="dxa"/>
            <w:shd w:val="clear" w:color="auto" w:fill="auto"/>
          </w:tcPr>
          <w:p w14:paraId="50B66BDC" w14:textId="77777777" w:rsidR="00B35EEF" w:rsidRPr="008C61D3" w:rsidRDefault="00B35EEF" w:rsidP="005C2C6F">
            <w:pPr>
              <w:snapToGrid w:val="0"/>
              <w:rPr>
                <w:rFonts w:eastAsia="Batang"/>
              </w:rPr>
            </w:pPr>
            <w:r w:rsidRPr="008C61D3">
              <w:rPr>
                <w:rFonts w:eastAsia="Batang"/>
              </w:rPr>
              <w:t xml:space="preserve">De naam van de </w:t>
            </w:r>
            <w:r>
              <w:rPr>
                <w:rFonts w:eastAsia="Batang"/>
              </w:rPr>
              <w:t>externe koppeling. Standaard ‘betreft’.</w:t>
            </w:r>
          </w:p>
        </w:tc>
        <w:tc>
          <w:tcPr>
            <w:tcW w:w="1417" w:type="dxa"/>
          </w:tcPr>
          <w:p w14:paraId="0154CA64" w14:textId="29D4D91A" w:rsidR="00B35EEF" w:rsidRPr="008C61D3"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r w:rsidR="00C07D79">
              <w:rPr>
                <w:rFonts w:eastAsia="Batang"/>
                <w:i/>
                <w:color w:val="FF0000"/>
                <w:sz w:val="16"/>
                <w:szCs w:val="16"/>
              </w:rPr>
              <w:br/>
            </w:r>
            <w:r>
              <w:rPr>
                <w:rFonts w:eastAsia="Batang"/>
                <w:i/>
                <w:color w:val="FF0000"/>
                <w:sz w:val="16"/>
                <w:szCs w:val="16"/>
              </w:rPr>
              <w:t>element</w:t>
            </w:r>
          </w:p>
        </w:tc>
        <w:tc>
          <w:tcPr>
            <w:tcW w:w="990" w:type="dxa"/>
          </w:tcPr>
          <w:p w14:paraId="2CE50E49" w14:textId="77777777" w:rsidR="00B35EEF" w:rsidRPr="008C61D3" w:rsidRDefault="00B35EEF" w:rsidP="005C2C6F">
            <w:pPr>
              <w:snapToGrid w:val="0"/>
              <w:rPr>
                <w:rFonts w:eastAsia="Batang"/>
                <w:i/>
                <w:sz w:val="16"/>
                <w:szCs w:val="16"/>
              </w:rPr>
            </w:pPr>
            <w:r>
              <w:rPr>
                <w:rFonts w:eastAsia="Batang"/>
                <w:i/>
                <w:color w:val="FF0000"/>
                <w:sz w:val="16"/>
                <w:szCs w:val="16"/>
              </w:rPr>
              <w:t>Name</w:t>
            </w:r>
          </w:p>
        </w:tc>
      </w:tr>
      <w:tr w:rsidR="00B35EEF" w:rsidRPr="008C61D3" w14:paraId="3C592860" w14:textId="77777777" w:rsidTr="00CF2EB8">
        <w:tc>
          <w:tcPr>
            <w:tcW w:w="2329" w:type="dxa"/>
            <w:shd w:val="clear" w:color="auto" w:fill="auto"/>
          </w:tcPr>
          <w:p w14:paraId="43993842" w14:textId="77777777" w:rsidR="00B35EEF" w:rsidRPr="008C61D3" w:rsidRDefault="00B35EEF" w:rsidP="005C2C6F">
            <w:pPr>
              <w:snapToGrid w:val="0"/>
              <w:rPr>
                <w:rFonts w:eastAsia="Batang"/>
                <w:b/>
                <w:sz w:val="16"/>
                <w:szCs w:val="16"/>
              </w:rPr>
            </w:pPr>
            <w:r>
              <w:rPr>
                <w:rFonts w:eastAsia="Batang"/>
                <w:b/>
                <w:sz w:val="16"/>
                <w:szCs w:val="16"/>
              </w:rPr>
              <w:t>Datum opname</w:t>
            </w:r>
          </w:p>
        </w:tc>
        <w:tc>
          <w:tcPr>
            <w:tcW w:w="1028" w:type="dxa"/>
          </w:tcPr>
          <w:p w14:paraId="68100734" w14:textId="77777777" w:rsidR="00B35EEF" w:rsidRPr="008C61D3" w:rsidRDefault="00B35EEF" w:rsidP="005C2C6F">
            <w:pPr>
              <w:snapToGrid w:val="0"/>
              <w:rPr>
                <w:rFonts w:eastAsia="Batang"/>
              </w:rPr>
            </w:pPr>
            <w:r>
              <w:rPr>
                <w:rFonts w:eastAsia="Batang"/>
              </w:rPr>
              <w:t>1</w:t>
            </w:r>
          </w:p>
        </w:tc>
        <w:tc>
          <w:tcPr>
            <w:tcW w:w="4440" w:type="dxa"/>
            <w:shd w:val="clear" w:color="auto" w:fill="auto"/>
          </w:tcPr>
          <w:p w14:paraId="49F13DD1" w14:textId="77777777" w:rsidR="00B35EEF" w:rsidRPr="008C61D3" w:rsidRDefault="00B35EEF" w:rsidP="005C2C6F">
            <w:pPr>
              <w:snapToGrid w:val="0"/>
              <w:rPr>
                <w:rFonts w:eastAsia="Batang"/>
              </w:rPr>
            </w:pPr>
            <w:r w:rsidRPr="008C61D3">
              <w:rPr>
                <w:rFonts w:eastAsia="Batang"/>
              </w:rPr>
              <w:t xml:space="preserve">De datum waarop de </w:t>
            </w:r>
            <w:r>
              <w:rPr>
                <w:rFonts w:eastAsia="Batang"/>
              </w:rPr>
              <w:t>externe koppeling</w:t>
            </w:r>
            <w:r w:rsidRPr="008C61D3">
              <w:rPr>
                <w:rFonts w:eastAsia="Batang"/>
              </w:rPr>
              <w:t xml:space="preserve"> is opgenomen in </w:t>
            </w:r>
            <w:r>
              <w:rPr>
                <w:rFonts w:eastAsia="Batang"/>
              </w:rPr>
              <w:t>het informatiemodel</w:t>
            </w:r>
            <w:r w:rsidRPr="008C61D3">
              <w:rPr>
                <w:rFonts w:eastAsia="Batang"/>
              </w:rPr>
              <w:t>.</w:t>
            </w:r>
          </w:p>
        </w:tc>
        <w:tc>
          <w:tcPr>
            <w:tcW w:w="1417" w:type="dxa"/>
          </w:tcPr>
          <w:p w14:paraId="46DD524B" w14:textId="77777777" w:rsidR="00B35EEF" w:rsidRPr="004C49A4" w:rsidRDefault="00B35EEF" w:rsidP="005C2C6F">
            <w:pPr>
              <w:snapToGrid w:val="0"/>
              <w:rPr>
                <w:rFonts w:eastAsia="Batang"/>
                <w:i/>
                <w:sz w:val="16"/>
                <w:szCs w:val="16"/>
              </w:rPr>
            </w:pPr>
          </w:p>
        </w:tc>
        <w:tc>
          <w:tcPr>
            <w:tcW w:w="990" w:type="dxa"/>
          </w:tcPr>
          <w:p w14:paraId="33AAD925" w14:textId="77777777" w:rsidR="00B35EEF" w:rsidRPr="008C61D3" w:rsidRDefault="00B35EEF" w:rsidP="005C2C6F">
            <w:pPr>
              <w:snapToGrid w:val="0"/>
              <w:rPr>
                <w:rFonts w:eastAsia="Batang"/>
                <w:i/>
                <w:color w:val="FF0000"/>
                <w:sz w:val="16"/>
                <w:szCs w:val="16"/>
              </w:rPr>
            </w:pPr>
            <w:r>
              <w:rPr>
                <w:rFonts w:eastAsia="Batang"/>
                <w:i/>
                <w:sz w:val="16"/>
                <w:szCs w:val="16"/>
              </w:rPr>
              <w:t>Tagged value</w:t>
            </w:r>
          </w:p>
        </w:tc>
      </w:tr>
      <w:tr w:rsidR="00B35EEF" w:rsidRPr="008C61D3" w14:paraId="4EECD45C" w14:textId="77777777" w:rsidTr="00CF2EB8">
        <w:tc>
          <w:tcPr>
            <w:tcW w:w="2329" w:type="dxa"/>
            <w:shd w:val="clear" w:color="auto" w:fill="auto"/>
          </w:tcPr>
          <w:p w14:paraId="436EACBD" w14:textId="77777777" w:rsidR="00B35EEF" w:rsidRDefault="00B35EEF" w:rsidP="005C2C6F">
            <w:pPr>
              <w:snapToGrid w:val="0"/>
              <w:rPr>
                <w:rFonts w:eastAsia="Batang"/>
                <w:b/>
                <w:sz w:val="16"/>
                <w:szCs w:val="16"/>
              </w:rPr>
            </w:pPr>
            <w:r>
              <w:rPr>
                <w:b/>
                <w:noProof/>
                <w:sz w:val="16"/>
                <w:szCs w:val="16"/>
              </w:rPr>
              <w:t xml:space="preserve">Objecttype </w:t>
            </w:r>
          </w:p>
        </w:tc>
        <w:tc>
          <w:tcPr>
            <w:tcW w:w="1028" w:type="dxa"/>
          </w:tcPr>
          <w:p w14:paraId="07E59B8A" w14:textId="77777777" w:rsidR="00B35EEF" w:rsidRDefault="00B35EEF" w:rsidP="005C2C6F">
            <w:pPr>
              <w:snapToGrid w:val="0"/>
              <w:rPr>
                <w:rFonts w:eastAsia="Batang"/>
              </w:rPr>
            </w:pPr>
            <w:r>
              <w:rPr>
                <w:noProof/>
              </w:rPr>
              <w:t>1</w:t>
            </w:r>
          </w:p>
        </w:tc>
        <w:tc>
          <w:tcPr>
            <w:tcW w:w="4440" w:type="dxa"/>
            <w:shd w:val="clear" w:color="auto" w:fill="auto"/>
          </w:tcPr>
          <w:p w14:paraId="0E8CBE8C" w14:textId="32C46A77" w:rsidR="00B35EEF" w:rsidRPr="008C61D3" w:rsidRDefault="00B35EEF" w:rsidP="005C2C6F">
            <w:pPr>
              <w:snapToGrid w:val="0"/>
              <w:rPr>
                <w:rFonts w:eastAsia="Batang"/>
              </w:rPr>
            </w:pPr>
            <w:r>
              <w:rPr>
                <w:noProof/>
              </w:rPr>
              <w:t>Het objecttype waarvan de relatie een eigenschap is</w:t>
            </w:r>
            <w:r w:rsidR="001F6234">
              <w:rPr>
                <w:noProof/>
              </w:rPr>
              <w:t>.</w:t>
            </w:r>
          </w:p>
        </w:tc>
        <w:tc>
          <w:tcPr>
            <w:tcW w:w="1417" w:type="dxa"/>
          </w:tcPr>
          <w:p w14:paraId="4876CA4A" w14:textId="37C9A12A" w:rsidR="00B35EEF" w:rsidRPr="00BB47AF" w:rsidRDefault="00B35EEF" w:rsidP="005C2C6F">
            <w:pPr>
              <w:snapToGrid w:val="0"/>
              <w:rPr>
                <w:i/>
                <w:noProof/>
                <w:color w:val="FF0000"/>
                <w:sz w:val="16"/>
                <w:szCs w:val="16"/>
                <w:lang w:val="en-GB"/>
              </w:rPr>
            </w:pPr>
            <w:r w:rsidRPr="00D47F96">
              <w:rPr>
                <w:i/>
                <w:noProof/>
                <w:color w:val="FF0000"/>
                <w:sz w:val="16"/>
                <w:szCs w:val="16"/>
                <w:lang w:val="en-US"/>
              </w:rPr>
              <w:t>/source: related</w:t>
            </w:r>
            <w:r w:rsidR="00C07D79">
              <w:rPr>
                <w:i/>
                <w:noProof/>
                <w:color w:val="FF0000"/>
                <w:sz w:val="16"/>
                <w:szCs w:val="16"/>
                <w:lang w:val="en-US"/>
              </w:rPr>
              <w:br/>
            </w:r>
            <w:r w:rsidRPr="00D47F96">
              <w:rPr>
                <w:i/>
                <w:noProof/>
                <w:color w:val="FF0000"/>
                <w:sz w:val="16"/>
                <w:szCs w:val="16"/>
                <w:lang w:val="en-US"/>
              </w:rPr>
              <w:t xml:space="preserve">Element bij Relationship </w:t>
            </w:r>
            <w:r w:rsidRPr="00795C3A">
              <w:rPr>
                <w:i/>
                <w:noProof/>
                <w:color w:val="FF0000"/>
                <w:sz w:val="16"/>
                <w:szCs w:val="16"/>
              </w:rPr>
              <w:sym w:font="Wingdings" w:char="F0E0"/>
            </w:r>
            <w:r w:rsidRPr="00D47F96">
              <w:rPr>
                <w:i/>
                <w:noProof/>
                <w:color w:val="FF0000"/>
                <w:sz w:val="16"/>
                <w:szCs w:val="16"/>
                <w:lang w:val="en-US"/>
              </w:rPr>
              <w:t>Element</w:t>
            </w:r>
          </w:p>
        </w:tc>
        <w:tc>
          <w:tcPr>
            <w:tcW w:w="990" w:type="dxa"/>
          </w:tcPr>
          <w:p w14:paraId="103B5306" w14:textId="77777777" w:rsidR="00B35EEF" w:rsidRPr="004C49A4" w:rsidRDefault="00B35EEF" w:rsidP="005C2C6F">
            <w:pPr>
              <w:snapToGrid w:val="0"/>
              <w:rPr>
                <w:i/>
                <w:noProof/>
                <w:sz w:val="16"/>
                <w:szCs w:val="16"/>
              </w:rPr>
            </w:pPr>
            <w:r>
              <w:rPr>
                <w:i/>
                <w:noProof/>
                <w:color w:val="FF0000"/>
                <w:sz w:val="16"/>
                <w:szCs w:val="16"/>
              </w:rPr>
              <w:t>Source</w:t>
            </w:r>
          </w:p>
        </w:tc>
      </w:tr>
      <w:tr w:rsidR="00B35EEF" w:rsidRPr="00293CA6" w14:paraId="3BEA79F7" w14:textId="77777777" w:rsidTr="00CF2EB8">
        <w:tc>
          <w:tcPr>
            <w:tcW w:w="2329" w:type="dxa"/>
            <w:shd w:val="clear" w:color="auto" w:fill="auto"/>
          </w:tcPr>
          <w:p w14:paraId="6E9BBCB0" w14:textId="77777777" w:rsidR="00B35EEF" w:rsidRPr="00A00C52" w:rsidRDefault="00B35EEF" w:rsidP="005C2C6F">
            <w:pPr>
              <w:snapToGrid w:val="0"/>
              <w:rPr>
                <w:b/>
                <w:noProof/>
                <w:sz w:val="16"/>
                <w:szCs w:val="16"/>
              </w:rPr>
            </w:pPr>
            <w:r w:rsidRPr="00A00C52">
              <w:rPr>
                <w:b/>
                <w:noProof/>
                <w:sz w:val="16"/>
              </w:rPr>
              <w:t>Type aggregatie</w:t>
            </w:r>
          </w:p>
        </w:tc>
        <w:tc>
          <w:tcPr>
            <w:tcW w:w="1028" w:type="dxa"/>
          </w:tcPr>
          <w:p w14:paraId="67A2A206" w14:textId="77777777" w:rsidR="00B35EEF" w:rsidRPr="00A00C52" w:rsidRDefault="00B35EEF" w:rsidP="005C2C6F">
            <w:pPr>
              <w:snapToGrid w:val="0"/>
              <w:rPr>
                <w:noProof/>
              </w:rPr>
            </w:pPr>
            <w:r w:rsidRPr="00A00C52">
              <w:rPr>
                <w:noProof/>
              </w:rPr>
              <w:t>1</w:t>
            </w:r>
          </w:p>
        </w:tc>
        <w:tc>
          <w:tcPr>
            <w:tcW w:w="4440" w:type="dxa"/>
            <w:shd w:val="clear" w:color="auto" w:fill="auto"/>
          </w:tcPr>
          <w:p w14:paraId="652EA435" w14:textId="77777777" w:rsidR="00B35EEF" w:rsidRPr="00A00C52" w:rsidRDefault="00B35EEF" w:rsidP="005C2C6F">
            <w:pPr>
              <w:rPr>
                <w:noProof/>
              </w:rPr>
            </w:pPr>
            <w:r w:rsidRPr="00A00C52">
              <w:rPr>
                <w:noProof/>
              </w:rPr>
              <w:t>Aanduiding dat het een compositie relatie is.</w:t>
            </w:r>
          </w:p>
          <w:p w14:paraId="495E71E6" w14:textId="77777777" w:rsidR="00B35EEF" w:rsidRPr="00A00C52" w:rsidRDefault="00B35EEF" w:rsidP="005C2C6F">
            <w:pPr>
              <w:snapToGrid w:val="0"/>
              <w:rPr>
                <w:noProof/>
              </w:rPr>
            </w:pPr>
            <w:r w:rsidRPr="00A00C52">
              <w:rPr>
                <w:noProof/>
              </w:rPr>
              <w:t>Waarde is altijd Composite.</w:t>
            </w:r>
          </w:p>
        </w:tc>
        <w:tc>
          <w:tcPr>
            <w:tcW w:w="1417" w:type="dxa"/>
          </w:tcPr>
          <w:p w14:paraId="47446CEE" w14:textId="77777777" w:rsidR="00B35EEF" w:rsidRDefault="00B35EEF" w:rsidP="005C2C6F">
            <w:pPr>
              <w:snapToGrid w:val="0"/>
              <w:rPr>
                <w:i/>
                <w:noProof/>
                <w:color w:val="FF0000"/>
                <w:sz w:val="16"/>
                <w:szCs w:val="16"/>
              </w:rPr>
            </w:pPr>
            <w:r>
              <w:rPr>
                <w:i/>
                <w:noProof/>
                <w:color w:val="FF0000"/>
                <w:sz w:val="16"/>
                <w:szCs w:val="16"/>
              </w:rPr>
              <w:t>isComposite van Property</w:t>
            </w:r>
          </w:p>
        </w:tc>
        <w:tc>
          <w:tcPr>
            <w:tcW w:w="990" w:type="dxa"/>
          </w:tcPr>
          <w:p w14:paraId="2713C147" w14:textId="77777777" w:rsidR="00B35EEF" w:rsidRPr="001C2992" w:rsidRDefault="00B35EEF" w:rsidP="005C2C6F">
            <w:pPr>
              <w:snapToGrid w:val="0"/>
              <w:rPr>
                <w:i/>
                <w:noProof/>
                <w:color w:val="FF0000"/>
                <w:sz w:val="16"/>
                <w:szCs w:val="16"/>
                <w:lang w:val="en-US"/>
              </w:rPr>
            </w:pPr>
            <w:r w:rsidRPr="001C2992">
              <w:rPr>
                <w:i/>
                <w:noProof/>
                <w:color w:val="FF0000"/>
                <w:sz w:val="16"/>
                <w:szCs w:val="16"/>
                <w:lang w:val="en-US"/>
              </w:rPr>
              <w:t>Aggregation in de Source role</w:t>
            </w:r>
          </w:p>
        </w:tc>
      </w:tr>
      <w:tr w:rsidR="00B35EEF" w:rsidRPr="008C61D3" w14:paraId="72327EDF" w14:textId="77777777" w:rsidTr="00CF2EB8">
        <w:tc>
          <w:tcPr>
            <w:tcW w:w="2329" w:type="dxa"/>
            <w:shd w:val="clear" w:color="auto" w:fill="auto"/>
          </w:tcPr>
          <w:p w14:paraId="2D55C2E9" w14:textId="77777777" w:rsidR="00B35EEF" w:rsidRDefault="00B35EEF" w:rsidP="005C2C6F">
            <w:pPr>
              <w:snapToGrid w:val="0"/>
              <w:rPr>
                <w:rFonts w:eastAsia="Batang"/>
                <w:b/>
                <w:sz w:val="16"/>
                <w:szCs w:val="16"/>
              </w:rPr>
            </w:pPr>
            <w:r w:rsidRPr="00331C3F">
              <w:rPr>
                <w:b/>
                <w:noProof/>
                <w:sz w:val="16"/>
                <w:szCs w:val="16"/>
              </w:rPr>
              <w:t>Gerelateerd objecttype</w:t>
            </w:r>
          </w:p>
        </w:tc>
        <w:tc>
          <w:tcPr>
            <w:tcW w:w="1028" w:type="dxa"/>
          </w:tcPr>
          <w:p w14:paraId="4E2337BD" w14:textId="77777777" w:rsidR="00B35EEF" w:rsidRDefault="00B35EEF" w:rsidP="005C2C6F">
            <w:pPr>
              <w:snapToGrid w:val="0"/>
              <w:rPr>
                <w:rFonts w:eastAsia="Batang"/>
              </w:rPr>
            </w:pPr>
            <w:r>
              <w:rPr>
                <w:noProof/>
              </w:rPr>
              <w:t>1</w:t>
            </w:r>
          </w:p>
        </w:tc>
        <w:tc>
          <w:tcPr>
            <w:tcW w:w="4440" w:type="dxa"/>
            <w:shd w:val="clear" w:color="auto" w:fill="auto"/>
          </w:tcPr>
          <w:p w14:paraId="381E385C" w14:textId="002063CF" w:rsidR="00B35EEF" w:rsidRPr="008C61D3" w:rsidRDefault="00B35EEF" w:rsidP="005C2C6F">
            <w:pPr>
              <w:snapToGrid w:val="0"/>
              <w:rPr>
                <w:rFonts w:eastAsia="Batang"/>
              </w:rPr>
            </w:pPr>
            <w:r>
              <w:rPr>
                <w:noProof/>
              </w:rPr>
              <w:t xml:space="preserve">Het </w:t>
            </w:r>
            <w:r w:rsidRPr="00331C3F">
              <w:rPr>
                <w:noProof/>
              </w:rPr>
              <w:t xml:space="preserve">objecttype </w:t>
            </w:r>
            <w:r>
              <w:rPr>
                <w:noProof/>
              </w:rPr>
              <w:t xml:space="preserve">uit een extern informatiemodel </w:t>
            </w:r>
            <w:r w:rsidRPr="00331C3F">
              <w:rPr>
                <w:noProof/>
              </w:rPr>
              <w:t>waar</w:t>
            </w:r>
            <w:r>
              <w:rPr>
                <w:noProof/>
              </w:rPr>
              <w:t>mee een objecttype een logische verbinding heeft</w:t>
            </w:r>
            <w:r w:rsidR="001F6234">
              <w:rPr>
                <w:noProof/>
              </w:rPr>
              <w:t>.</w:t>
            </w:r>
          </w:p>
        </w:tc>
        <w:tc>
          <w:tcPr>
            <w:tcW w:w="1417" w:type="dxa"/>
          </w:tcPr>
          <w:p w14:paraId="7A64EE12" w14:textId="144E7247" w:rsidR="00B35EEF" w:rsidRDefault="00B35EEF" w:rsidP="005C2C6F">
            <w:pPr>
              <w:snapToGrid w:val="0"/>
              <w:rPr>
                <w:i/>
                <w:noProof/>
                <w:color w:val="FF0000"/>
                <w:sz w:val="16"/>
                <w:szCs w:val="16"/>
              </w:rPr>
            </w:pPr>
            <w:r>
              <w:rPr>
                <w:i/>
                <w:noProof/>
                <w:color w:val="FF0000"/>
                <w:sz w:val="16"/>
                <w:szCs w:val="16"/>
              </w:rPr>
              <w:t>/target: related</w:t>
            </w:r>
            <w:r w:rsidR="00C07D79">
              <w:rPr>
                <w:i/>
                <w:noProof/>
                <w:color w:val="FF0000"/>
                <w:sz w:val="16"/>
                <w:szCs w:val="16"/>
              </w:rPr>
              <w:br/>
            </w:r>
            <w:r>
              <w:rPr>
                <w:i/>
                <w:noProof/>
                <w:color w:val="FF0000"/>
                <w:sz w:val="16"/>
                <w:szCs w:val="16"/>
              </w:rPr>
              <w:t xml:space="preserve">Element bij </w:t>
            </w:r>
            <w:r w:rsidRPr="00D47F96">
              <w:rPr>
                <w:i/>
                <w:noProof/>
                <w:color w:val="FF0000"/>
                <w:sz w:val="16"/>
                <w:szCs w:val="16"/>
                <w:lang w:val="en-US"/>
              </w:rPr>
              <w:t xml:space="preserve">Relationship </w:t>
            </w:r>
            <w:r w:rsidRPr="00795C3A">
              <w:rPr>
                <w:i/>
                <w:noProof/>
                <w:color w:val="FF0000"/>
                <w:sz w:val="16"/>
                <w:szCs w:val="16"/>
              </w:rPr>
              <w:sym w:font="Wingdings" w:char="F0E0"/>
            </w:r>
            <w:r w:rsidRPr="00D47F96">
              <w:rPr>
                <w:i/>
                <w:noProof/>
                <w:color w:val="FF0000"/>
                <w:sz w:val="16"/>
                <w:szCs w:val="16"/>
                <w:lang w:val="en-US"/>
              </w:rPr>
              <w:t>Element</w:t>
            </w:r>
          </w:p>
        </w:tc>
        <w:tc>
          <w:tcPr>
            <w:tcW w:w="990" w:type="dxa"/>
          </w:tcPr>
          <w:p w14:paraId="0D0E21C7" w14:textId="77777777" w:rsidR="00B35EEF" w:rsidRPr="004C49A4" w:rsidRDefault="00B35EEF" w:rsidP="005C2C6F">
            <w:pPr>
              <w:snapToGrid w:val="0"/>
              <w:rPr>
                <w:i/>
                <w:noProof/>
                <w:sz w:val="16"/>
                <w:szCs w:val="16"/>
              </w:rPr>
            </w:pPr>
            <w:r>
              <w:rPr>
                <w:i/>
                <w:noProof/>
                <w:color w:val="FF0000"/>
                <w:sz w:val="16"/>
                <w:szCs w:val="16"/>
              </w:rPr>
              <w:t>Target</w:t>
            </w:r>
          </w:p>
        </w:tc>
      </w:tr>
      <w:tr w:rsidR="00B35EEF" w:rsidRPr="00293CA6" w14:paraId="32ED0D24" w14:textId="77777777" w:rsidTr="00CF2EB8">
        <w:tc>
          <w:tcPr>
            <w:tcW w:w="2329" w:type="dxa"/>
            <w:shd w:val="clear" w:color="auto" w:fill="auto"/>
          </w:tcPr>
          <w:p w14:paraId="163A17F7" w14:textId="77777777" w:rsidR="00B35EEF" w:rsidRPr="00331C3F" w:rsidRDefault="00B35EEF" w:rsidP="005C2C6F">
            <w:pPr>
              <w:snapToGrid w:val="0"/>
              <w:rPr>
                <w:b/>
                <w:noProof/>
                <w:sz w:val="16"/>
                <w:szCs w:val="16"/>
              </w:rPr>
            </w:pPr>
            <w:r>
              <w:rPr>
                <w:b/>
                <w:noProof/>
                <w:sz w:val="16"/>
                <w:szCs w:val="16"/>
              </w:rPr>
              <w:t>Uni-directioneel</w:t>
            </w:r>
          </w:p>
        </w:tc>
        <w:tc>
          <w:tcPr>
            <w:tcW w:w="1028" w:type="dxa"/>
          </w:tcPr>
          <w:p w14:paraId="4DB62862" w14:textId="77777777" w:rsidR="00B35EEF" w:rsidRDefault="00B35EEF" w:rsidP="005C2C6F">
            <w:pPr>
              <w:snapToGrid w:val="0"/>
              <w:rPr>
                <w:noProof/>
              </w:rPr>
            </w:pPr>
            <w:r>
              <w:rPr>
                <w:noProof/>
              </w:rPr>
              <w:t>1</w:t>
            </w:r>
          </w:p>
        </w:tc>
        <w:tc>
          <w:tcPr>
            <w:tcW w:w="4440" w:type="dxa"/>
            <w:shd w:val="clear" w:color="auto" w:fill="auto"/>
          </w:tcPr>
          <w:p w14:paraId="603826A5" w14:textId="77777777" w:rsidR="00B35EEF" w:rsidRDefault="00B35EEF" w:rsidP="005C2C6F">
            <w:pPr>
              <w:snapToGrid w:val="0"/>
            </w:pPr>
            <w:r>
              <w:rPr>
                <w:noProof/>
              </w:rPr>
              <w:t xml:space="preserve">Het gerelateerde objecttpe uit een extern informatiemodel (de target) waarvan het objecttype die de </w:t>
            </w:r>
            <w:r w:rsidRPr="00D26703">
              <w:rPr>
                <w:noProof/>
              </w:rPr>
              <w:t xml:space="preserve">eigenaar van deze relatie is (de source) kennis heeft. Het </w:t>
            </w:r>
            <w:r w:rsidRPr="00D26703">
              <w:t>aggregation type van de source is altijd ‘composition’.</w:t>
            </w:r>
          </w:p>
          <w:p w14:paraId="652F691F" w14:textId="77777777" w:rsidR="00B35EEF" w:rsidRDefault="00B35EEF" w:rsidP="005C2C6F">
            <w:pPr>
              <w:snapToGrid w:val="0"/>
            </w:pPr>
          </w:p>
          <w:p w14:paraId="66E0BAA7" w14:textId="77777777" w:rsidR="00B35EEF" w:rsidRPr="00331C3F" w:rsidRDefault="00B35EEF" w:rsidP="005C2C6F">
            <w:pPr>
              <w:rPr>
                <w:noProof/>
              </w:rPr>
            </w:pPr>
            <w:r>
              <w:rPr>
                <w:noProof/>
              </w:rPr>
              <w:t xml:space="preserve">Alle relaties zijn altijd gericht van het objecttype (source) naar het gerelateerde objecttype (target). </w:t>
            </w:r>
          </w:p>
        </w:tc>
        <w:tc>
          <w:tcPr>
            <w:tcW w:w="1417" w:type="dxa"/>
          </w:tcPr>
          <w:p w14:paraId="56658430" w14:textId="77777777" w:rsidR="00B35EEF" w:rsidRPr="005465BC" w:rsidRDefault="00B35EEF" w:rsidP="005C2C6F">
            <w:pPr>
              <w:snapToGrid w:val="0"/>
              <w:rPr>
                <w:i/>
                <w:noProof/>
                <w:color w:val="FF0000"/>
                <w:sz w:val="16"/>
                <w:szCs w:val="16"/>
              </w:rPr>
            </w:pPr>
          </w:p>
        </w:tc>
        <w:tc>
          <w:tcPr>
            <w:tcW w:w="990" w:type="dxa"/>
          </w:tcPr>
          <w:p w14:paraId="0F8D1861" w14:textId="77777777" w:rsidR="00B35EEF" w:rsidRPr="001C2992" w:rsidRDefault="00B35EEF" w:rsidP="005C2C6F">
            <w:pPr>
              <w:snapToGrid w:val="0"/>
              <w:rPr>
                <w:i/>
                <w:noProof/>
                <w:color w:val="FF0000"/>
                <w:sz w:val="16"/>
                <w:szCs w:val="16"/>
                <w:lang w:val="en-US"/>
              </w:rPr>
            </w:pPr>
            <w:r w:rsidRPr="001C2992">
              <w:rPr>
                <w:i/>
                <w:noProof/>
                <w:color w:val="FF0000"/>
                <w:sz w:val="16"/>
                <w:szCs w:val="16"/>
                <w:lang w:val="en-US"/>
              </w:rPr>
              <w:t xml:space="preserve">Direction (van source naar target) </w:t>
            </w:r>
          </w:p>
        </w:tc>
      </w:tr>
    </w:tbl>
    <w:p w14:paraId="3748581D" w14:textId="422D91B5" w:rsidR="000D7F1B" w:rsidRDefault="000D7F1B" w:rsidP="000D7F1B">
      <w:pPr>
        <w:pStyle w:val="Kop3"/>
      </w:pPr>
      <w:bookmarkStart w:id="73" w:name="_Toc485712864"/>
      <w:bookmarkStart w:id="74" w:name="_Toc467145301"/>
      <w:r>
        <w:lastRenderedPageBreak/>
        <w:t xml:space="preserve">2.3.3. </w:t>
      </w:r>
      <w:r w:rsidR="00521B71">
        <w:t>Specificatie m</w:t>
      </w:r>
      <w:r>
        <w:t>etagegevens voor waarde</w:t>
      </w:r>
      <w:r w:rsidR="00237C7F">
        <w:t>n</w:t>
      </w:r>
      <w:r>
        <w:t>lijsten</w:t>
      </w:r>
      <w:bookmarkEnd w:id="73"/>
      <w:r>
        <w:t xml:space="preserve"> </w:t>
      </w:r>
    </w:p>
    <w:p w14:paraId="2742946D" w14:textId="77777777" w:rsidR="000D7F1B" w:rsidRPr="000D7F1B" w:rsidRDefault="000D7F1B" w:rsidP="000D7F1B">
      <w:pPr>
        <w:rPr>
          <w:lang w:eastAsia="en-US"/>
        </w:rPr>
      </w:pPr>
    </w:p>
    <w:p w14:paraId="6E001D46" w14:textId="4044E055" w:rsidR="00B35EEF" w:rsidRPr="000D7F1B" w:rsidRDefault="00B35EEF" w:rsidP="000D7F1B">
      <w:pPr>
        <w:rPr>
          <w:b/>
        </w:rPr>
      </w:pPr>
      <w:r w:rsidRPr="000D7F1B">
        <w:rPr>
          <w:b/>
        </w:rPr>
        <w:t xml:space="preserve">Specificatie voor «Referentielijst» </w:t>
      </w:r>
      <w:bookmarkEnd w:id="74"/>
    </w:p>
    <w:p w14:paraId="156FFB65" w14:textId="77777777" w:rsidR="00B35EEF" w:rsidRPr="00576015" w:rsidRDefault="00B35EEF" w:rsidP="00B35EEF">
      <w:pPr>
        <w:rPr>
          <w:lang w:eastAsia="en-US"/>
        </w:rPr>
      </w:pPr>
      <w:r>
        <w:rPr>
          <w:rFonts w:eastAsia="Batang"/>
        </w:rPr>
        <w:t>Voor referentielijsten</w:t>
      </w:r>
      <w:r w:rsidRPr="004866E1">
        <w:rPr>
          <w:rFonts w:eastAsia="Batang"/>
        </w:rPr>
        <w:t xml:space="preserve"> worden de volgende aspecten gespecificeerd:</w:t>
      </w:r>
    </w:p>
    <w:tbl>
      <w:tblPr>
        <w:tblW w:w="11020" w:type="dxa"/>
        <w:tblLayout w:type="fixed"/>
        <w:tblCellMar>
          <w:top w:w="113" w:type="dxa"/>
        </w:tblCellMar>
        <w:tblLook w:val="0000" w:firstRow="0" w:lastRow="0" w:firstColumn="0" w:lastColumn="0" w:noHBand="0" w:noVBand="0"/>
      </w:tblPr>
      <w:tblGrid>
        <w:gridCol w:w="1843"/>
        <w:gridCol w:w="992"/>
        <w:gridCol w:w="4678"/>
        <w:gridCol w:w="1526"/>
        <w:gridCol w:w="992"/>
        <w:gridCol w:w="989"/>
      </w:tblGrid>
      <w:tr w:rsidR="00B35EEF" w:rsidRPr="008C61D3" w14:paraId="71122462" w14:textId="77777777" w:rsidTr="00457A9D">
        <w:trPr>
          <w:gridAfter w:val="1"/>
          <w:wAfter w:w="989" w:type="dxa"/>
        </w:trPr>
        <w:tc>
          <w:tcPr>
            <w:tcW w:w="1843" w:type="dxa"/>
            <w:shd w:val="clear" w:color="auto" w:fill="D9D9D9" w:themeFill="background1" w:themeFillShade="D9"/>
          </w:tcPr>
          <w:p w14:paraId="040C1A00" w14:textId="77777777" w:rsidR="00B35EEF" w:rsidRPr="008C61D3" w:rsidRDefault="00B35EEF" w:rsidP="005C2C6F">
            <w:pPr>
              <w:snapToGrid w:val="0"/>
              <w:rPr>
                <w:rFonts w:eastAsia="Batang"/>
                <w:b/>
                <w:sz w:val="16"/>
                <w:szCs w:val="16"/>
              </w:rPr>
            </w:pPr>
            <w:r>
              <w:rPr>
                <w:rFonts w:eastAsia="Batang"/>
                <w:b/>
                <w:sz w:val="16"/>
                <w:szCs w:val="16"/>
              </w:rPr>
              <w:t>Aspect</w:t>
            </w:r>
          </w:p>
        </w:tc>
        <w:tc>
          <w:tcPr>
            <w:tcW w:w="992" w:type="dxa"/>
            <w:shd w:val="clear" w:color="auto" w:fill="D9D9D9" w:themeFill="background1" w:themeFillShade="D9"/>
          </w:tcPr>
          <w:p w14:paraId="5F4E3057" w14:textId="77777777" w:rsidR="00B35EEF" w:rsidRDefault="00B35EEF" w:rsidP="005C2C6F">
            <w:pPr>
              <w:snapToGrid w:val="0"/>
              <w:rPr>
                <w:rFonts w:eastAsia="Batang"/>
                <w:b/>
                <w:sz w:val="16"/>
                <w:szCs w:val="16"/>
              </w:rPr>
            </w:pPr>
            <w:r>
              <w:rPr>
                <w:rFonts w:eastAsia="Batang"/>
                <w:b/>
                <w:sz w:val="16"/>
                <w:szCs w:val="16"/>
              </w:rPr>
              <w:t>Kardi</w:t>
            </w:r>
          </w:p>
          <w:p w14:paraId="55A1583D" w14:textId="77777777" w:rsidR="00B35EEF" w:rsidRPr="0019135A" w:rsidRDefault="00B35EEF" w:rsidP="005C2C6F">
            <w:pPr>
              <w:snapToGrid w:val="0"/>
              <w:rPr>
                <w:rFonts w:eastAsia="Batang"/>
                <w:b/>
                <w:sz w:val="16"/>
                <w:szCs w:val="16"/>
              </w:rPr>
            </w:pPr>
            <w:r>
              <w:rPr>
                <w:rFonts w:eastAsia="Batang"/>
                <w:b/>
                <w:sz w:val="16"/>
                <w:szCs w:val="16"/>
              </w:rPr>
              <w:t>naliteit</w:t>
            </w:r>
          </w:p>
        </w:tc>
        <w:tc>
          <w:tcPr>
            <w:tcW w:w="4678" w:type="dxa"/>
            <w:shd w:val="clear" w:color="auto" w:fill="D9D9D9" w:themeFill="background1" w:themeFillShade="D9"/>
          </w:tcPr>
          <w:p w14:paraId="29C305D0" w14:textId="77777777" w:rsidR="00B35EEF" w:rsidRPr="008C61D3" w:rsidRDefault="00B35EEF" w:rsidP="005C2C6F">
            <w:pPr>
              <w:snapToGrid w:val="0"/>
              <w:rPr>
                <w:rFonts w:eastAsia="Batang"/>
              </w:rPr>
            </w:pPr>
            <w:r w:rsidRPr="0019135A">
              <w:rPr>
                <w:rFonts w:eastAsia="Batang"/>
                <w:b/>
                <w:sz w:val="16"/>
                <w:szCs w:val="16"/>
              </w:rPr>
              <w:t>Toelichting</w:t>
            </w:r>
          </w:p>
        </w:tc>
        <w:tc>
          <w:tcPr>
            <w:tcW w:w="1526" w:type="dxa"/>
            <w:shd w:val="clear" w:color="auto" w:fill="D9D9D9" w:themeFill="background1" w:themeFillShade="D9"/>
          </w:tcPr>
          <w:p w14:paraId="39C2B463" w14:textId="77777777" w:rsidR="00B35EEF" w:rsidRDefault="00B35EEF" w:rsidP="005C2C6F">
            <w:pPr>
              <w:snapToGrid w:val="0"/>
              <w:rPr>
                <w:rFonts w:eastAsia="Batang"/>
                <w:b/>
                <w:color w:val="000000" w:themeColor="text1"/>
                <w:sz w:val="16"/>
                <w:szCs w:val="16"/>
              </w:rPr>
            </w:pPr>
            <w:r>
              <w:rPr>
                <w:rFonts w:eastAsia="Batang"/>
                <w:b/>
                <w:color w:val="000000" w:themeColor="text1"/>
                <w:sz w:val="16"/>
                <w:szCs w:val="16"/>
              </w:rPr>
              <w:t>In UML 2.5</w:t>
            </w:r>
          </w:p>
        </w:tc>
        <w:tc>
          <w:tcPr>
            <w:tcW w:w="992" w:type="dxa"/>
            <w:shd w:val="clear" w:color="auto" w:fill="D9D9D9" w:themeFill="background1" w:themeFillShade="D9"/>
          </w:tcPr>
          <w:p w14:paraId="7D8EF9CD" w14:textId="77777777" w:rsidR="00B35EEF" w:rsidRPr="008C61D3" w:rsidRDefault="00B35EEF" w:rsidP="005C2C6F">
            <w:pPr>
              <w:snapToGrid w:val="0"/>
              <w:rPr>
                <w:rFonts w:eastAsia="Batang"/>
                <w:i/>
                <w:color w:val="FF0000"/>
                <w:sz w:val="16"/>
                <w:szCs w:val="16"/>
              </w:rPr>
            </w:pPr>
            <w:r>
              <w:rPr>
                <w:rFonts w:eastAsia="Batang"/>
                <w:b/>
                <w:color w:val="000000" w:themeColor="text1"/>
                <w:sz w:val="16"/>
                <w:szCs w:val="16"/>
              </w:rPr>
              <w:t>In EA</w:t>
            </w:r>
          </w:p>
        </w:tc>
      </w:tr>
      <w:tr w:rsidR="00B35EEF" w:rsidRPr="008C61D3" w14:paraId="43911543" w14:textId="77777777" w:rsidTr="00457A9D">
        <w:trPr>
          <w:gridAfter w:val="1"/>
          <w:wAfter w:w="989" w:type="dxa"/>
        </w:trPr>
        <w:tc>
          <w:tcPr>
            <w:tcW w:w="1843" w:type="dxa"/>
            <w:shd w:val="clear" w:color="auto" w:fill="auto"/>
          </w:tcPr>
          <w:p w14:paraId="600AA7A1" w14:textId="77777777" w:rsidR="00B35EEF" w:rsidRPr="008C61D3" w:rsidRDefault="00B35EEF" w:rsidP="005C2C6F">
            <w:pPr>
              <w:snapToGrid w:val="0"/>
              <w:rPr>
                <w:rFonts w:eastAsia="Batang"/>
                <w:b/>
                <w:sz w:val="16"/>
                <w:szCs w:val="16"/>
              </w:rPr>
            </w:pPr>
            <w:r w:rsidRPr="008C61D3">
              <w:rPr>
                <w:rFonts w:eastAsia="Batang"/>
                <w:b/>
                <w:sz w:val="16"/>
                <w:szCs w:val="16"/>
              </w:rPr>
              <w:t xml:space="preserve">Naam </w:t>
            </w:r>
          </w:p>
        </w:tc>
        <w:tc>
          <w:tcPr>
            <w:tcW w:w="992" w:type="dxa"/>
          </w:tcPr>
          <w:p w14:paraId="13CDB836"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5620B899" w14:textId="77777777" w:rsidR="00B35EEF" w:rsidRPr="008C61D3" w:rsidRDefault="00B35EEF" w:rsidP="005C2C6F">
            <w:pPr>
              <w:snapToGrid w:val="0"/>
              <w:rPr>
                <w:rFonts w:eastAsia="Batang"/>
              </w:rPr>
            </w:pPr>
            <w:r w:rsidRPr="008C61D3">
              <w:rPr>
                <w:rFonts w:eastAsia="Batang"/>
              </w:rPr>
              <w:t>De naam van de lijst</w:t>
            </w:r>
            <w:r>
              <w:rPr>
                <w:rFonts w:eastAsia="Batang"/>
              </w:rPr>
              <w:t>.</w:t>
            </w:r>
            <w:r w:rsidRPr="008C61D3">
              <w:rPr>
                <w:rFonts w:eastAsia="Batang"/>
              </w:rPr>
              <w:t xml:space="preserve"> </w:t>
            </w:r>
          </w:p>
        </w:tc>
        <w:tc>
          <w:tcPr>
            <w:tcW w:w="1526" w:type="dxa"/>
          </w:tcPr>
          <w:p w14:paraId="40569C46" w14:textId="77777777" w:rsidR="00B35EEF" w:rsidRPr="008C61D3"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992" w:type="dxa"/>
          </w:tcPr>
          <w:p w14:paraId="55B60956" w14:textId="77777777" w:rsidR="00B35EEF" w:rsidRPr="008C61D3" w:rsidRDefault="00B35EEF" w:rsidP="005C2C6F">
            <w:pPr>
              <w:snapToGrid w:val="0"/>
              <w:rPr>
                <w:rFonts w:eastAsia="Batang"/>
                <w:i/>
                <w:sz w:val="16"/>
                <w:szCs w:val="16"/>
              </w:rPr>
            </w:pPr>
            <w:r>
              <w:rPr>
                <w:rFonts w:eastAsia="Batang"/>
                <w:i/>
                <w:color w:val="FF0000"/>
                <w:sz w:val="16"/>
                <w:szCs w:val="16"/>
              </w:rPr>
              <w:t>Name</w:t>
            </w:r>
          </w:p>
        </w:tc>
      </w:tr>
      <w:tr w:rsidR="00B35EEF" w:rsidRPr="008C61D3" w14:paraId="09ED2A56" w14:textId="77777777" w:rsidTr="00457A9D">
        <w:trPr>
          <w:gridAfter w:val="1"/>
          <w:wAfter w:w="989" w:type="dxa"/>
        </w:trPr>
        <w:tc>
          <w:tcPr>
            <w:tcW w:w="1843" w:type="dxa"/>
            <w:shd w:val="clear" w:color="auto" w:fill="auto"/>
          </w:tcPr>
          <w:p w14:paraId="2FE99032" w14:textId="77777777" w:rsidR="00B35EEF" w:rsidRPr="008C61D3" w:rsidRDefault="00B35EEF" w:rsidP="005C2C6F">
            <w:pPr>
              <w:snapToGrid w:val="0"/>
              <w:rPr>
                <w:rFonts w:eastAsia="Batang"/>
                <w:b/>
                <w:sz w:val="16"/>
                <w:szCs w:val="16"/>
              </w:rPr>
            </w:pPr>
            <w:r w:rsidRPr="008C61D3">
              <w:rPr>
                <w:rFonts w:eastAsia="Batang"/>
                <w:b/>
                <w:sz w:val="16"/>
                <w:szCs w:val="16"/>
              </w:rPr>
              <w:t xml:space="preserve">Herkomst </w:t>
            </w:r>
          </w:p>
        </w:tc>
        <w:tc>
          <w:tcPr>
            <w:tcW w:w="992" w:type="dxa"/>
          </w:tcPr>
          <w:p w14:paraId="2E4D9460"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0784D34F" w14:textId="46B33C6A" w:rsidR="00B35EEF" w:rsidRPr="008C61D3" w:rsidRDefault="00B35EEF" w:rsidP="00457A9D">
            <w:pPr>
              <w:snapToGrid w:val="0"/>
              <w:rPr>
                <w:rFonts w:eastAsia="Batang"/>
              </w:rPr>
            </w:pPr>
            <w:r w:rsidRPr="008C61D3">
              <w:rPr>
                <w:rFonts w:eastAsia="Batang"/>
              </w:rPr>
              <w:t xml:space="preserve">De </w:t>
            </w:r>
            <w:r>
              <w:rPr>
                <w:rFonts w:eastAsia="Batang"/>
              </w:rPr>
              <w:t>registratie</w:t>
            </w:r>
            <w:r w:rsidRPr="008C61D3">
              <w:rPr>
                <w:rFonts w:eastAsia="Batang"/>
              </w:rPr>
              <w:t xml:space="preserve"> in wiens catalogus de lijst is gespecificeerd (oftewel de </w:t>
            </w:r>
            <w:r>
              <w:rPr>
                <w:rFonts w:eastAsia="Batang"/>
              </w:rPr>
              <w:t>registratie</w:t>
            </w:r>
            <w:r w:rsidRPr="008C61D3">
              <w:rPr>
                <w:rFonts w:eastAsia="Batang"/>
              </w:rPr>
              <w:t xml:space="preserve"> waar de referentielijst deel van uitmaakt).</w:t>
            </w:r>
            <w:bookmarkStart w:id="75" w:name="_Ref475431863"/>
            <w:r w:rsidR="00457A9D">
              <w:rPr>
                <w:rStyle w:val="Voetnootmarkering"/>
                <w:rFonts w:eastAsia="Batang"/>
              </w:rPr>
              <w:footnoteReference w:id="12"/>
            </w:r>
            <w:bookmarkEnd w:id="75"/>
          </w:p>
        </w:tc>
        <w:tc>
          <w:tcPr>
            <w:tcW w:w="1526" w:type="dxa"/>
          </w:tcPr>
          <w:p w14:paraId="0DAB3693" w14:textId="77777777" w:rsidR="00B35EEF" w:rsidRPr="004C49A4" w:rsidRDefault="00B35EEF" w:rsidP="005C2C6F">
            <w:pPr>
              <w:snapToGrid w:val="0"/>
              <w:rPr>
                <w:rFonts w:eastAsia="Batang"/>
                <w:i/>
                <w:sz w:val="16"/>
                <w:szCs w:val="16"/>
              </w:rPr>
            </w:pPr>
          </w:p>
        </w:tc>
        <w:tc>
          <w:tcPr>
            <w:tcW w:w="992" w:type="dxa"/>
          </w:tcPr>
          <w:p w14:paraId="7C5953B4" w14:textId="77777777" w:rsidR="00B35EEF" w:rsidRPr="004C49A4" w:rsidRDefault="00B35EEF" w:rsidP="005C2C6F">
            <w:pPr>
              <w:snapToGrid w:val="0"/>
              <w:rPr>
                <w:rFonts w:eastAsia="Batang"/>
                <w:i/>
                <w:sz w:val="16"/>
                <w:szCs w:val="16"/>
              </w:rPr>
            </w:pPr>
            <w:r>
              <w:rPr>
                <w:rFonts w:eastAsia="Batang"/>
                <w:i/>
                <w:sz w:val="16"/>
                <w:szCs w:val="16"/>
              </w:rPr>
              <w:t>Tagged value</w:t>
            </w:r>
          </w:p>
        </w:tc>
      </w:tr>
      <w:tr w:rsidR="00B35EEF" w:rsidRPr="008C61D3" w14:paraId="14A4F7F8" w14:textId="77777777" w:rsidTr="00457A9D">
        <w:trPr>
          <w:gridAfter w:val="1"/>
          <w:wAfter w:w="989" w:type="dxa"/>
        </w:trPr>
        <w:tc>
          <w:tcPr>
            <w:tcW w:w="1843" w:type="dxa"/>
            <w:shd w:val="clear" w:color="auto" w:fill="auto"/>
          </w:tcPr>
          <w:p w14:paraId="6A7DE827" w14:textId="77777777" w:rsidR="00B35EEF" w:rsidRPr="008C61D3" w:rsidRDefault="00B35EEF" w:rsidP="005C2C6F">
            <w:pPr>
              <w:snapToGrid w:val="0"/>
              <w:rPr>
                <w:rFonts w:eastAsia="Batang"/>
                <w:b/>
                <w:sz w:val="16"/>
                <w:szCs w:val="16"/>
              </w:rPr>
            </w:pPr>
          </w:p>
        </w:tc>
        <w:tc>
          <w:tcPr>
            <w:tcW w:w="992" w:type="dxa"/>
          </w:tcPr>
          <w:p w14:paraId="7B4001DF" w14:textId="77777777" w:rsidR="00B35EEF" w:rsidRPr="004866E1" w:rsidRDefault="00B35EEF" w:rsidP="005C2C6F">
            <w:pPr>
              <w:snapToGrid w:val="0"/>
              <w:rPr>
                <w:rFonts w:eastAsia="Batang"/>
              </w:rPr>
            </w:pPr>
          </w:p>
        </w:tc>
        <w:tc>
          <w:tcPr>
            <w:tcW w:w="4678" w:type="dxa"/>
            <w:shd w:val="clear" w:color="auto" w:fill="auto"/>
          </w:tcPr>
          <w:p w14:paraId="6194C2D1" w14:textId="77777777" w:rsidR="00B35EEF" w:rsidRPr="008C61D3" w:rsidRDefault="00B35EEF" w:rsidP="005C2C6F">
            <w:pPr>
              <w:snapToGrid w:val="0"/>
              <w:rPr>
                <w:rFonts w:eastAsia="Batang"/>
              </w:rPr>
            </w:pPr>
          </w:p>
        </w:tc>
        <w:tc>
          <w:tcPr>
            <w:tcW w:w="1526" w:type="dxa"/>
          </w:tcPr>
          <w:p w14:paraId="2302C10A" w14:textId="77777777" w:rsidR="00B35EEF" w:rsidRPr="004C49A4" w:rsidRDefault="00B35EEF" w:rsidP="005C2C6F">
            <w:pPr>
              <w:snapToGrid w:val="0"/>
              <w:rPr>
                <w:rFonts w:eastAsia="Batang"/>
                <w:i/>
                <w:sz w:val="16"/>
                <w:szCs w:val="16"/>
              </w:rPr>
            </w:pPr>
          </w:p>
        </w:tc>
        <w:tc>
          <w:tcPr>
            <w:tcW w:w="992" w:type="dxa"/>
          </w:tcPr>
          <w:p w14:paraId="3BB472CD" w14:textId="77777777" w:rsidR="00B35EEF" w:rsidRPr="004C49A4" w:rsidRDefault="00B35EEF" w:rsidP="005C2C6F">
            <w:pPr>
              <w:snapToGrid w:val="0"/>
              <w:rPr>
                <w:rFonts w:eastAsia="Batang"/>
                <w:i/>
                <w:sz w:val="16"/>
                <w:szCs w:val="16"/>
              </w:rPr>
            </w:pPr>
          </w:p>
        </w:tc>
      </w:tr>
      <w:tr w:rsidR="00B35EEF" w:rsidRPr="008C61D3" w14:paraId="2FCD231A" w14:textId="77777777" w:rsidTr="00457A9D">
        <w:trPr>
          <w:gridAfter w:val="1"/>
          <w:wAfter w:w="989" w:type="dxa"/>
        </w:trPr>
        <w:tc>
          <w:tcPr>
            <w:tcW w:w="1843" w:type="dxa"/>
            <w:shd w:val="clear" w:color="auto" w:fill="auto"/>
          </w:tcPr>
          <w:p w14:paraId="17C9A23D" w14:textId="77777777" w:rsidR="00B35EEF" w:rsidRPr="008C61D3" w:rsidRDefault="00B35EEF" w:rsidP="005C2C6F">
            <w:pPr>
              <w:snapToGrid w:val="0"/>
              <w:rPr>
                <w:rFonts w:eastAsia="Batang"/>
                <w:b/>
                <w:sz w:val="16"/>
                <w:szCs w:val="16"/>
              </w:rPr>
            </w:pPr>
            <w:r w:rsidRPr="008C61D3">
              <w:rPr>
                <w:rFonts w:eastAsia="Batang"/>
                <w:b/>
                <w:sz w:val="16"/>
                <w:szCs w:val="16"/>
              </w:rPr>
              <w:t xml:space="preserve">Definitie </w:t>
            </w:r>
          </w:p>
        </w:tc>
        <w:tc>
          <w:tcPr>
            <w:tcW w:w="992" w:type="dxa"/>
          </w:tcPr>
          <w:p w14:paraId="2D61BA08"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192A7D68" w14:textId="3840D659" w:rsidR="00B35EEF" w:rsidRPr="008C61D3" w:rsidRDefault="00B35EEF" w:rsidP="005C2C6F">
            <w:pPr>
              <w:snapToGrid w:val="0"/>
              <w:rPr>
                <w:rFonts w:eastAsia="Batang"/>
              </w:rPr>
            </w:pPr>
            <w:r w:rsidRPr="008C61D3">
              <w:rPr>
                <w:rFonts w:eastAsia="Batang"/>
              </w:rPr>
              <w:t>De beschrijving van de betekenis van de lijst zoals gespecificeerd in de catalogus van de desbetreffende registratie</w:t>
            </w:r>
            <w:r w:rsidR="001F6234">
              <w:rPr>
                <w:rFonts w:eastAsia="Batang"/>
              </w:rPr>
              <w:t>.</w:t>
            </w:r>
            <w:r w:rsidRPr="008C61D3">
              <w:rPr>
                <w:rFonts w:eastAsia="Batang"/>
              </w:rPr>
              <w:t xml:space="preserve"> </w:t>
            </w:r>
          </w:p>
        </w:tc>
        <w:tc>
          <w:tcPr>
            <w:tcW w:w="1526" w:type="dxa"/>
          </w:tcPr>
          <w:p w14:paraId="0E19B09D" w14:textId="77777777" w:rsidR="00B35EEF" w:rsidRPr="008C61D3" w:rsidRDefault="00B35EEF" w:rsidP="005C2C6F">
            <w:pPr>
              <w:snapToGrid w:val="0"/>
              <w:rPr>
                <w:rFonts w:eastAsia="Batang"/>
                <w:i/>
                <w:color w:val="FF0000"/>
                <w:sz w:val="16"/>
                <w:szCs w:val="16"/>
              </w:rPr>
            </w:pPr>
            <w:r>
              <w:rPr>
                <w:rFonts w:eastAsia="Batang"/>
                <w:i/>
                <w:color w:val="FF0000"/>
                <w:sz w:val="16"/>
                <w:szCs w:val="16"/>
              </w:rPr>
              <w:t>Body van de metaclass Comment</w:t>
            </w:r>
          </w:p>
        </w:tc>
        <w:tc>
          <w:tcPr>
            <w:tcW w:w="992" w:type="dxa"/>
          </w:tcPr>
          <w:p w14:paraId="0A99227F" w14:textId="77777777" w:rsidR="00B35EEF" w:rsidRPr="008C61D3" w:rsidRDefault="00B35EEF" w:rsidP="005C2C6F">
            <w:pPr>
              <w:snapToGrid w:val="0"/>
              <w:rPr>
                <w:rFonts w:eastAsia="Batang"/>
              </w:rPr>
            </w:pPr>
            <w:r w:rsidRPr="008C61D3">
              <w:rPr>
                <w:rFonts w:eastAsia="Batang"/>
                <w:i/>
                <w:color w:val="FF0000"/>
                <w:sz w:val="16"/>
                <w:szCs w:val="16"/>
              </w:rPr>
              <w:t>N</w:t>
            </w:r>
            <w:r>
              <w:rPr>
                <w:rFonts w:eastAsia="Batang"/>
                <w:i/>
                <w:color w:val="FF0000"/>
                <w:sz w:val="16"/>
                <w:szCs w:val="16"/>
              </w:rPr>
              <w:t>otes</w:t>
            </w:r>
          </w:p>
        </w:tc>
      </w:tr>
      <w:tr w:rsidR="00B35EEF" w:rsidRPr="008C61D3" w14:paraId="5E98CCAA" w14:textId="77777777" w:rsidTr="00457A9D">
        <w:trPr>
          <w:gridAfter w:val="1"/>
          <w:wAfter w:w="989" w:type="dxa"/>
        </w:trPr>
        <w:tc>
          <w:tcPr>
            <w:tcW w:w="1843" w:type="dxa"/>
            <w:shd w:val="clear" w:color="auto" w:fill="auto"/>
          </w:tcPr>
          <w:p w14:paraId="6BC8626D" w14:textId="77777777" w:rsidR="00B35EEF" w:rsidRPr="008C61D3" w:rsidRDefault="00B35EEF" w:rsidP="005C2C6F">
            <w:pPr>
              <w:snapToGrid w:val="0"/>
              <w:rPr>
                <w:rFonts w:eastAsia="Batang"/>
                <w:b/>
                <w:sz w:val="16"/>
                <w:szCs w:val="16"/>
              </w:rPr>
            </w:pPr>
            <w:r w:rsidRPr="008C61D3">
              <w:rPr>
                <w:rFonts w:eastAsia="Batang"/>
                <w:b/>
                <w:sz w:val="16"/>
                <w:szCs w:val="16"/>
              </w:rPr>
              <w:t xml:space="preserve">Datum opname </w:t>
            </w:r>
          </w:p>
        </w:tc>
        <w:tc>
          <w:tcPr>
            <w:tcW w:w="992" w:type="dxa"/>
          </w:tcPr>
          <w:p w14:paraId="0174E278"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7C20B43C" w14:textId="77777777" w:rsidR="00B35EEF" w:rsidRPr="008C61D3" w:rsidRDefault="00B35EEF" w:rsidP="005C2C6F">
            <w:pPr>
              <w:snapToGrid w:val="0"/>
              <w:rPr>
                <w:rFonts w:eastAsia="Batang"/>
              </w:rPr>
            </w:pPr>
            <w:r w:rsidRPr="008C61D3">
              <w:rPr>
                <w:rFonts w:eastAsia="Batang"/>
              </w:rPr>
              <w:t xml:space="preserve">De datum waarop de lijst is opgenomen in </w:t>
            </w:r>
            <w:r>
              <w:rPr>
                <w:rFonts w:eastAsia="Batang"/>
              </w:rPr>
              <w:t>het informatiemodel</w:t>
            </w:r>
            <w:r w:rsidRPr="008C61D3">
              <w:rPr>
                <w:rFonts w:eastAsia="Batang"/>
              </w:rPr>
              <w:t>.</w:t>
            </w:r>
          </w:p>
        </w:tc>
        <w:tc>
          <w:tcPr>
            <w:tcW w:w="1526" w:type="dxa"/>
          </w:tcPr>
          <w:p w14:paraId="0DAF6D2B" w14:textId="77777777" w:rsidR="00B35EEF" w:rsidRPr="004C49A4" w:rsidRDefault="00B35EEF" w:rsidP="005C2C6F">
            <w:pPr>
              <w:snapToGrid w:val="0"/>
              <w:rPr>
                <w:rFonts w:eastAsia="Batang"/>
                <w:i/>
                <w:sz w:val="16"/>
                <w:szCs w:val="16"/>
              </w:rPr>
            </w:pPr>
          </w:p>
        </w:tc>
        <w:tc>
          <w:tcPr>
            <w:tcW w:w="992" w:type="dxa"/>
          </w:tcPr>
          <w:p w14:paraId="1DFBC3F2" w14:textId="77777777" w:rsidR="00B35EEF" w:rsidRPr="004C49A4" w:rsidRDefault="00B35EEF" w:rsidP="005C2C6F">
            <w:pPr>
              <w:snapToGrid w:val="0"/>
              <w:rPr>
                <w:rFonts w:eastAsia="Batang"/>
                <w:i/>
                <w:sz w:val="16"/>
                <w:szCs w:val="16"/>
              </w:rPr>
            </w:pPr>
            <w:r>
              <w:rPr>
                <w:rFonts w:eastAsia="Batang"/>
                <w:i/>
                <w:sz w:val="16"/>
                <w:szCs w:val="16"/>
              </w:rPr>
              <w:t>Tagged value</w:t>
            </w:r>
          </w:p>
        </w:tc>
      </w:tr>
      <w:tr w:rsidR="00B35EEF" w:rsidRPr="008C61D3" w14:paraId="59CD9659" w14:textId="77777777" w:rsidTr="00457A9D">
        <w:tc>
          <w:tcPr>
            <w:tcW w:w="1843" w:type="dxa"/>
            <w:shd w:val="clear" w:color="auto" w:fill="auto"/>
          </w:tcPr>
          <w:p w14:paraId="26F086FA" w14:textId="77777777" w:rsidR="00B35EEF" w:rsidRPr="008C61D3" w:rsidRDefault="00B35EEF" w:rsidP="005C2C6F">
            <w:pPr>
              <w:snapToGrid w:val="0"/>
              <w:rPr>
                <w:rFonts w:eastAsia="Batang"/>
                <w:b/>
                <w:sz w:val="16"/>
                <w:szCs w:val="16"/>
              </w:rPr>
            </w:pPr>
          </w:p>
        </w:tc>
        <w:tc>
          <w:tcPr>
            <w:tcW w:w="992" w:type="dxa"/>
          </w:tcPr>
          <w:p w14:paraId="7476E9E7" w14:textId="77777777" w:rsidR="00B35EEF" w:rsidRPr="008C61D3" w:rsidRDefault="00B35EEF" w:rsidP="005C2C6F">
            <w:pPr>
              <w:snapToGrid w:val="0"/>
              <w:rPr>
                <w:rFonts w:eastAsia="Batang"/>
              </w:rPr>
            </w:pPr>
          </w:p>
        </w:tc>
        <w:tc>
          <w:tcPr>
            <w:tcW w:w="4678" w:type="dxa"/>
            <w:shd w:val="clear" w:color="auto" w:fill="auto"/>
          </w:tcPr>
          <w:p w14:paraId="10F82EE5" w14:textId="77777777" w:rsidR="00B35EEF" w:rsidRPr="008C61D3" w:rsidRDefault="00B35EEF" w:rsidP="005C2C6F">
            <w:pPr>
              <w:snapToGrid w:val="0"/>
              <w:rPr>
                <w:rFonts w:eastAsia="Batang"/>
              </w:rPr>
            </w:pPr>
          </w:p>
        </w:tc>
        <w:tc>
          <w:tcPr>
            <w:tcW w:w="1526" w:type="dxa"/>
          </w:tcPr>
          <w:p w14:paraId="1C2BB0EE" w14:textId="77777777" w:rsidR="00B35EEF" w:rsidRPr="004C49A4" w:rsidRDefault="00B35EEF" w:rsidP="005C2C6F">
            <w:pPr>
              <w:rPr>
                <w:rFonts w:eastAsia="Batang"/>
                <w:i/>
                <w:sz w:val="16"/>
                <w:szCs w:val="16"/>
              </w:rPr>
            </w:pPr>
          </w:p>
        </w:tc>
        <w:tc>
          <w:tcPr>
            <w:tcW w:w="1981" w:type="dxa"/>
            <w:gridSpan w:val="2"/>
          </w:tcPr>
          <w:p w14:paraId="532F549B" w14:textId="77777777" w:rsidR="00B35EEF" w:rsidRPr="004C49A4" w:rsidRDefault="00B35EEF" w:rsidP="005C2C6F">
            <w:pPr>
              <w:rPr>
                <w:rFonts w:eastAsia="Batang"/>
                <w:i/>
                <w:sz w:val="16"/>
                <w:szCs w:val="16"/>
              </w:rPr>
            </w:pPr>
          </w:p>
        </w:tc>
      </w:tr>
      <w:tr w:rsidR="00B35EEF" w:rsidRPr="008C61D3" w14:paraId="4651C040" w14:textId="77777777" w:rsidTr="00457A9D">
        <w:trPr>
          <w:gridAfter w:val="1"/>
          <w:wAfter w:w="989" w:type="dxa"/>
        </w:trPr>
        <w:tc>
          <w:tcPr>
            <w:tcW w:w="1843" w:type="dxa"/>
            <w:shd w:val="clear" w:color="auto" w:fill="auto"/>
          </w:tcPr>
          <w:p w14:paraId="3F0DBE95" w14:textId="77777777" w:rsidR="00B35EEF" w:rsidRPr="008C61D3" w:rsidRDefault="00B35EEF" w:rsidP="005C2C6F">
            <w:pPr>
              <w:snapToGrid w:val="0"/>
              <w:rPr>
                <w:rFonts w:eastAsia="Batang"/>
                <w:b/>
                <w:sz w:val="16"/>
                <w:szCs w:val="16"/>
              </w:rPr>
            </w:pPr>
            <w:r w:rsidRPr="008C61D3">
              <w:rPr>
                <w:rFonts w:eastAsia="Batang"/>
                <w:b/>
                <w:sz w:val="16"/>
                <w:szCs w:val="16"/>
              </w:rPr>
              <w:t xml:space="preserve">Toelichting </w:t>
            </w:r>
          </w:p>
        </w:tc>
        <w:tc>
          <w:tcPr>
            <w:tcW w:w="992" w:type="dxa"/>
          </w:tcPr>
          <w:p w14:paraId="0D552356" w14:textId="693B943C" w:rsidR="00B35EEF" w:rsidRPr="008C61D3" w:rsidRDefault="00C07D79" w:rsidP="005C2C6F">
            <w:pPr>
              <w:tabs>
                <w:tab w:val="left" w:pos="5167"/>
              </w:tabs>
              <w:snapToGrid w:val="0"/>
              <w:rPr>
                <w:rFonts w:eastAsia="Batang"/>
              </w:rPr>
            </w:pPr>
            <w:r>
              <w:rPr>
                <w:noProof/>
              </w:rPr>
              <w:t>0..1</w:t>
            </w:r>
          </w:p>
        </w:tc>
        <w:tc>
          <w:tcPr>
            <w:tcW w:w="4678" w:type="dxa"/>
            <w:shd w:val="clear" w:color="auto" w:fill="auto"/>
          </w:tcPr>
          <w:p w14:paraId="16395F7B" w14:textId="77777777" w:rsidR="00B35EEF" w:rsidRPr="008C61D3" w:rsidRDefault="00B35EEF" w:rsidP="005C2C6F">
            <w:pPr>
              <w:tabs>
                <w:tab w:val="left" w:pos="5167"/>
              </w:tabs>
              <w:snapToGrid w:val="0"/>
              <w:rPr>
                <w:rFonts w:eastAsia="Batang"/>
              </w:rPr>
            </w:pPr>
            <w:r w:rsidRPr="008C61D3">
              <w:rPr>
                <w:rFonts w:eastAsia="Batang"/>
              </w:rPr>
              <w:t xml:space="preserve">Voor lijsten die deel uitmaken van een </w:t>
            </w:r>
            <w:r>
              <w:rPr>
                <w:rFonts w:eastAsia="Batang"/>
              </w:rPr>
              <w:t>registratie</w:t>
            </w:r>
            <w:r w:rsidRPr="008C61D3">
              <w:rPr>
                <w:rFonts w:eastAsia="Batang"/>
              </w:rPr>
              <w:t xml:space="preserve"> betreft dit de daarin opgenomen toelichting. </w:t>
            </w:r>
          </w:p>
        </w:tc>
        <w:tc>
          <w:tcPr>
            <w:tcW w:w="1526" w:type="dxa"/>
          </w:tcPr>
          <w:p w14:paraId="32109EDE" w14:textId="77777777" w:rsidR="00B35EEF" w:rsidRPr="004C49A4" w:rsidRDefault="00B35EEF" w:rsidP="005C2C6F">
            <w:pPr>
              <w:tabs>
                <w:tab w:val="left" w:pos="5167"/>
              </w:tabs>
              <w:snapToGrid w:val="0"/>
              <w:rPr>
                <w:rFonts w:eastAsia="Batang"/>
                <w:i/>
                <w:sz w:val="16"/>
                <w:szCs w:val="16"/>
              </w:rPr>
            </w:pPr>
          </w:p>
        </w:tc>
        <w:tc>
          <w:tcPr>
            <w:tcW w:w="992" w:type="dxa"/>
          </w:tcPr>
          <w:p w14:paraId="42AB726E" w14:textId="77777777" w:rsidR="00B35EEF" w:rsidRPr="004C49A4" w:rsidRDefault="00B35EEF" w:rsidP="005C2C6F">
            <w:pPr>
              <w:tabs>
                <w:tab w:val="left" w:pos="5167"/>
              </w:tabs>
              <w:snapToGrid w:val="0"/>
              <w:rPr>
                <w:rFonts w:eastAsia="Batang"/>
                <w:i/>
                <w:sz w:val="16"/>
                <w:szCs w:val="16"/>
              </w:rPr>
            </w:pPr>
            <w:r>
              <w:rPr>
                <w:rFonts w:eastAsia="Batang"/>
                <w:i/>
                <w:sz w:val="16"/>
                <w:szCs w:val="16"/>
              </w:rPr>
              <w:t>Tagged value</w:t>
            </w:r>
          </w:p>
        </w:tc>
      </w:tr>
      <w:tr w:rsidR="00B35EEF" w:rsidRPr="008C61D3" w14:paraId="21A07EA1" w14:textId="77777777" w:rsidTr="00457A9D">
        <w:trPr>
          <w:gridAfter w:val="1"/>
          <w:wAfter w:w="989" w:type="dxa"/>
        </w:trPr>
        <w:tc>
          <w:tcPr>
            <w:tcW w:w="1843" w:type="dxa"/>
            <w:shd w:val="clear" w:color="auto" w:fill="auto"/>
          </w:tcPr>
          <w:p w14:paraId="1737F92D" w14:textId="77777777" w:rsidR="00B35EEF" w:rsidRPr="00EF3812" w:rsidRDefault="00B35EEF" w:rsidP="005C2C6F">
            <w:pPr>
              <w:rPr>
                <w:rFonts w:eastAsia="Batang"/>
                <w:sz w:val="16"/>
                <w:szCs w:val="16"/>
              </w:rPr>
            </w:pPr>
          </w:p>
        </w:tc>
        <w:tc>
          <w:tcPr>
            <w:tcW w:w="992" w:type="dxa"/>
          </w:tcPr>
          <w:p w14:paraId="595F03D2" w14:textId="6C2E62F3" w:rsidR="00B35EEF" w:rsidRDefault="00B35EEF" w:rsidP="005C2C6F">
            <w:pPr>
              <w:tabs>
                <w:tab w:val="left" w:pos="5167"/>
              </w:tabs>
              <w:snapToGrid w:val="0"/>
              <w:rPr>
                <w:rFonts w:eastAsia="Batang"/>
              </w:rPr>
            </w:pPr>
          </w:p>
        </w:tc>
        <w:tc>
          <w:tcPr>
            <w:tcW w:w="4678" w:type="dxa"/>
            <w:shd w:val="clear" w:color="auto" w:fill="auto"/>
          </w:tcPr>
          <w:p w14:paraId="59A2D431" w14:textId="77777777" w:rsidR="00B35EEF" w:rsidRPr="008C61D3" w:rsidRDefault="00B35EEF" w:rsidP="005C2C6F">
            <w:pPr>
              <w:tabs>
                <w:tab w:val="left" w:pos="5167"/>
              </w:tabs>
              <w:snapToGrid w:val="0"/>
              <w:rPr>
                <w:rFonts w:eastAsia="Batang"/>
              </w:rPr>
            </w:pPr>
          </w:p>
        </w:tc>
        <w:tc>
          <w:tcPr>
            <w:tcW w:w="1526" w:type="dxa"/>
          </w:tcPr>
          <w:p w14:paraId="56B339C3" w14:textId="77777777" w:rsidR="00B35EEF" w:rsidRDefault="00B35EEF" w:rsidP="005C2C6F">
            <w:pPr>
              <w:tabs>
                <w:tab w:val="left" w:pos="5167"/>
              </w:tabs>
              <w:snapToGrid w:val="0"/>
              <w:rPr>
                <w:i/>
                <w:noProof/>
                <w:sz w:val="16"/>
                <w:szCs w:val="16"/>
              </w:rPr>
            </w:pPr>
          </w:p>
        </w:tc>
        <w:tc>
          <w:tcPr>
            <w:tcW w:w="992" w:type="dxa"/>
          </w:tcPr>
          <w:p w14:paraId="34BBBF23" w14:textId="6AA252F8" w:rsidR="00B35EEF" w:rsidRPr="004C49A4" w:rsidRDefault="00B35EEF" w:rsidP="005C2C6F">
            <w:pPr>
              <w:tabs>
                <w:tab w:val="left" w:pos="5167"/>
              </w:tabs>
              <w:snapToGrid w:val="0"/>
              <w:rPr>
                <w:i/>
                <w:noProof/>
                <w:sz w:val="16"/>
                <w:szCs w:val="16"/>
              </w:rPr>
            </w:pPr>
          </w:p>
        </w:tc>
      </w:tr>
    </w:tbl>
    <w:p w14:paraId="6FD5DF79" w14:textId="77777777" w:rsidR="00E826FD" w:rsidRDefault="00E826FD" w:rsidP="00237C7F">
      <w:pPr>
        <w:rPr>
          <w:b/>
        </w:rPr>
      </w:pPr>
      <w:bookmarkStart w:id="76" w:name="_Toc467145302"/>
    </w:p>
    <w:p w14:paraId="64196DAF" w14:textId="39AD3B01" w:rsidR="00B35EEF" w:rsidRPr="00237C7F" w:rsidRDefault="00B35EEF" w:rsidP="00237C7F">
      <w:pPr>
        <w:rPr>
          <w:b/>
        </w:rPr>
      </w:pPr>
      <w:r w:rsidRPr="00237C7F">
        <w:rPr>
          <w:b/>
        </w:rPr>
        <w:t>Specificatie voor «Referentie element»</w:t>
      </w:r>
      <w:bookmarkEnd w:id="76"/>
    </w:p>
    <w:p w14:paraId="3E91CDC2" w14:textId="732FE14A" w:rsidR="00B35EEF" w:rsidRDefault="00B35EEF" w:rsidP="00B35EEF">
      <w:pPr>
        <w:pStyle w:val="Lijstalinea"/>
        <w:keepNext/>
        <w:ind w:left="1458" w:hanging="1458"/>
      </w:pPr>
      <w:r w:rsidRPr="004866E1">
        <w:rPr>
          <w:rFonts w:eastAsia="Batang"/>
        </w:rPr>
        <w:t xml:space="preserve">De </w:t>
      </w:r>
      <w:r>
        <w:rPr>
          <w:rFonts w:eastAsia="Batang"/>
        </w:rPr>
        <w:t>referentie</w:t>
      </w:r>
      <w:r w:rsidR="001F6234">
        <w:rPr>
          <w:rFonts w:eastAsia="Batang"/>
        </w:rPr>
        <w:t>-</w:t>
      </w:r>
      <w:r>
        <w:rPr>
          <w:rFonts w:eastAsia="Batang"/>
        </w:rPr>
        <w:t>elementen</w:t>
      </w:r>
      <w:r w:rsidRPr="004866E1">
        <w:rPr>
          <w:rFonts w:eastAsia="Batang"/>
        </w:rPr>
        <w:t xml:space="preserve"> worden naar de volgende aspecten gespecificeerd:</w:t>
      </w:r>
    </w:p>
    <w:tbl>
      <w:tblPr>
        <w:tblW w:w="9606" w:type="dxa"/>
        <w:tblLayout w:type="fixed"/>
        <w:tblCellMar>
          <w:top w:w="113" w:type="dxa"/>
        </w:tblCellMar>
        <w:tblLook w:val="0000" w:firstRow="0" w:lastRow="0" w:firstColumn="0" w:lastColumn="0" w:noHBand="0" w:noVBand="0"/>
      </w:tblPr>
      <w:tblGrid>
        <w:gridCol w:w="1701"/>
        <w:gridCol w:w="851"/>
        <w:gridCol w:w="4644"/>
        <w:gridCol w:w="1134"/>
        <w:gridCol w:w="1276"/>
      </w:tblGrid>
      <w:tr w:rsidR="00B35EEF" w:rsidRPr="0019135A" w14:paraId="28DFA3BD" w14:textId="77777777" w:rsidTr="0065002E">
        <w:trPr>
          <w:cantSplit/>
          <w:tblHeader/>
        </w:trPr>
        <w:tc>
          <w:tcPr>
            <w:tcW w:w="1701" w:type="dxa"/>
            <w:shd w:val="clear" w:color="auto" w:fill="D9D9D9" w:themeFill="background1" w:themeFillShade="D9"/>
          </w:tcPr>
          <w:p w14:paraId="7A8F56A0" w14:textId="77777777" w:rsidR="00B35EEF" w:rsidRPr="004866E1" w:rsidRDefault="00B35EEF" w:rsidP="005C2C6F">
            <w:pPr>
              <w:snapToGrid w:val="0"/>
              <w:rPr>
                <w:rFonts w:eastAsia="Batang"/>
                <w:b/>
                <w:sz w:val="16"/>
                <w:szCs w:val="16"/>
              </w:rPr>
            </w:pPr>
            <w:r>
              <w:rPr>
                <w:rFonts w:eastAsia="Batang"/>
                <w:b/>
                <w:sz w:val="16"/>
                <w:szCs w:val="16"/>
              </w:rPr>
              <w:t>Aspect</w:t>
            </w:r>
          </w:p>
        </w:tc>
        <w:tc>
          <w:tcPr>
            <w:tcW w:w="851" w:type="dxa"/>
            <w:shd w:val="clear" w:color="auto" w:fill="D9D9D9" w:themeFill="background1" w:themeFillShade="D9"/>
          </w:tcPr>
          <w:p w14:paraId="67FB3F72" w14:textId="77777777" w:rsidR="00B35EEF" w:rsidRPr="0019135A" w:rsidRDefault="00B35EEF" w:rsidP="005C2C6F">
            <w:pPr>
              <w:snapToGrid w:val="0"/>
              <w:ind w:left="-75"/>
              <w:rPr>
                <w:rFonts w:eastAsia="Batang"/>
                <w:b/>
                <w:sz w:val="16"/>
                <w:szCs w:val="16"/>
              </w:rPr>
            </w:pPr>
            <w:r>
              <w:rPr>
                <w:rFonts w:eastAsia="Batang"/>
                <w:b/>
                <w:sz w:val="16"/>
                <w:szCs w:val="16"/>
              </w:rPr>
              <w:t>Kard naliteit</w:t>
            </w:r>
          </w:p>
        </w:tc>
        <w:tc>
          <w:tcPr>
            <w:tcW w:w="4644" w:type="dxa"/>
            <w:shd w:val="clear" w:color="auto" w:fill="D9D9D9" w:themeFill="background1" w:themeFillShade="D9"/>
          </w:tcPr>
          <w:p w14:paraId="2CBDD40E" w14:textId="77777777" w:rsidR="00B35EEF" w:rsidRPr="0019135A" w:rsidRDefault="00B35EEF" w:rsidP="005C2C6F">
            <w:pPr>
              <w:snapToGrid w:val="0"/>
              <w:ind w:left="-75"/>
              <w:rPr>
                <w:rFonts w:eastAsia="Batang"/>
                <w:b/>
                <w:sz w:val="16"/>
                <w:szCs w:val="16"/>
              </w:rPr>
            </w:pPr>
            <w:r w:rsidRPr="0019135A">
              <w:rPr>
                <w:rFonts w:eastAsia="Batang"/>
                <w:b/>
                <w:sz w:val="16"/>
                <w:szCs w:val="16"/>
              </w:rPr>
              <w:t>Toelichting</w:t>
            </w:r>
          </w:p>
        </w:tc>
        <w:tc>
          <w:tcPr>
            <w:tcW w:w="1134" w:type="dxa"/>
            <w:shd w:val="clear" w:color="auto" w:fill="D9D9D9" w:themeFill="background1" w:themeFillShade="D9"/>
          </w:tcPr>
          <w:p w14:paraId="097CD62F" w14:textId="77777777" w:rsidR="00B35EEF" w:rsidRDefault="00B35EEF" w:rsidP="005C2C6F">
            <w:pPr>
              <w:rPr>
                <w:rFonts w:eastAsia="Batang"/>
                <w:b/>
                <w:color w:val="000000" w:themeColor="text1"/>
                <w:sz w:val="16"/>
                <w:szCs w:val="16"/>
              </w:rPr>
            </w:pPr>
            <w:r>
              <w:rPr>
                <w:rFonts w:eastAsia="Batang"/>
                <w:b/>
                <w:color w:val="000000" w:themeColor="text1"/>
                <w:sz w:val="16"/>
                <w:szCs w:val="16"/>
              </w:rPr>
              <w:t>In UML 2.5</w:t>
            </w:r>
          </w:p>
        </w:tc>
        <w:tc>
          <w:tcPr>
            <w:tcW w:w="1276" w:type="dxa"/>
            <w:shd w:val="clear" w:color="auto" w:fill="D9D9D9" w:themeFill="background1" w:themeFillShade="D9"/>
          </w:tcPr>
          <w:p w14:paraId="15318C4A" w14:textId="77777777" w:rsidR="00B35EEF" w:rsidRPr="0019135A" w:rsidRDefault="00B35EEF" w:rsidP="005C2C6F">
            <w:pPr>
              <w:rPr>
                <w:rFonts w:eastAsia="Batang"/>
                <w:b/>
                <w:color w:val="FF0000"/>
                <w:sz w:val="16"/>
                <w:szCs w:val="16"/>
              </w:rPr>
            </w:pPr>
            <w:r>
              <w:rPr>
                <w:rFonts w:eastAsia="Batang"/>
                <w:b/>
                <w:color w:val="000000" w:themeColor="text1"/>
                <w:sz w:val="16"/>
                <w:szCs w:val="16"/>
              </w:rPr>
              <w:t>In EA</w:t>
            </w:r>
          </w:p>
        </w:tc>
      </w:tr>
      <w:tr w:rsidR="00B35EEF" w:rsidRPr="002217FD" w14:paraId="4A8D0EBD" w14:textId="77777777" w:rsidTr="0065002E">
        <w:trPr>
          <w:cantSplit/>
        </w:trPr>
        <w:tc>
          <w:tcPr>
            <w:tcW w:w="1701" w:type="dxa"/>
            <w:shd w:val="clear" w:color="auto" w:fill="auto"/>
          </w:tcPr>
          <w:p w14:paraId="26994D9F" w14:textId="77777777" w:rsidR="00B35EEF" w:rsidRPr="002217FD" w:rsidRDefault="00B35EEF" w:rsidP="005C2C6F">
            <w:pPr>
              <w:rPr>
                <w:b/>
                <w:noProof/>
                <w:sz w:val="16"/>
                <w:szCs w:val="16"/>
              </w:rPr>
            </w:pPr>
            <w:r w:rsidRPr="002217FD">
              <w:rPr>
                <w:b/>
                <w:noProof/>
                <w:sz w:val="16"/>
                <w:szCs w:val="16"/>
              </w:rPr>
              <w:t xml:space="preserve">Naam </w:t>
            </w:r>
          </w:p>
        </w:tc>
        <w:tc>
          <w:tcPr>
            <w:tcW w:w="851" w:type="dxa"/>
          </w:tcPr>
          <w:p w14:paraId="62439CEF" w14:textId="77777777" w:rsidR="00B35EEF" w:rsidRPr="002217FD" w:rsidRDefault="00B35EEF" w:rsidP="005C2C6F">
            <w:pPr>
              <w:rPr>
                <w:noProof/>
              </w:rPr>
            </w:pPr>
            <w:r>
              <w:rPr>
                <w:noProof/>
              </w:rPr>
              <w:t>1</w:t>
            </w:r>
          </w:p>
        </w:tc>
        <w:tc>
          <w:tcPr>
            <w:tcW w:w="4644" w:type="dxa"/>
            <w:shd w:val="clear" w:color="auto" w:fill="auto"/>
          </w:tcPr>
          <w:p w14:paraId="56E8644D" w14:textId="0EE2B884" w:rsidR="00B35EEF" w:rsidRPr="002217FD" w:rsidRDefault="00B35EEF" w:rsidP="001F6234">
            <w:pPr>
              <w:rPr>
                <w:noProof/>
              </w:rPr>
            </w:pPr>
            <w:r w:rsidRPr="002217FD">
              <w:rPr>
                <w:noProof/>
              </w:rPr>
              <w:t xml:space="preserve">De naam van </w:t>
            </w:r>
            <w:r>
              <w:rPr>
                <w:noProof/>
              </w:rPr>
              <w:t>het referentie</w:t>
            </w:r>
            <w:r w:rsidR="001F6234">
              <w:rPr>
                <w:noProof/>
              </w:rPr>
              <w:t>-</w:t>
            </w:r>
            <w:r>
              <w:rPr>
                <w:noProof/>
              </w:rPr>
              <w:t>element</w:t>
            </w:r>
            <w:r w:rsidRPr="002217FD">
              <w:rPr>
                <w:noProof/>
              </w:rPr>
              <w:t>.</w:t>
            </w:r>
          </w:p>
        </w:tc>
        <w:tc>
          <w:tcPr>
            <w:tcW w:w="1134" w:type="dxa"/>
          </w:tcPr>
          <w:p w14:paraId="2C5CB1E5" w14:textId="77777777" w:rsidR="00B35EEF" w:rsidRDefault="00B35EEF" w:rsidP="005C2C6F">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w:t>
            </w:r>
          </w:p>
          <w:p w14:paraId="7B216273" w14:textId="77777777" w:rsidR="00B35EEF" w:rsidRDefault="00B35EEF" w:rsidP="005C2C6F">
            <w:pPr>
              <w:rPr>
                <w:rFonts w:eastAsia="Batang"/>
                <w:i/>
                <w:color w:val="FF0000"/>
                <w:sz w:val="16"/>
                <w:szCs w:val="16"/>
              </w:rPr>
            </w:pPr>
            <w:r w:rsidRPr="0019135A">
              <w:rPr>
                <w:rFonts w:eastAsia="Batang"/>
                <w:i/>
                <w:color w:val="FF0000"/>
                <w:sz w:val="16"/>
                <w:szCs w:val="16"/>
              </w:rPr>
              <w:t xml:space="preserve">de </w:t>
            </w:r>
            <w:r>
              <w:rPr>
                <w:rFonts w:eastAsia="Batang"/>
                <w:i/>
                <w:color w:val="FF0000"/>
                <w:sz w:val="16"/>
                <w:szCs w:val="16"/>
              </w:rPr>
              <w:t>metaclass Named</w:t>
            </w:r>
          </w:p>
          <w:p w14:paraId="4ACAC1D3" w14:textId="77777777" w:rsidR="00B35EEF" w:rsidRPr="00B465B3" w:rsidRDefault="00B35EEF" w:rsidP="005C2C6F">
            <w:pPr>
              <w:rPr>
                <w:i/>
                <w:noProof/>
                <w:color w:val="FF0000"/>
                <w:sz w:val="16"/>
                <w:szCs w:val="16"/>
              </w:rPr>
            </w:pPr>
            <w:r>
              <w:rPr>
                <w:rFonts w:eastAsia="Batang"/>
                <w:i/>
                <w:color w:val="FF0000"/>
                <w:sz w:val="16"/>
                <w:szCs w:val="16"/>
              </w:rPr>
              <w:t>element</w:t>
            </w:r>
          </w:p>
        </w:tc>
        <w:tc>
          <w:tcPr>
            <w:tcW w:w="1276" w:type="dxa"/>
          </w:tcPr>
          <w:p w14:paraId="5F7A92CB" w14:textId="77777777" w:rsidR="00B35EEF" w:rsidRDefault="00B35EEF" w:rsidP="005C2C6F">
            <w:pPr>
              <w:rPr>
                <w:i/>
                <w:noProof/>
                <w:color w:val="FF0000"/>
                <w:sz w:val="16"/>
                <w:szCs w:val="16"/>
              </w:rPr>
            </w:pPr>
            <w:r w:rsidRPr="00B465B3">
              <w:rPr>
                <w:i/>
                <w:noProof/>
                <w:color w:val="FF0000"/>
                <w:sz w:val="16"/>
                <w:szCs w:val="16"/>
              </w:rPr>
              <w:t xml:space="preserve">Name </w:t>
            </w:r>
          </w:p>
          <w:p w14:paraId="7C5E5919" w14:textId="77777777" w:rsidR="00B35EEF" w:rsidRPr="00B465B3" w:rsidRDefault="00B35EEF" w:rsidP="005C2C6F">
            <w:pPr>
              <w:rPr>
                <w:i/>
                <w:noProof/>
                <w:sz w:val="16"/>
                <w:szCs w:val="16"/>
              </w:rPr>
            </w:pPr>
          </w:p>
        </w:tc>
      </w:tr>
      <w:tr w:rsidR="00B35EEF" w:rsidRPr="002217FD" w14:paraId="55528558" w14:textId="77777777" w:rsidTr="0065002E">
        <w:trPr>
          <w:cantSplit/>
        </w:trPr>
        <w:tc>
          <w:tcPr>
            <w:tcW w:w="1701" w:type="dxa"/>
            <w:shd w:val="clear" w:color="auto" w:fill="auto"/>
          </w:tcPr>
          <w:p w14:paraId="1ED2223E" w14:textId="77777777" w:rsidR="00B35EEF" w:rsidRPr="002217FD" w:rsidRDefault="00B35EEF" w:rsidP="005C2C6F">
            <w:pPr>
              <w:rPr>
                <w:b/>
                <w:noProof/>
                <w:sz w:val="16"/>
                <w:szCs w:val="16"/>
              </w:rPr>
            </w:pPr>
            <w:r w:rsidRPr="002217FD">
              <w:rPr>
                <w:b/>
                <w:noProof/>
                <w:sz w:val="16"/>
                <w:szCs w:val="16"/>
              </w:rPr>
              <w:t xml:space="preserve">Definitie </w:t>
            </w:r>
          </w:p>
        </w:tc>
        <w:tc>
          <w:tcPr>
            <w:tcW w:w="851" w:type="dxa"/>
          </w:tcPr>
          <w:p w14:paraId="7E785E4A" w14:textId="77777777" w:rsidR="00B35EEF" w:rsidRPr="002217FD" w:rsidRDefault="00B35EEF" w:rsidP="005C2C6F">
            <w:pPr>
              <w:rPr>
                <w:noProof/>
              </w:rPr>
            </w:pPr>
            <w:r>
              <w:rPr>
                <w:noProof/>
              </w:rPr>
              <w:t>1</w:t>
            </w:r>
          </w:p>
        </w:tc>
        <w:tc>
          <w:tcPr>
            <w:tcW w:w="4644" w:type="dxa"/>
            <w:shd w:val="clear" w:color="auto" w:fill="auto"/>
          </w:tcPr>
          <w:p w14:paraId="6AC63ECE" w14:textId="21B5F842" w:rsidR="00B35EEF" w:rsidRPr="002217FD" w:rsidRDefault="00B35EEF" w:rsidP="001F6234">
            <w:pPr>
              <w:rPr>
                <w:noProof/>
              </w:rPr>
            </w:pPr>
            <w:r w:rsidRPr="002217FD">
              <w:rPr>
                <w:noProof/>
              </w:rPr>
              <w:t xml:space="preserve">De beschrijving van de betekenis van </w:t>
            </w:r>
            <w:r>
              <w:rPr>
                <w:noProof/>
              </w:rPr>
              <w:t>het referentie</w:t>
            </w:r>
            <w:r w:rsidR="001F6234">
              <w:rPr>
                <w:noProof/>
              </w:rPr>
              <w:t>-</w:t>
            </w:r>
            <w:r>
              <w:rPr>
                <w:noProof/>
              </w:rPr>
              <w:t>element</w:t>
            </w:r>
            <w:r w:rsidRPr="002217FD">
              <w:rPr>
                <w:noProof/>
              </w:rPr>
              <w:t>.</w:t>
            </w:r>
          </w:p>
        </w:tc>
        <w:tc>
          <w:tcPr>
            <w:tcW w:w="1134" w:type="dxa"/>
          </w:tcPr>
          <w:p w14:paraId="526463D7" w14:textId="77777777" w:rsidR="00B35EEF" w:rsidRDefault="00B35EEF" w:rsidP="005C2C6F">
            <w:pPr>
              <w:rPr>
                <w:i/>
                <w:noProof/>
                <w:color w:val="FF0000"/>
                <w:sz w:val="16"/>
                <w:szCs w:val="16"/>
              </w:rPr>
            </w:pPr>
            <w:r>
              <w:rPr>
                <w:rFonts w:eastAsia="Batang"/>
                <w:i/>
                <w:color w:val="FF0000"/>
                <w:sz w:val="16"/>
                <w:szCs w:val="16"/>
              </w:rPr>
              <w:t>Body van de metaclass Comment</w:t>
            </w:r>
          </w:p>
        </w:tc>
        <w:tc>
          <w:tcPr>
            <w:tcW w:w="1276" w:type="dxa"/>
          </w:tcPr>
          <w:p w14:paraId="70570472" w14:textId="77777777" w:rsidR="00B35EEF" w:rsidRPr="002217FD" w:rsidRDefault="00B35EEF" w:rsidP="005C2C6F">
            <w:pPr>
              <w:rPr>
                <w:noProof/>
              </w:rPr>
            </w:pPr>
            <w:r>
              <w:rPr>
                <w:i/>
                <w:noProof/>
                <w:color w:val="FF0000"/>
                <w:sz w:val="16"/>
                <w:szCs w:val="16"/>
              </w:rPr>
              <w:t>Notes</w:t>
            </w:r>
          </w:p>
        </w:tc>
      </w:tr>
      <w:tr w:rsidR="00B35EEF" w:rsidRPr="002217FD" w14:paraId="0F3FDF73" w14:textId="77777777" w:rsidTr="0065002E">
        <w:trPr>
          <w:cantSplit/>
        </w:trPr>
        <w:tc>
          <w:tcPr>
            <w:tcW w:w="1701" w:type="dxa"/>
            <w:shd w:val="clear" w:color="auto" w:fill="auto"/>
          </w:tcPr>
          <w:p w14:paraId="59D26B97" w14:textId="77777777" w:rsidR="00B35EEF" w:rsidRPr="002217FD" w:rsidRDefault="00B35EEF" w:rsidP="005C2C6F">
            <w:pPr>
              <w:rPr>
                <w:b/>
                <w:noProof/>
                <w:sz w:val="16"/>
                <w:szCs w:val="16"/>
              </w:rPr>
            </w:pPr>
            <w:r w:rsidRPr="002217FD">
              <w:rPr>
                <w:b/>
                <w:noProof/>
                <w:sz w:val="16"/>
                <w:szCs w:val="16"/>
              </w:rPr>
              <w:t xml:space="preserve">Datum opname </w:t>
            </w:r>
          </w:p>
        </w:tc>
        <w:tc>
          <w:tcPr>
            <w:tcW w:w="851" w:type="dxa"/>
          </w:tcPr>
          <w:p w14:paraId="78766BE6" w14:textId="77777777" w:rsidR="00B35EEF" w:rsidRPr="002217FD" w:rsidRDefault="00B35EEF" w:rsidP="005C2C6F">
            <w:pPr>
              <w:rPr>
                <w:noProof/>
              </w:rPr>
            </w:pPr>
            <w:r>
              <w:rPr>
                <w:noProof/>
              </w:rPr>
              <w:t>1</w:t>
            </w:r>
          </w:p>
        </w:tc>
        <w:tc>
          <w:tcPr>
            <w:tcW w:w="4644" w:type="dxa"/>
            <w:shd w:val="clear" w:color="auto" w:fill="auto"/>
          </w:tcPr>
          <w:p w14:paraId="721653E8" w14:textId="5D01AF4D" w:rsidR="00B35EEF" w:rsidRPr="002217FD" w:rsidRDefault="00B35EEF" w:rsidP="001F6234">
            <w:pPr>
              <w:rPr>
                <w:noProof/>
              </w:rPr>
            </w:pPr>
            <w:r w:rsidRPr="002217FD">
              <w:rPr>
                <w:noProof/>
              </w:rPr>
              <w:t xml:space="preserve">De datum waarop </w:t>
            </w:r>
            <w:r>
              <w:rPr>
                <w:noProof/>
              </w:rPr>
              <w:t>het referentie</w:t>
            </w:r>
            <w:r w:rsidR="001F6234">
              <w:rPr>
                <w:noProof/>
              </w:rPr>
              <w:t>-</w:t>
            </w:r>
            <w:r>
              <w:rPr>
                <w:noProof/>
              </w:rPr>
              <w:t>element</w:t>
            </w:r>
            <w:r w:rsidRPr="002217FD">
              <w:rPr>
                <w:noProof/>
              </w:rPr>
              <w:t xml:space="preserve"> is opgenomen in het informatiemodel.</w:t>
            </w:r>
          </w:p>
        </w:tc>
        <w:tc>
          <w:tcPr>
            <w:tcW w:w="1134" w:type="dxa"/>
          </w:tcPr>
          <w:p w14:paraId="5D9DE723" w14:textId="77777777" w:rsidR="00B35EEF" w:rsidRPr="004C49A4" w:rsidRDefault="00B35EEF" w:rsidP="005C2C6F">
            <w:pPr>
              <w:rPr>
                <w:i/>
                <w:noProof/>
                <w:sz w:val="16"/>
                <w:szCs w:val="16"/>
              </w:rPr>
            </w:pPr>
          </w:p>
        </w:tc>
        <w:tc>
          <w:tcPr>
            <w:tcW w:w="1276" w:type="dxa"/>
          </w:tcPr>
          <w:p w14:paraId="0DB90D4C" w14:textId="77777777" w:rsidR="00B35EEF" w:rsidRPr="004C49A4" w:rsidRDefault="00B35EEF" w:rsidP="005C2C6F">
            <w:pPr>
              <w:rPr>
                <w:i/>
                <w:noProof/>
                <w:sz w:val="16"/>
                <w:szCs w:val="16"/>
              </w:rPr>
            </w:pPr>
            <w:r>
              <w:rPr>
                <w:i/>
                <w:noProof/>
                <w:sz w:val="16"/>
                <w:szCs w:val="16"/>
              </w:rPr>
              <w:t xml:space="preserve">Tagged value </w:t>
            </w:r>
          </w:p>
        </w:tc>
      </w:tr>
      <w:tr w:rsidR="00B35EEF" w:rsidRPr="002217FD" w14:paraId="43DD8692" w14:textId="77777777" w:rsidTr="0065002E">
        <w:trPr>
          <w:cantSplit/>
          <w:trHeight w:val="1470"/>
        </w:trPr>
        <w:tc>
          <w:tcPr>
            <w:tcW w:w="1701" w:type="dxa"/>
            <w:shd w:val="clear" w:color="auto" w:fill="auto"/>
          </w:tcPr>
          <w:p w14:paraId="206BF328" w14:textId="7D7B9FA6" w:rsidR="00B35EEF" w:rsidRDefault="00B35EEF" w:rsidP="005C2C6F">
            <w:pPr>
              <w:rPr>
                <w:b/>
                <w:noProof/>
                <w:sz w:val="16"/>
                <w:szCs w:val="16"/>
              </w:rPr>
            </w:pPr>
            <w:r>
              <w:rPr>
                <w:b/>
                <w:noProof/>
                <w:sz w:val="16"/>
                <w:szCs w:val="16"/>
              </w:rPr>
              <w:lastRenderedPageBreak/>
              <w:t>Domein</w:t>
            </w:r>
            <w:r w:rsidR="00E63533">
              <w:rPr>
                <w:b/>
                <w:noProof/>
                <w:sz w:val="16"/>
                <w:szCs w:val="16"/>
              </w:rPr>
              <w:br/>
            </w:r>
            <w:r w:rsidR="00E63533" w:rsidRPr="00A50387">
              <w:rPr>
                <w:i/>
                <w:noProof/>
                <w:sz w:val="16"/>
                <w:szCs w:val="16"/>
              </w:rPr>
              <w:t>(aspecten van een waarde/data)</w:t>
            </w:r>
          </w:p>
          <w:p w14:paraId="112C42C6" w14:textId="77777777" w:rsidR="00E63533" w:rsidRDefault="00E63533" w:rsidP="005C2C6F">
            <w:pPr>
              <w:rPr>
                <w:b/>
                <w:noProof/>
                <w:sz w:val="16"/>
                <w:szCs w:val="16"/>
              </w:rPr>
            </w:pPr>
          </w:p>
          <w:p w14:paraId="44A2BB40" w14:textId="77777777" w:rsidR="00E63533" w:rsidRDefault="00E63533" w:rsidP="005C2C6F">
            <w:pPr>
              <w:rPr>
                <w:b/>
                <w:noProof/>
                <w:sz w:val="16"/>
                <w:szCs w:val="16"/>
              </w:rPr>
            </w:pPr>
          </w:p>
          <w:p w14:paraId="685BF7BB" w14:textId="77777777" w:rsidR="00B35EEF" w:rsidRPr="00EF3812" w:rsidRDefault="00B35EEF" w:rsidP="005C2C6F">
            <w:pPr>
              <w:pStyle w:val="Lijstalinea"/>
              <w:numPr>
                <w:ilvl w:val="0"/>
                <w:numId w:val="12"/>
              </w:numPr>
              <w:rPr>
                <w:b/>
                <w:noProof/>
                <w:sz w:val="16"/>
                <w:szCs w:val="16"/>
              </w:rPr>
            </w:pPr>
            <w:r>
              <w:rPr>
                <w:b/>
                <w:noProof/>
                <w:sz w:val="16"/>
                <w:szCs w:val="16"/>
              </w:rPr>
              <w:t>Type</w:t>
            </w:r>
          </w:p>
          <w:p w14:paraId="2B3BB599" w14:textId="77777777" w:rsidR="00B35EEF" w:rsidRDefault="00B35EEF" w:rsidP="005C2C6F">
            <w:pPr>
              <w:rPr>
                <w:b/>
                <w:noProof/>
                <w:sz w:val="16"/>
                <w:szCs w:val="16"/>
              </w:rPr>
            </w:pPr>
          </w:p>
          <w:p w14:paraId="2CB2814E" w14:textId="77777777" w:rsidR="00B35EEF" w:rsidRDefault="00B35EEF" w:rsidP="005C2C6F">
            <w:pPr>
              <w:rPr>
                <w:b/>
                <w:noProof/>
                <w:sz w:val="16"/>
                <w:szCs w:val="16"/>
              </w:rPr>
            </w:pPr>
          </w:p>
        </w:tc>
        <w:tc>
          <w:tcPr>
            <w:tcW w:w="851" w:type="dxa"/>
          </w:tcPr>
          <w:p w14:paraId="126E7DF5" w14:textId="77777777" w:rsidR="007A200F" w:rsidRDefault="007A200F" w:rsidP="005C2C6F">
            <w:pPr>
              <w:rPr>
                <w:noProof/>
              </w:rPr>
            </w:pPr>
          </w:p>
          <w:p w14:paraId="33E2D102" w14:textId="77777777" w:rsidR="007A200F" w:rsidRDefault="007A200F" w:rsidP="005C2C6F">
            <w:pPr>
              <w:rPr>
                <w:noProof/>
              </w:rPr>
            </w:pPr>
          </w:p>
          <w:p w14:paraId="1F790BA0" w14:textId="77777777" w:rsidR="007A200F" w:rsidRDefault="007A200F" w:rsidP="005C2C6F">
            <w:pPr>
              <w:rPr>
                <w:noProof/>
              </w:rPr>
            </w:pPr>
          </w:p>
          <w:p w14:paraId="01BFC10F" w14:textId="77777777" w:rsidR="007A200F" w:rsidRDefault="007A200F" w:rsidP="005C2C6F">
            <w:pPr>
              <w:rPr>
                <w:noProof/>
              </w:rPr>
            </w:pPr>
          </w:p>
          <w:p w14:paraId="345E1E50" w14:textId="77777777" w:rsidR="007A200F" w:rsidRDefault="007A200F" w:rsidP="005C2C6F">
            <w:pPr>
              <w:rPr>
                <w:noProof/>
              </w:rPr>
            </w:pPr>
          </w:p>
          <w:p w14:paraId="57175531" w14:textId="77777777" w:rsidR="00B35EEF" w:rsidRDefault="00B35EEF" w:rsidP="005C2C6F">
            <w:pPr>
              <w:rPr>
                <w:noProof/>
              </w:rPr>
            </w:pPr>
            <w:r>
              <w:rPr>
                <w:noProof/>
              </w:rPr>
              <w:t>1</w:t>
            </w:r>
          </w:p>
        </w:tc>
        <w:tc>
          <w:tcPr>
            <w:tcW w:w="4644" w:type="dxa"/>
            <w:shd w:val="clear" w:color="auto" w:fill="auto"/>
          </w:tcPr>
          <w:p w14:paraId="7AEB265B" w14:textId="77777777" w:rsidR="00E826FD" w:rsidRDefault="00E826FD" w:rsidP="005C2C6F">
            <w:pPr>
              <w:rPr>
                <w:noProof/>
              </w:rPr>
            </w:pPr>
          </w:p>
          <w:p w14:paraId="2A2B6593" w14:textId="77777777" w:rsidR="00E826FD" w:rsidRDefault="00E826FD" w:rsidP="005C2C6F">
            <w:pPr>
              <w:rPr>
                <w:noProof/>
              </w:rPr>
            </w:pPr>
          </w:p>
          <w:p w14:paraId="5DE47D43" w14:textId="77777777" w:rsidR="00E826FD" w:rsidRDefault="00E826FD" w:rsidP="005C2C6F">
            <w:pPr>
              <w:rPr>
                <w:noProof/>
              </w:rPr>
            </w:pPr>
          </w:p>
          <w:p w14:paraId="21A64A69" w14:textId="77777777" w:rsidR="00E826FD" w:rsidRDefault="00E826FD" w:rsidP="005C2C6F">
            <w:pPr>
              <w:rPr>
                <w:noProof/>
              </w:rPr>
            </w:pPr>
          </w:p>
          <w:p w14:paraId="0381542C" w14:textId="77777777" w:rsidR="00E826FD" w:rsidRDefault="00E826FD" w:rsidP="005C2C6F">
            <w:pPr>
              <w:rPr>
                <w:noProof/>
              </w:rPr>
            </w:pPr>
          </w:p>
          <w:p w14:paraId="352C1A0F" w14:textId="77777777" w:rsidR="00B35EEF" w:rsidRDefault="00B35EEF" w:rsidP="005C2C6F">
            <w:pPr>
              <w:rPr>
                <w:noProof/>
              </w:rPr>
            </w:pPr>
            <w:r w:rsidRPr="002217FD">
              <w:rPr>
                <w:noProof/>
              </w:rPr>
              <w:t xml:space="preserve">Het </w:t>
            </w:r>
            <w:r>
              <w:rPr>
                <w:noProof/>
              </w:rPr>
              <w:t xml:space="preserve">type </w:t>
            </w:r>
            <w:r w:rsidRPr="002217FD">
              <w:rPr>
                <w:noProof/>
              </w:rPr>
              <w:t xml:space="preserve">waarmee </w:t>
            </w:r>
            <w:r>
              <w:rPr>
                <w:noProof/>
              </w:rPr>
              <w:t>gegevens/</w:t>
            </w:r>
            <w:r w:rsidRPr="002217FD">
              <w:rPr>
                <w:noProof/>
              </w:rPr>
              <w:t>waarden van deze attribuutsoort worden vastgelegd.</w:t>
            </w:r>
            <w:r>
              <w:rPr>
                <w:noProof/>
              </w:rPr>
              <w:t xml:space="preserve"> Dit is altijd conform een datatype uit dit metamodel (of een extensie ervan). </w:t>
            </w:r>
          </w:p>
          <w:p w14:paraId="77F08272" w14:textId="77777777" w:rsidR="00B35EEF" w:rsidRDefault="00B35EEF" w:rsidP="005C2C6F">
            <w:pPr>
              <w:rPr>
                <w:noProof/>
              </w:rPr>
            </w:pPr>
          </w:p>
          <w:p w14:paraId="60C936D0" w14:textId="77777777" w:rsidR="00B35EEF" w:rsidRPr="002217FD" w:rsidRDefault="00B35EEF" w:rsidP="005C2C6F">
            <w:pPr>
              <w:rPr>
                <w:noProof/>
              </w:rPr>
            </w:pPr>
            <w:r>
              <w:rPr>
                <w:noProof/>
              </w:rPr>
              <w:t xml:space="preserve">Betreft het een waarde uit </w:t>
            </w:r>
            <w:r w:rsidRPr="002217FD">
              <w:rPr>
                <w:noProof/>
              </w:rPr>
              <w:t xml:space="preserve">een dynamische waardentabel, dan wordt de naam van de desbetreffende referentielijst </w:t>
            </w:r>
            <w:r>
              <w:rPr>
                <w:noProof/>
              </w:rPr>
              <w:t xml:space="preserve">of codelist als type </w:t>
            </w:r>
            <w:r w:rsidRPr="002217FD">
              <w:rPr>
                <w:noProof/>
              </w:rPr>
              <w:t xml:space="preserve">vermeld. </w:t>
            </w:r>
            <w:r>
              <w:rPr>
                <w:noProof/>
              </w:rPr>
              <w:t>Indien het een waarde uit een statische opsomming van waarden betreft, dan wordt de naam van de desbetreffende enumeratie als type vermeld.</w:t>
            </w:r>
          </w:p>
        </w:tc>
        <w:tc>
          <w:tcPr>
            <w:tcW w:w="1134" w:type="dxa"/>
          </w:tcPr>
          <w:p w14:paraId="2248BCE1" w14:textId="77777777" w:rsidR="00B35EEF" w:rsidRDefault="00B35EEF" w:rsidP="005C2C6F">
            <w:pPr>
              <w:rPr>
                <w:i/>
                <w:noProof/>
                <w:color w:val="FF0000"/>
                <w:sz w:val="16"/>
                <w:szCs w:val="16"/>
              </w:rPr>
            </w:pPr>
          </w:p>
        </w:tc>
        <w:tc>
          <w:tcPr>
            <w:tcW w:w="1276" w:type="dxa"/>
          </w:tcPr>
          <w:p w14:paraId="31F65D51" w14:textId="77777777" w:rsidR="00E63533" w:rsidRDefault="00E63533" w:rsidP="005C2C6F">
            <w:pPr>
              <w:rPr>
                <w:i/>
                <w:noProof/>
                <w:color w:val="FF0000"/>
                <w:sz w:val="16"/>
                <w:szCs w:val="16"/>
              </w:rPr>
            </w:pPr>
          </w:p>
          <w:p w14:paraId="5366C8D0" w14:textId="77777777" w:rsidR="00E63533" w:rsidRDefault="00E63533" w:rsidP="005C2C6F">
            <w:pPr>
              <w:rPr>
                <w:i/>
                <w:noProof/>
                <w:color w:val="FF0000"/>
                <w:sz w:val="16"/>
                <w:szCs w:val="16"/>
              </w:rPr>
            </w:pPr>
          </w:p>
          <w:p w14:paraId="2932ABFB" w14:textId="77777777" w:rsidR="00E63533" w:rsidRDefault="00E63533" w:rsidP="005C2C6F">
            <w:pPr>
              <w:rPr>
                <w:i/>
                <w:noProof/>
                <w:color w:val="FF0000"/>
                <w:sz w:val="16"/>
                <w:szCs w:val="16"/>
              </w:rPr>
            </w:pPr>
          </w:p>
          <w:p w14:paraId="17FC7C8D" w14:textId="77777777" w:rsidR="00E63533" w:rsidRDefault="00E63533" w:rsidP="005C2C6F">
            <w:pPr>
              <w:rPr>
                <w:i/>
                <w:noProof/>
                <w:color w:val="FF0000"/>
                <w:sz w:val="16"/>
                <w:szCs w:val="16"/>
              </w:rPr>
            </w:pPr>
          </w:p>
          <w:p w14:paraId="4C42E1D2" w14:textId="77777777" w:rsidR="00E63533" w:rsidRDefault="00E63533" w:rsidP="005C2C6F">
            <w:pPr>
              <w:rPr>
                <w:i/>
                <w:noProof/>
                <w:color w:val="FF0000"/>
                <w:sz w:val="16"/>
                <w:szCs w:val="16"/>
              </w:rPr>
            </w:pPr>
          </w:p>
          <w:p w14:paraId="5B82CC1E" w14:textId="77777777" w:rsidR="00B35EEF" w:rsidRDefault="00B35EEF" w:rsidP="005C2C6F">
            <w:pPr>
              <w:rPr>
                <w:i/>
                <w:noProof/>
                <w:color w:val="FF0000"/>
                <w:sz w:val="16"/>
                <w:szCs w:val="16"/>
              </w:rPr>
            </w:pPr>
            <w:r>
              <w:rPr>
                <w:i/>
                <w:noProof/>
                <w:color w:val="FF0000"/>
                <w:sz w:val="16"/>
                <w:szCs w:val="16"/>
              </w:rPr>
              <w:t>Type</w:t>
            </w:r>
          </w:p>
        </w:tc>
      </w:tr>
      <w:tr w:rsidR="00B35EEF" w:rsidRPr="002217FD" w14:paraId="7B10B36D" w14:textId="77777777" w:rsidTr="0065002E">
        <w:trPr>
          <w:cantSplit/>
          <w:trHeight w:val="1470"/>
        </w:trPr>
        <w:tc>
          <w:tcPr>
            <w:tcW w:w="1701" w:type="dxa"/>
            <w:shd w:val="clear" w:color="auto" w:fill="auto"/>
          </w:tcPr>
          <w:p w14:paraId="2480698E" w14:textId="77777777" w:rsidR="00B35EEF" w:rsidRDefault="00B35EEF" w:rsidP="005C2C6F">
            <w:pPr>
              <w:pStyle w:val="Lijstalinea"/>
              <w:numPr>
                <w:ilvl w:val="0"/>
                <w:numId w:val="12"/>
              </w:numPr>
              <w:rPr>
                <w:noProof/>
              </w:rPr>
            </w:pPr>
            <w:r w:rsidRPr="000E1125">
              <w:rPr>
                <w:b/>
                <w:noProof/>
                <w:sz w:val="16"/>
                <w:szCs w:val="16"/>
              </w:rPr>
              <w:t xml:space="preserve">Lengte </w:t>
            </w:r>
          </w:p>
        </w:tc>
        <w:tc>
          <w:tcPr>
            <w:tcW w:w="851" w:type="dxa"/>
          </w:tcPr>
          <w:p w14:paraId="6D5E303E" w14:textId="45BD7AE4" w:rsidR="00B35EEF" w:rsidRDefault="00C07D79" w:rsidP="005C2C6F">
            <w:pPr>
              <w:rPr>
                <w:noProof/>
              </w:rPr>
            </w:pPr>
            <w:r>
              <w:rPr>
                <w:noProof/>
              </w:rPr>
              <w:t>0..1</w:t>
            </w:r>
          </w:p>
        </w:tc>
        <w:tc>
          <w:tcPr>
            <w:tcW w:w="4644" w:type="dxa"/>
            <w:shd w:val="clear" w:color="auto" w:fill="auto"/>
          </w:tcPr>
          <w:p w14:paraId="516DBB8D" w14:textId="77777777" w:rsidR="00B35EEF" w:rsidRDefault="00B35EEF" w:rsidP="005C2C6F">
            <w:r>
              <w:t>De aanduiding van de lengte van een gegeven. Getallen kunnen altijd positief of negatief zijn.</w:t>
            </w:r>
          </w:p>
          <w:p w14:paraId="79C0E1F7" w14:textId="77777777" w:rsidR="00B35EEF" w:rsidRDefault="00B35EEF" w:rsidP="005C2C6F"/>
          <w:p w14:paraId="77A9C773" w14:textId="77777777" w:rsidR="00B35EEF" w:rsidRDefault="00B35EEF" w:rsidP="005C2C6F">
            <w:pPr>
              <w:rPr>
                <w:i/>
                <w:iCs/>
              </w:rPr>
            </w:pPr>
            <w:r>
              <w:rPr>
                <w:i/>
                <w:iCs/>
              </w:rPr>
              <w:t xml:space="preserve">Bijvoorbeeld: </w:t>
            </w:r>
          </w:p>
          <w:p w14:paraId="47557765" w14:textId="77777777" w:rsidR="00B35EEF" w:rsidRDefault="00B35EEF" w:rsidP="005C2C6F">
            <w:pPr>
              <w:rPr>
                <w:i/>
                <w:iCs/>
              </w:rPr>
            </w:pPr>
            <w:r>
              <w:rPr>
                <w:i/>
                <w:iCs/>
              </w:rPr>
              <w:t xml:space="preserve">‘1’ als de lengte exact 1 is; </w:t>
            </w:r>
          </w:p>
          <w:p w14:paraId="34D237D5" w14:textId="77777777" w:rsidR="00B35EEF" w:rsidRDefault="00B35EEF" w:rsidP="005C2C6F">
            <w:pPr>
              <w:rPr>
                <w:i/>
                <w:iCs/>
              </w:rPr>
            </w:pPr>
            <w:r>
              <w:rPr>
                <w:i/>
                <w:iCs/>
              </w:rPr>
              <w:t xml:space="preserve">‘1..2’ als de lengte 1 tot en met 2 lang kan zijn;  </w:t>
            </w:r>
          </w:p>
          <w:p w14:paraId="7FB4AD8F" w14:textId="77777777" w:rsidR="00B35EEF" w:rsidRDefault="00B35EEF" w:rsidP="005C2C6F">
            <w:r>
              <w:rPr>
                <w:i/>
                <w:iCs/>
              </w:rPr>
              <w:t>'‘1,2’ voor getallen met 1 cijfer voor de komma en 2 erna.</w:t>
            </w:r>
            <w:r>
              <w:t xml:space="preserve"> Dit is van -9,99 tot +9,99;</w:t>
            </w:r>
          </w:p>
          <w:p w14:paraId="51733638" w14:textId="77777777" w:rsidR="00B35EEF" w:rsidRPr="002217FD" w:rsidRDefault="00B35EEF" w:rsidP="005C2C6F">
            <w:pPr>
              <w:rPr>
                <w:noProof/>
              </w:rPr>
            </w:pPr>
            <w:r>
              <w:t>Dit is verder toegelicht in hoofdstuk 3.</w:t>
            </w:r>
          </w:p>
        </w:tc>
        <w:tc>
          <w:tcPr>
            <w:tcW w:w="1134" w:type="dxa"/>
          </w:tcPr>
          <w:p w14:paraId="4BF3D224" w14:textId="77777777" w:rsidR="00B35EEF" w:rsidRPr="009064C0" w:rsidRDefault="00B35EEF" w:rsidP="005C2C6F">
            <w:pPr>
              <w:rPr>
                <w:rFonts w:eastAsia="Batang"/>
                <w:i/>
                <w:noProof/>
                <w:sz w:val="16"/>
                <w:szCs w:val="16"/>
              </w:rPr>
            </w:pPr>
          </w:p>
        </w:tc>
        <w:tc>
          <w:tcPr>
            <w:tcW w:w="1276" w:type="dxa"/>
          </w:tcPr>
          <w:p w14:paraId="63D19A13" w14:textId="77777777" w:rsidR="00B35EEF" w:rsidRDefault="00B35EEF" w:rsidP="005C2C6F">
            <w:pPr>
              <w:rPr>
                <w:i/>
                <w:noProof/>
                <w:color w:val="FF0000"/>
                <w:sz w:val="16"/>
                <w:szCs w:val="16"/>
              </w:rPr>
            </w:pPr>
            <w:r>
              <w:rPr>
                <w:rFonts w:eastAsia="Batang"/>
                <w:i/>
                <w:noProof/>
                <w:sz w:val="16"/>
                <w:szCs w:val="16"/>
              </w:rPr>
              <w:t>Tagged value</w:t>
            </w:r>
          </w:p>
        </w:tc>
      </w:tr>
      <w:tr w:rsidR="00B35EEF" w:rsidRPr="002217FD" w14:paraId="7E2B2BAE" w14:textId="77777777" w:rsidTr="0065002E">
        <w:trPr>
          <w:cantSplit/>
        </w:trPr>
        <w:tc>
          <w:tcPr>
            <w:tcW w:w="1701" w:type="dxa"/>
            <w:shd w:val="clear" w:color="auto" w:fill="auto"/>
          </w:tcPr>
          <w:p w14:paraId="4AC04559" w14:textId="77777777" w:rsidR="00B35EEF" w:rsidRPr="00AB4131" w:rsidRDefault="00B35EEF" w:rsidP="005C2C6F">
            <w:pPr>
              <w:pStyle w:val="Lijstalinea"/>
              <w:numPr>
                <w:ilvl w:val="0"/>
                <w:numId w:val="12"/>
              </w:numPr>
              <w:rPr>
                <w:b/>
                <w:noProof/>
                <w:sz w:val="16"/>
                <w:szCs w:val="16"/>
              </w:rPr>
            </w:pPr>
            <w:r>
              <w:rPr>
                <w:b/>
                <w:noProof/>
                <w:sz w:val="16"/>
                <w:szCs w:val="16"/>
              </w:rPr>
              <w:t>Patroon</w:t>
            </w:r>
          </w:p>
        </w:tc>
        <w:tc>
          <w:tcPr>
            <w:tcW w:w="851" w:type="dxa"/>
          </w:tcPr>
          <w:p w14:paraId="4D313EC6" w14:textId="11205B64" w:rsidR="00B35EEF" w:rsidRDefault="00C07D79" w:rsidP="005C2C6F">
            <w:pPr>
              <w:rPr>
                <w:noProof/>
              </w:rPr>
            </w:pPr>
            <w:r>
              <w:rPr>
                <w:noProof/>
              </w:rPr>
              <w:t>0..1</w:t>
            </w:r>
          </w:p>
        </w:tc>
        <w:tc>
          <w:tcPr>
            <w:tcW w:w="4644" w:type="dxa"/>
            <w:shd w:val="clear" w:color="auto" w:fill="auto"/>
          </w:tcPr>
          <w:p w14:paraId="75420ACB" w14:textId="24AF0713" w:rsidR="00B35EEF" w:rsidRPr="002217FD" w:rsidRDefault="00B35EEF" w:rsidP="00CF7F3F">
            <w:pPr>
              <w:rPr>
                <w:noProof/>
              </w:rPr>
            </w:pPr>
            <w:r w:rsidRPr="00BD6127">
              <w:rPr>
                <w:noProof/>
              </w:rPr>
              <w:t xml:space="preserve">De verzameling van waarden die gegevens van deze attribuutsoort kunnen hebben </w:t>
            </w:r>
            <w:r w:rsidR="00CF7F3F">
              <w:rPr>
                <w:noProof/>
              </w:rPr>
              <w:t>oftewel het</w:t>
            </w:r>
            <w:r>
              <w:rPr>
                <w:noProof/>
              </w:rPr>
              <w:t xml:space="preserve"> waarden</w:t>
            </w:r>
            <w:r w:rsidRPr="00BD6127">
              <w:rPr>
                <w:noProof/>
              </w:rPr>
              <w:t>bereik</w:t>
            </w:r>
            <w:r>
              <w:rPr>
                <w:noProof/>
              </w:rPr>
              <w:t>, uitgedrukt in een specifieke structuur</w:t>
            </w:r>
            <w:r w:rsidR="00CF7F3F">
              <w:rPr>
                <w:noProof/>
              </w:rPr>
              <w:t>.</w:t>
            </w:r>
            <w:r>
              <w:rPr>
                <w:noProof/>
              </w:rPr>
              <w:t xml:space="preserve"> </w:t>
            </w:r>
          </w:p>
        </w:tc>
        <w:tc>
          <w:tcPr>
            <w:tcW w:w="1134" w:type="dxa"/>
          </w:tcPr>
          <w:p w14:paraId="01A4F7EC" w14:textId="77777777" w:rsidR="00B35EEF" w:rsidRPr="004C49A4" w:rsidRDefault="00B35EEF" w:rsidP="005C2C6F">
            <w:pPr>
              <w:rPr>
                <w:rFonts w:eastAsia="Batang"/>
                <w:i/>
                <w:noProof/>
                <w:sz w:val="16"/>
                <w:szCs w:val="16"/>
              </w:rPr>
            </w:pPr>
          </w:p>
        </w:tc>
        <w:tc>
          <w:tcPr>
            <w:tcW w:w="1276" w:type="dxa"/>
          </w:tcPr>
          <w:p w14:paraId="30C7DB0C" w14:textId="77777777" w:rsidR="00B35EEF" w:rsidRDefault="00B35EEF" w:rsidP="005C2C6F">
            <w:pPr>
              <w:rPr>
                <w:i/>
                <w:noProof/>
                <w:color w:val="FF0000"/>
                <w:sz w:val="16"/>
                <w:szCs w:val="16"/>
              </w:rPr>
            </w:pPr>
            <w:r>
              <w:rPr>
                <w:rFonts w:eastAsia="Batang"/>
                <w:i/>
                <w:noProof/>
                <w:sz w:val="16"/>
                <w:szCs w:val="16"/>
              </w:rPr>
              <w:t xml:space="preserve">Tagged value </w:t>
            </w:r>
          </w:p>
        </w:tc>
      </w:tr>
      <w:tr w:rsidR="00B35EEF" w:rsidRPr="002217FD" w14:paraId="44BAB7CD" w14:textId="77777777" w:rsidTr="0065002E">
        <w:trPr>
          <w:cantSplit/>
        </w:trPr>
        <w:tc>
          <w:tcPr>
            <w:tcW w:w="1701" w:type="dxa"/>
            <w:shd w:val="clear" w:color="auto" w:fill="auto"/>
          </w:tcPr>
          <w:p w14:paraId="5937B320" w14:textId="77777777" w:rsidR="00B35EEF" w:rsidRDefault="00B35EEF" w:rsidP="005C2C6F">
            <w:pPr>
              <w:pStyle w:val="Lijstalinea"/>
              <w:numPr>
                <w:ilvl w:val="0"/>
                <w:numId w:val="12"/>
              </w:numPr>
              <w:rPr>
                <w:b/>
                <w:noProof/>
                <w:sz w:val="16"/>
                <w:szCs w:val="16"/>
              </w:rPr>
            </w:pPr>
            <w:r>
              <w:rPr>
                <w:b/>
                <w:noProof/>
                <w:sz w:val="16"/>
                <w:szCs w:val="16"/>
              </w:rPr>
              <w:t>Formeel patroon</w:t>
            </w:r>
          </w:p>
        </w:tc>
        <w:tc>
          <w:tcPr>
            <w:tcW w:w="851" w:type="dxa"/>
          </w:tcPr>
          <w:p w14:paraId="48DFAD10" w14:textId="215EC7A6" w:rsidR="00B35EEF" w:rsidRDefault="00C07D79" w:rsidP="005C2C6F">
            <w:pPr>
              <w:rPr>
                <w:noProof/>
              </w:rPr>
            </w:pPr>
            <w:r>
              <w:rPr>
                <w:noProof/>
              </w:rPr>
              <w:t>0..1</w:t>
            </w:r>
          </w:p>
        </w:tc>
        <w:tc>
          <w:tcPr>
            <w:tcW w:w="4644" w:type="dxa"/>
            <w:shd w:val="clear" w:color="auto" w:fill="auto"/>
          </w:tcPr>
          <w:p w14:paraId="47FF21DE" w14:textId="77777777" w:rsidR="00B35EEF" w:rsidRPr="002217FD" w:rsidRDefault="00B35EEF" w:rsidP="005C2C6F">
            <w:pPr>
              <w:rPr>
                <w:noProof/>
              </w:rPr>
            </w:pPr>
            <w:r>
              <w:rPr>
                <w:noProof/>
              </w:rPr>
              <w:t xml:space="preserve">Zoals patroon, formeel vastgelegd (met een reguliere expressie), </w:t>
            </w:r>
            <w:r>
              <w:rPr>
                <w:rStyle w:val="s1"/>
              </w:rPr>
              <w:t>uitgedrukt in een formele taal die door de computer wordt herkend.</w:t>
            </w:r>
          </w:p>
        </w:tc>
        <w:tc>
          <w:tcPr>
            <w:tcW w:w="1134" w:type="dxa"/>
          </w:tcPr>
          <w:p w14:paraId="21C3206F" w14:textId="77777777" w:rsidR="00B35EEF" w:rsidRPr="004C49A4" w:rsidRDefault="00B35EEF" w:rsidP="005C2C6F">
            <w:pPr>
              <w:rPr>
                <w:rFonts w:eastAsia="Batang"/>
                <w:i/>
                <w:noProof/>
                <w:sz w:val="16"/>
                <w:szCs w:val="16"/>
              </w:rPr>
            </w:pPr>
          </w:p>
        </w:tc>
        <w:tc>
          <w:tcPr>
            <w:tcW w:w="1276" w:type="dxa"/>
          </w:tcPr>
          <w:p w14:paraId="55C0138C" w14:textId="77777777" w:rsidR="00B35EEF" w:rsidRPr="004C49A4" w:rsidRDefault="00B35EEF" w:rsidP="005C2C6F">
            <w:pPr>
              <w:rPr>
                <w:rFonts w:eastAsia="Batang"/>
                <w:i/>
                <w:noProof/>
                <w:sz w:val="16"/>
                <w:szCs w:val="16"/>
              </w:rPr>
            </w:pPr>
            <w:r>
              <w:rPr>
                <w:rFonts w:eastAsia="Batang"/>
                <w:i/>
                <w:noProof/>
                <w:sz w:val="16"/>
                <w:szCs w:val="16"/>
              </w:rPr>
              <w:t xml:space="preserve">Tagged value </w:t>
            </w:r>
          </w:p>
        </w:tc>
      </w:tr>
      <w:tr w:rsidR="00B35EEF" w:rsidRPr="002217FD" w14:paraId="2D031F7B" w14:textId="77777777" w:rsidTr="0065002E">
        <w:trPr>
          <w:cantSplit/>
        </w:trPr>
        <w:tc>
          <w:tcPr>
            <w:tcW w:w="1701" w:type="dxa"/>
            <w:shd w:val="clear" w:color="auto" w:fill="auto"/>
          </w:tcPr>
          <w:p w14:paraId="4A2A1A6D" w14:textId="77777777" w:rsidR="00B35EEF" w:rsidRPr="002217FD" w:rsidRDefault="00B35EEF" w:rsidP="005C2C6F">
            <w:pPr>
              <w:rPr>
                <w:b/>
                <w:noProof/>
                <w:sz w:val="16"/>
                <w:szCs w:val="16"/>
              </w:rPr>
            </w:pPr>
            <w:r>
              <w:rPr>
                <w:b/>
                <w:noProof/>
                <w:sz w:val="16"/>
                <w:szCs w:val="16"/>
              </w:rPr>
              <w:t>K</w:t>
            </w:r>
            <w:r w:rsidRPr="002217FD">
              <w:rPr>
                <w:b/>
                <w:noProof/>
                <w:sz w:val="16"/>
                <w:szCs w:val="16"/>
              </w:rPr>
              <w:t>ardinaliteit</w:t>
            </w:r>
          </w:p>
        </w:tc>
        <w:tc>
          <w:tcPr>
            <w:tcW w:w="851" w:type="dxa"/>
          </w:tcPr>
          <w:p w14:paraId="4C44911A" w14:textId="77777777" w:rsidR="00B35EEF" w:rsidRPr="002217FD" w:rsidRDefault="00B35EEF" w:rsidP="005C2C6F">
            <w:pPr>
              <w:rPr>
                <w:noProof/>
              </w:rPr>
            </w:pPr>
            <w:r>
              <w:rPr>
                <w:noProof/>
              </w:rPr>
              <w:t>1</w:t>
            </w:r>
          </w:p>
        </w:tc>
        <w:tc>
          <w:tcPr>
            <w:tcW w:w="4644" w:type="dxa"/>
            <w:shd w:val="clear" w:color="auto" w:fill="auto"/>
          </w:tcPr>
          <w:p w14:paraId="7D7F738D" w14:textId="378A89AA" w:rsidR="00B35EEF" w:rsidRPr="002217FD" w:rsidRDefault="00B35EEF" w:rsidP="005C2C6F">
            <w:pPr>
              <w:rPr>
                <w:noProof/>
              </w:rPr>
            </w:pPr>
            <w:r w:rsidRPr="002217FD">
              <w:rPr>
                <w:noProof/>
              </w:rPr>
              <w:t xml:space="preserve">Deze indicatie geeft aan hoeveel keer waarden van </w:t>
            </w:r>
            <w:r w:rsidR="00CF7F3F">
              <w:rPr>
                <w:noProof/>
              </w:rPr>
              <w:t>dit</w:t>
            </w:r>
            <w:r w:rsidR="00CF7F3F" w:rsidRPr="002217FD">
              <w:rPr>
                <w:noProof/>
              </w:rPr>
              <w:t xml:space="preserve"> </w:t>
            </w:r>
            <w:r>
              <w:rPr>
                <w:noProof/>
              </w:rPr>
              <w:t>referentie</w:t>
            </w:r>
            <w:r w:rsidR="00CF7F3F">
              <w:rPr>
                <w:noProof/>
              </w:rPr>
              <w:t>-</w:t>
            </w:r>
            <w:r>
              <w:rPr>
                <w:noProof/>
              </w:rPr>
              <w:t xml:space="preserve">element </w:t>
            </w:r>
            <w:r w:rsidRPr="002217FD">
              <w:rPr>
                <w:noProof/>
              </w:rPr>
              <w:t xml:space="preserve"> kunnen voorkomen bij een </w:t>
            </w:r>
            <w:r>
              <w:rPr>
                <w:noProof/>
              </w:rPr>
              <w:t>refentielijst</w:t>
            </w:r>
            <w:r w:rsidRPr="002217FD">
              <w:rPr>
                <w:noProof/>
              </w:rPr>
              <w:t xml:space="preserve"> van het betreffende type:</w:t>
            </w:r>
          </w:p>
          <w:p w14:paraId="1D80D1A6" w14:textId="4C1DE73F" w:rsidR="00B35EEF" w:rsidRPr="002217FD" w:rsidRDefault="00B35EEF" w:rsidP="005C2C6F">
            <w:pPr>
              <w:rPr>
                <w:noProof/>
              </w:rPr>
            </w:pPr>
            <w:r w:rsidRPr="002217FD">
              <w:rPr>
                <w:noProof/>
              </w:rPr>
              <w:tab/>
            </w:r>
            <w:r w:rsidR="00F43934">
              <w:rPr>
                <w:noProof/>
              </w:rPr>
              <w:t>0..1</w:t>
            </w:r>
            <w:r w:rsidRPr="002217FD">
              <w:rPr>
                <w:noProof/>
              </w:rPr>
              <w:t>: is soms niet beschikbaar</w:t>
            </w:r>
          </w:p>
          <w:p w14:paraId="71F796A8" w14:textId="77777777" w:rsidR="00B35EEF" w:rsidRPr="002217FD" w:rsidRDefault="00B35EEF" w:rsidP="005C2C6F">
            <w:pPr>
              <w:rPr>
                <w:noProof/>
              </w:rPr>
            </w:pPr>
            <w:r w:rsidRPr="002217FD">
              <w:rPr>
                <w:noProof/>
              </w:rPr>
              <w:tab/>
              <w:t>1</w:t>
            </w:r>
            <w:r>
              <w:rPr>
                <w:noProof/>
              </w:rPr>
              <w:t xml:space="preserve">    </w:t>
            </w:r>
            <w:r w:rsidRPr="002217FD">
              <w:rPr>
                <w:noProof/>
              </w:rPr>
              <w:t>: is altijd beschikbaar</w:t>
            </w:r>
          </w:p>
          <w:p w14:paraId="425BA491" w14:textId="77777777" w:rsidR="00B35EEF" w:rsidRDefault="00B35EEF" w:rsidP="005C2C6F">
            <w:pPr>
              <w:rPr>
                <w:noProof/>
              </w:rPr>
            </w:pPr>
            <w:r w:rsidRPr="002217FD">
              <w:rPr>
                <w:noProof/>
              </w:rPr>
              <w:tab/>
              <w:t>0</w:t>
            </w:r>
            <w:r>
              <w:rPr>
                <w:noProof/>
              </w:rPr>
              <w:t xml:space="preserve">..* </w:t>
            </w:r>
            <w:r w:rsidRPr="002217FD">
              <w:rPr>
                <w:noProof/>
              </w:rPr>
              <w:t xml:space="preserve"> is niet altijd beschikbaar, kan een </w:t>
            </w:r>
          </w:p>
          <w:p w14:paraId="50C51A21" w14:textId="77777777" w:rsidR="00B35EEF" w:rsidRPr="002217FD" w:rsidRDefault="00B35EEF" w:rsidP="005C2C6F">
            <w:pPr>
              <w:rPr>
                <w:noProof/>
              </w:rPr>
            </w:pPr>
            <w:r>
              <w:rPr>
                <w:noProof/>
              </w:rPr>
              <w:t xml:space="preserve">                  </w:t>
            </w:r>
            <w:r w:rsidRPr="002217FD">
              <w:rPr>
                <w:noProof/>
              </w:rPr>
              <w:t xml:space="preserve">opsomming zijn </w:t>
            </w:r>
          </w:p>
          <w:p w14:paraId="34883A75" w14:textId="77777777" w:rsidR="00B35EEF" w:rsidRDefault="00B35EEF" w:rsidP="005C2C6F">
            <w:pPr>
              <w:rPr>
                <w:noProof/>
              </w:rPr>
            </w:pPr>
            <w:r w:rsidRPr="002217FD">
              <w:rPr>
                <w:noProof/>
              </w:rPr>
              <w:tab/>
              <w:t>1</w:t>
            </w:r>
            <w:r>
              <w:rPr>
                <w:noProof/>
              </w:rPr>
              <w:t>..*</w:t>
            </w:r>
            <w:r w:rsidRPr="002217FD">
              <w:rPr>
                <w:noProof/>
              </w:rPr>
              <w:t xml:space="preserve">: is altijd beschikbaar, kan een </w:t>
            </w:r>
          </w:p>
          <w:p w14:paraId="69376581" w14:textId="77777777" w:rsidR="00B35EEF" w:rsidRPr="002217FD" w:rsidRDefault="00B35EEF" w:rsidP="005C2C6F">
            <w:pPr>
              <w:rPr>
                <w:noProof/>
              </w:rPr>
            </w:pPr>
            <w:r>
              <w:rPr>
                <w:noProof/>
              </w:rPr>
              <w:t xml:space="preserve">                   </w:t>
            </w:r>
            <w:r w:rsidRPr="002217FD">
              <w:rPr>
                <w:noProof/>
              </w:rPr>
              <w:t>opsomming zijn.</w:t>
            </w:r>
          </w:p>
        </w:tc>
        <w:tc>
          <w:tcPr>
            <w:tcW w:w="1134" w:type="dxa"/>
          </w:tcPr>
          <w:p w14:paraId="0D3DFF40" w14:textId="77777777" w:rsidR="00B35EEF" w:rsidRDefault="00B35EEF" w:rsidP="005C2C6F">
            <w:pPr>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w:t>
            </w:r>
          </w:p>
          <w:p w14:paraId="1E75F79E" w14:textId="77777777" w:rsidR="00B35EEF" w:rsidRPr="009358D3" w:rsidRDefault="00B35EEF" w:rsidP="005C2C6F">
            <w:pPr>
              <w:rPr>
                <w:i/>
                <w:noProof/>
                <w:color w:val="FF0000"/>
                <w:sz w:val="16"/>
                <w:szCs w:val="16"/>
              </w:rPr>
            </w:pPr>
            <w:r>
              <w:rPr>
                <w:i/>
                <w:noProof/>
                <w:color w:val="FF0000"/>
                <w:sz w:val="16"/>
                <w:szCs w:val="16"/>
              </w:rPr>
              <w:t>Element</w:t>
            </w:r>
          </w:p>
        </w:tc>
        <w:tc>
          <w:tcPr>
            <w:tcW w:w="1276" w:type="dxa"/>
          </w:tcPr>
          <w:p w14:paraId="0E114CE7" w14:textId="317D737B" w:rsidR="00FC0E2D" w:rsidRPr="005D1812" w:rsidRDefault="00FC0E2D" w:rsidP="00FC0E2D">
            <w:pPr>
              <w:tabs>
                <w:tab w:val="left" w:pos="0"/>
              </w:tabs>
              <w:autoSpaceDE w:val="0"/>
              <w:autoSpaceDN w:val="0"/>
              <w:adjustRightInd w:val="0"/>
              <w:spacing w:line="240" w:lineRule="auto"/>
              <w:ind w:left="-1232" w:right="-961"/>
              <w:contextualSpacing w:val="0"/>
              <w:jc w:val="center"/>
              <w:rPr>
                <w:rFonts w:ascii="Segoe UI" w:hAnsi="Segoe UI" w:cs="Segoe UI"/>
                <w:i/>
                <w:iCs/>
                <w:color w:val="FF0000"/>
              </w:rPr>
            </w:pPr>
            <w:r w:rsidRPr="005D1812">
              <w:rPr>
                <w:rFonts w:ascii="Segoe UI" w:hAnsi="Segoe UI" w:cs="Segoe UI"/>
                <w:i/>
                <w:iCs/>
                <w:color w:val="FF0000"/>
              </w:rPr>
              <w:t xml:space="preserve">      Multiplicity</w:t>
            </w:r>
          </w:p>
          <w:p w14:paraId="7CB49BB6" w14:textId="34C3F779" w:rsidR="00FC0E2D" w:rsidRPr="005D1812" w:rsidRDefault="00FC0E2D" w:rsidP="00FC0E2D">
            <w:pPr>
              <w:tabs>
                <w:tab w:val="left" w:pos="0"/>
              </w:tabs>
              <w:autoSpaceDE w:val="0"/>
              <w:autoSpaceDN w:val="0"/>
              <w:adjustRightInd w:val="0"/>
              <w:spacing w:line="240" w:lineRule="auto"/>
              <w:ind w:left="-1232" w:right="-961"/>
              <w:contextualSpacing w:val="0"/>
              <w:jc w:val="center"/>
              <w:rPr>
                <w:rFonts w:ascii="Segoe UI" w:hAnsi="Segoe UI" w:cs="Segoe UI"/>
                <w:i/>
                <w:iCs/>
                <w:color w:val="FF0000"/>
              </w:rPr>
            </w:pPr>
            <w:r w:rsidRPr="005D1812">
              <w:rPr>
                <w:rFonts w:ascii="Segoe UI" w:hAnsi="Segoe UI" w:cs="Segoe UI"/>
                <w:i/>
                <w:iCs/>
                <w:color w:val="FF0000"/>
              </w:rPr>
              <w:t xml:space="preserve">van de   </w:t>
            </w:r>
          </w:p>
          <w:p w14:paraId="0BDA7C0C" w14:textId="37C697A5" w:rsidR="00FC0E2D" w:rsidRPr="005D1812" w:rsidRDefault="00FC0E2D" w:rsidP="00FC0E2D">
            <w:pPr>
              <w:tabs>
                <w:tab w:val="left" w:pos="0"/>
              </w:tabs>
              <w:autoSpaceDE w:val="0"/>
              <w:autoSpaceDN w:val="0"/>
              <w:adjustRightInd w:val="0"/>
              <w:spacing w:line="240" w:lineRule="auto"/>
              <w:ind w:left="-1232" w:right="-961"/>
              <w:contextualSpacing w:val="0"/>
              <w:jc w:val="center"/>
              <w:rPr>
                <w:rFonts w:ascii="Segoe UI" w:eastAsia="Calibri" w:hAnsi="Segoe UI" w:cs="Segoe UI"/>
              </w:rPr>
            </w:pPr>
            <w:r w:rsidRPr="005D1812">
              <w:rPr>
                <w:rFonts w:ascii="Segoe UI" w:hAnsi="Segoe UI" w:cs="Segoe UI"/>
                <w:i/>
                <w:iCs/>
                <w:color w:val="FF0000"/>
              </w:rPr>
              <w:t>de target role</w:t>
            </w:r>
          </w:p>
          <w:p w14:paraId="2EA9392C" w14:textId="7E9D24EB" w:rsidR="00B35EEF" w:rsidRPr="009358D3" w:rsidRDefault="00B35EEF" w:rsidP="00FC0E2D">
            <w:pPr>
              <w:rPr>
                <w:i/>
                <w:noProof/>
                <w:sz w:val="16"/>
                <w:szCs w:val="16"/>
              </w:rPr>
            </w:pPr>
          </w:p>
        </w:tc>
      </w:tr>
      <w:tr w:rsidR="00B35EEF" w:rsidRPr="002217FD" w14:paraId="55A703EA" w14:textId="77777777" w:rsidTr="0065002E">
        <w:trPr>
          <w:cantSplit/>
        </w:trPr>
        <w:tc>
          <w:tcPr>
            <w:tcW w:w="1701" w:type="dxa"/>
            <w:shd w:val="clear" w:color="auto" w:fill="auto"/>
          </w:tcPr>
          <w:p w14:paraId="6BDB8AFF" w14:textId="77777777" w:rsidR="00B35EEF" w:rsidRPr="002217FD" w:rsidRDefault="00B35EEF" w:rsidP="005C2C6F">
            <w:pPr>
              <w:rPr>
                <w:b/>
                <w:noProof/>
                <w:sz w:val="16"/>
                <w:szCs w:val="16"/>
              </w:rPr>
            </w:pPr>
            <w:r>
              <w:rPr>
                <w:b/>
                <w:bCs/>
                <w:sz w:val="16"/>
                <w:szCs w:val="16"/>
              </w:rPr>
              <w:t>Identificatie</w:t>
            </w:r>
          </w:p>
        </w:tc>
        <w:tc>
          <w:tcPr>
            <w:tcW w:w="851" w:type="dxa"/>
          </w:tcPr>
          <w:p w14:paraId="60704641" w14:textId="323D41B7" w:rsidR="00B35EEF" w:rsidRPr="002217FD" w:rsidRDefault="00F43934" w:rsidP="005C2C6F">
            <w:pPr>
              <w:rPr>
                <w:rFonts w:eastAsia="Batang"/>
              </w:rPr>
            </w:pPr>
            <w:r>
              <w:rPr>
                <w:noProof/>
              </w:rPr>
              <w:t>0..1</w:t>
            </w:r>
          </w:p>
        </w:tc>
        <w:tc>
          <w:tcPr>
            <w:tcW w:w="4644" w:type="dxa"/>
            <w:shd w:val="clear" w:color="auto" w:fill="auto"/>
          </w:tcPr>
          <w:p w14:paraId="4E4421ED" w14:textId="58D00DA8" w:rsidR="00B35EEF" w:rsidRPr="002217FD" w:rsidRDefault="00B35EEF" w:rsidP="00CF7F3F">
            <w:pPr>
              <w:rPr>
                <w:noProof/>
              </w:rPr>
            </w:pPr>
            <w:r>
              <w:t>Aanduiding dat referentie</w:t>
            </w:r>
            <w:r w:rsidR="00CF7F3F">
              <w:t>-</w:t>
            </w:r>
            <w:r>
              <w:t>element onderdeel uitmaakt van de unieke aanduiding van een referentielijst</w:t>
            </w:r>
            <w:r w:rsidR="00CF7F3F">
              <w:t>.</w:t>
            </w:r>
          </w:p>
        </w:tc>
        <w:tc>
          <w:tcPr>
            <w:tcW w:w="1134" w:type="dxa"/>
          </w:tcPr>
          <w:p w14:paraId="26D653AC" w14:textId="77777777" w:rsidR="00B35EEF" w:rsidRDefault="00B35EEF" w:rsidP="005C2C6F">
            <w:pPr>
              <w:rPr>
                <w:i/>
                <w:iCs/>
                <w:color w:val="FF0000"/>
                <w:sz w:val="16"/>
                <w:szCs w:val="16"/>
              </w:rPr>
            </w:pPr>
            <w:r>
              <w:rPr>
                <w:i/>
                <w:iCs/>
                <w:color w:val="FF0000"/>
                <w:sz w:val="16"/>
                <w:szCs w:val="16"/>
              </w:rPr>
              <w:t>isID van de metaclass Property</w:t>
            </w:r>
          </w:p>
        </w:tc>
        <w:tc>
          <w:tcPr>
            <w:tcW w:w="1276" w:type="dxa"/>
          </w:tcPr>
          <w:p w14:paraId="0754A768" w14:textId="77777777" w:rsidR="00B35EEF" w:rsidRPr="004C49A4" w:rsidRDefault="00B35EEF" w:rsidP="005C2C6F">
            <w:pPr>
              <w:rPr>
                <w:rFonts w:eastAsia="Batang"/>
                <w:i/>
                <w:sz w:val="16"/>
                <w:szCs w:val="16"/>
              </w:rPr>
            </w:pPr>
            <w:r>
              <w:rPr>
                <w:i/>
                <w:iCs/>
                <w:color w:val="FF0000"/>
                <w:sz w:val="16"/>
                <w:szCs w:val="16"/>
              </w:rPr>
              <w:t>isID bij de betreffende class</w:t>
            </w:r>
          </w:p>
        </w:tc>
      </w:tr>
      <w:tr w:rsidR="00B35EEF" w:rsidRPr="002217FD" w14:paraId="68425F8E" w14:textId="77777777" w:rsidTr="0065002E">
        <w:trPr>
          <w:cantSplit/>
        </w:trPr>
        <w:tc>
          <w:tcPr>
            <w:tcW w:w="1701" w:type="dxa"/>
            <w:shd w:val="clear" w:color="auto" w:fill="auto"/>
          </w:tcPr>
          <w:p w14:paraId="034E1EA0" w14:textId="77777777" w:rsidR="00B35EEF" w:rsidRPr="002217FD" w:rsidRDefault="00B35EEF" w:rsidP="005C2C6F">
            <w:pPr>
              <w:rPr>
                <w:b/>
                <w:noProof/>
                <w:sz w:val="16"/>
                <w:szCs w:val="16"/>
              </w:rPr>
            </w:pPr>
            <w:r w:rsidRPr="002217FD">
              <w:rPr>
                <w:b/>
                <w:noProof/>
                <w:sz w:val="16"/>
                <w:szCs w:val="16"/>
              </w:rPr>
              <w:lastRenderedPageBreak/>
              <w:t xml:space="preserve">Toelichting </w:t>
            </w:r>
          </w:p>
        </w:tc>
        <w:tc>
          <w:tcPr>
            <w:tcW w:w="851" w:type="dxa"/>
          </w:tcPr>
          <w:p w14:paraId="66F981D7" w14:textId="730EDD8C" w:rsidR="00B35EEF" w:rsidRPr="002217FD" w:rsidRDefault="00F43934" w:rsidP="005C2C6F">
            <w:pPr>
              <w:rPr>
                <w:noProof/>
              </w:rPr>
            </w:pPr>
            <w:r>
              <w:rPr>
                <w:noProof/>
              </w:rPr>
              <w:t>0..1</w:t>
            </w:r>
          </w:p>
        </w:tc>
        <w:tc>
          <w:tcPr>
            <w:tcW w:w="4644" w:type="dxa"/>
            <w:shd w:val="clear" w:color="auto" w:fill="auto"/>
          </w:tcPr>
          <w:p w14:paraId="0CF70B46" w14:textId="40A8CA23" w:rsidR="00B35EEF" w:rsidRPr="002217FD" w:rsidRDefault="00B35EEF" w:rsidP="00CF7F3F">
            <w:pPr>
              <w:rPr>
                <w:rFonts w:eastAsia="Batang"/>
              </w:rPr>
            </w:pPr>
            <w:r w:rsidRPr="002217FD">
              <w:rPr>
                <w:rFonts w:eastAsia="Batang"/>
              </w:rPr>
              <w:t xml:space="preserve">Een inhoudelijke toelichting op </w:t>
            </w:r>
            <w:r>
              <w:rPr>
                <w:rFonts w:eastAsia="Batang"/>
              </w:rPr>
              <w:t>het referentie</w:t>
            </w:r>
            <w:r w:rsidR="00CF7F3F">
              <w:rPr>
                <w:rFonts w:eastAsia="Batang"/>
              </w:rPr>
              <w:t>-</w:t>
            </w:r>
            <w:r>
              <w:rPr>
                <w:rFonts w:eastAsia="Batang"/>
              </w:rPr>
              <w:t>element</w:t>
            </w:r>
            <w:r w:rsidR="00CF7F3F">
              <w:rPr>
                <w:rFonts w:eastAsia="Batang"/>
              </w:rPr>
              <w:t>.</w:t>
            </w:r>
          </w:p>
        </w:tc>
        <w:tc>
          <w:tcPr>
            <w:tcW w:w="1134" w:type="dxa"/>
          </w:tcPr>
          <w:p w14:paraId="7C7831B3" w14:textId="77777777" w:rsidR="00B35EEF" w:rsidRPr="004C49A4" w:rsidRDefault="00B35EEF" w:rsidP="005C2C6F">
            <w:pPr>
              <w:rPr>
                <w:rFonts w:eastAsia="Batang"/>
                <w:i/>
                <w:sz w:val="16"/>
                <w:szCs w:val="16"/>
              </w:rPr>
            </w:pPr>
          </w:p>
        </w:tc>
        <w:tc>
          <w:tcPr>
            <w:tcW w:w="1276" w:type="dxa"/>
          </w:tcPr>
          <w:p w14:paraId="2A17A5DA" w14:textId="0213F009" w:rsidR="00B35EEF" w:rsidRPr="004C49A4" w:rsidRDefault="00B35EEF" w:rsidP="0065002E">
            <w:pPr>
              <w:rPr>
                <w:i/>
                <w:noProof/>
                <w:sz w:val="16"/>
                <w:szCs w:val="16"/>
              </w:rPr>
            </w:pPr>
            <w:r w:rsidRPr="004C49A4">
              <w:rPr>
                <w:rFonts w:eastAsia="Batang"/>
                <w:i/>
                <w:sz w:val="16"/>
                <w:szCs w:val="16"/>
              </w:rPr>
              <w:t xml:space="preserve">Tagged </w:t>
            </w:r>
            <w:r w:rsidR="0065002E">
              <w:rPr>
                <w:rFonts w:eastAsia="Batang"/>
                <w:i/>
                <w:sz w:val="16"/>
                <w:szCs w:val="16"/>
              </w:rPr>
              <w:t>v</w:t>
            </w:r>
            <w:r w:rsidRPr="004C49A4">
              <w:rPr>
                <w:rFonts w:eastAsia="Batang"/>
                <w:i/>
                <w:sz w:val="16"/>
                <w:szCs w:val="16"/>
              </w:rPr>
              <w:t xml:space="preserve">alue </w:t>
            </w:r>
          </w:p>
        </w:tc>
      </w:tr>
    </w:tbl>
    <w:p w14:paraId="465AC7BE" w14:textId="48A5D0D8" w:rsidR="00B35EEF" w:rsidRPr="00237C7F" w:rsidRDefault="00F96F90" w:rsidP="00237C7F">
      <w:pPr>
        <w:rPr>
          <w:b/>
        </w:rPr>
      </w:pPr>
      <w:bookmarkStart w:id="77" w:name="_Toc467145303"/>
      <w:r>
        <w:rPr>
          <w:b/>
        </w:rPr>
        <w:br/>
      </w:r>
      <w:r w:rsidR="00B35EEF" w:rsidRPr="00237C7F">
        <w:rPr>
          <w:b/>
        </w:rPr>
        <w:t>Specificatie voor «codeList»</w:t>
      </w:r>
      <w:bookmarkEnd w:id="77"/>
    </w:p>
    <w:p w14:paraId="23AD94F3" w14:textId="77777777" w:rsidR="00B35EEF" w:rsidRPr="00576015" w:rsidRDefault="00B35EEF" w:rsidP="00B35EEF">
      <w:pPr>
        <w:rPr>
          <w:lang w:eastAsia="en-US"/>
        </w:rPr>
      </w:pPr>
      <w:r>
        <w:rPr>
          <w:rFonts w:eastAsia="Batang"/>
        </w:rPr>
        <w:t>Voor codelist</w:t>
      </w:r>
      <w:r w:rsidRPr="004866E1">
        <w:rPr>
          <w:rFonts w:eastAsia="Batang"/>
        </w:rPr>
        <w:t xml:space="preserve"> worden de volgende aspecten gespecificeerd:</w:t>
      </w:r>
      <w:r>
        <w:rPr>
          <w:rFonts w:eastAsia="Batang"/>
        </w:rPr>
        <w:t xml:space="preserve"> </w:t>
      </w:r>
    </w:p>
    <w:tbl>
      <w:tblPr>
        <w:tblW w:w="9606" w:type="dxa"/>
        <w:tblLayout w:type="fixed"/>
        <w:tblCellMar>
          <w:top w:w="113" w:type="dxa"/>
        </w:tblCellMar>
        <w:tblLook w:val="0000" w:firstRow="0" w:lastRow="0" w:firstColumn="0" w:lastColumn="0" w:noHBand="0" w:noVBand="0"/>
      </w:tblPr>
      <w:tblGrid>
        <w:gridCol w:w="1418"/>
        <w:gridCol w:w="1134"/>
        <w:gridCol w:w="4678"/>
        <w:gridCol w:w="1134"/>
        <w:gridCol w:w="1242"/>
      </w:tblGrid>
      <w:tr w:rsidR="00B35EEF" w:rsidRPr="008C61D3" w14:paraId="4A1BF1AF" w14:textId="77777777" w:rsidTr="0065002E">
        <w:tc>
          <w:tcPr>
            <w:tcW w:w="1418" w:type="dxa"/>
            <w:shd w:val="clear" w:color="auto" w:fill="D9D9D9" w:themeFill="background1" w:themeFillShade="D9"/>
          </w:tcPr>
          <w:p w14:paraId="5537E859" w14:textId="77777777" w:rsidR="00B35EEF" w:rsidRPr="008C61D3" w:rsidRDefault="00B35EEF" w:rsidP="005C2C6F">
            <w:pPr>
              <w:snapToGrid w:val="0"/>
              <w:rPr>
                <w:rFonts w:eastAsia="Batang"/>
                <w:b/>
                <w:sz w:val="16"/>
                <w:szCs w:val="16"/>
              </w:rPr>
            </w:pPr>
            <w:r>
              <w:rPr>
                <w:rFonts w:eastAsia="Batang"/>
                <w:b/>
                <w:sz w:val="16"/>
                <w:szCs w:val="16"/>
              </w:rPr>
              <w:t>Aspect</w:t>
            </w:r>
          </w:p>
        </w:tc>
        <w:tc>
          <w:tcPr>
            <w:tcW w:w="1134" w:type="dxa"/>
            <w:shd w:val="clear" w:color="auto" w:fill="D9D9D9" w:themeFill="background1" w:themeFillShade="D9"/>
          </w:tcPr>
          <w:p w14:paraId="5CD96F67" w14:textId="77777777" w:rsidR="00B35EEF" w:rsidRDefault="00B35EEF" w:rsidP="005C2C6F">
            <w:pPr>
              <w:snapToGrid w:val="0"/>
              <w:rPr>
                <w:rFonts w:eastAsia="Batang"/>
                <w:b/>
                <w:sz w:val="16"/>
                <w:szCs w:val="16"/>
              </w:rPr>
            </w:pPr>
            <w:r>
              <w:rPr>
                <w:rFonts w:eastAsia="Batang"/>
                <w:b/>
                <w:sz w:val="16"/>
                <w:szCs w:val="16"/>
              </w:rPr>
              <w:t>Kardi</w:t>
            </w:r>
          </w:p>
          <w:p w14:paraId="1C93B0CA" w14:textId="77777777" w:rsidR="00B35EEF" w:rsidRPr="0019135A" w:rsidRDefault="00B35EEF" w:rsidP="005C2C6F">
            <w:pPr>
              <w:snapToGrid w:val="0"/>
              <w:rPr>
                <w:rFonts w:eastAsia="Batang"/>
                <w:b/>
                <w:sz w:val="16"/>
                <w:szCs w:val="16"/>
              </w:rPr>
            </w:pPr>
            <w:r>
              <w:rPr>
                <w:rFonts w:eastAsia="Batang"/>
                <w:b/>
                <w:sz w:val="16"/>
                <w:szCs w:val="16"/>
              </w:rPr>
              <w:t>naliteit</w:t>
            </w:r>
          </w:p>
        </w:tc>
        <w:tc>
          <w:tcPr>
            <w:tcW w:w="4678" w:type="dxa"/>
            <w:shd w:val="clear" w:color="auto" w:fill="D9D9D9" w:themeFill="background1" w:themeFillShade="D9"/>
          </w:tcPr>
          <w:p w14:paraId="68F1FE36" w14:textId="77777777" w:rsidR="00B35EEF" w:rsidRPr="008C61D3" w:rsidRDefault="00B35EEF" w:rsidP="005C2C6F">
            <w:pPr>
              <w:snapToGrid w:val="0"/>
              <w:rPr>
                <w:rFonts w:eastAsia="Batang"/>
              </w:rPr>
            </w:pPr>
            <w:r w:rsidRPr="0019135A">
              <w:rPr>
                <w:rFonts w:eastAsia="Batang"/>
                <w:b/>
                <w:sz w:val="16"/>
                <w:szCs w:val="16"/>
              </w:rPr>
              <w:t>Toelichting</w:t>
            </w:r>
          </w:p>
        </w:tc>
        <w:tc>
          <w:tcPr>
            <w:tcW w:w="1134" w:type="dxa"/>
            <w:shd w:val="clear" w:color="auto" w:fill="D9D9D9" w:themeFill="background1" w:themeFillShade="D9"/>
          </w:tcPr>
          <w:p w14:paraId="26B24CBD" w14:textId="77777777" w:rsidR="00B35EEF" w:rsidRDefault="00B35EEF" w:rsidP="005C2C6F">
            <w:pPr>
              <w:snapToGrid w:val="0"/>
              <w:rPr>
                <w:rFonts w:eastAsia="Batang"/>
                <w:b/>
                <w:color w:val="000000" w:themeColor="text1"/>
                <w:sz w:val="16"/>
                <w:szCs w:val="16"/>
              </w:rPr>
            </w:pPr>
            <w:r>
              <w:rPr>
                <w:rFonts w:eastAsia="Batang"/>
                <w:b/>
                <w:color w:val="000000" w:themeColor="text1"/>
                <w:sz w:val="16"/>
                <w:szCs w:val="16"/>
              </w:rPr>
              <w:t>In UML 2.5</w:t>
            </w:r>
          </w:p>
        </w:tc>
        <w:tc>
          <w:tcPr>
            <w:tcW w:w="1242" w:type="dxa"/>
            <w:shd w:val="clear" w:color="auto" w:fill="D9D9D9" w:themeFill="background1" w:themeFillShade="D9"/>
          </w:tcPr>
          <w:p w14:paraId="2136B073" w14:textId="77777777" w:rsidR="00B35EEF" w:rsidRPr="008C61D3" w:rsidRDefault="00B35EEF" w:rsidP="005C2C6F">
            <w:pPr>
              <w:snapToGrid w:val="0"/>
              <w:rPr>
                <w:rFonts w:eastAsia="Batang"/>
                <w:i/>
                <w:color w:val="FF0000"/>
                <w:sz w:val="16"/>
                <w:szCs w:val="16"/>
              </w:rPr>
            </w:pPr>
            <w:r>
              <w:rPr>
                <w:rFonts w:eastAsia="Batang"/>
                <w:b/>
                <w:color w:val="000000" w:themeColor="text1"/>
                <w:sz w:val="16"/>
                <w:szCs w:val="16"/>
              </w:rPr>
              <w:t>In EA</w:t>
            </w:r>
          </w:p>
        </w:tc>
      </w:tr>
      <w:tr w:rsidR="00B35EEF" w:rsidRPr="008C61D3" w14:paraId="32AEB7D3" w14:textId="77777777" w:rsidTr="0065002E">
        <w:tc>
          <w:tcPr>
            <w:tcW w:w="1418" w:type="dxa"/>
            <w:shd w:val="clear" w:color="auto" w:fill="auto"/>
          </w:tcPr>
          <w:p w14:paraId="2D13B279" w14:textId="77777777" w:rsidR="00B35EEF" w:rsidRPr="008C61D3" w:rsidRDefault="00B35EEF" w:rsidP="005C2C6F">
            <w:pPr>
              <w:snapToGrid w:val="0"/>
              <w:rPr>
                <w:rFonts w:eastAsia="Batang"/>
                <w:b/>
                <w:sz w:val="16"/>
                <w:szCs w:val="16"/>
              </w:rPr>
            </w:pPr>
            <w:r w:rsidRPr="008C61D3">
              <w:rPr>
                <w:rFonts w:eastAsia="Batang"/>
                <w:b/>
                <w:sz w:val="16"/>
                <w:szCs w:val="16"/>
              </w:rPr>
              <w:t xml:space="preserve">Naam </w:t>
            </w:r>
          </w:p>
        </w:tc>
        <w:tc>
          <w:tcPr>
            <w:tcW w:w="1134" w:type="dxa"/>
          </w:tcPr>
          <w:p w14:paraId="67B29503"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490B71C0" w14:textId="77777777" w:rsidR="00B35EEF" w:rsidRPr="008C61D3" w:rsidRDefault="00B35EEF" w:rsidP="005C2C6F">
            <w:pPr>
              <w:snapToGrid w:val="0"/>
              <w:rPr>
                <w:rFonts w:eastAsia="Batang"/>
              </w:rPr>
            </w:pPr>
            <w:r w:rsidRPr="008C61D3">
              <w:rPr>
                <w:rFonts w:eastAsia="Batang"/>
              </w:rPr>
              <w:t xml:space="preserve">De naam van de </w:t>
            </w:r>
            <w:r>
              <w:rPr>
                <w:rFonts w:eastAsia="Batang"/>
              </w:rPr>
              <w:t>lijst</w:t>
            </w:r>
            <w:r w:rsidRPr="008C61D3">
              <w:rPr>
                <w:rFonts w:eastAsia="Batang"/>
              </w:rPr>
              <w:t xml:space="preserve"> zoals gespecificeerd in de catalogus van de desbetreffende registratie dan wel, indien het een door </w:t>
            </w:r>
            <w:r>
              <w:rPr>
                <w:rFonts w:eastAsia="Batang"/>
              </w:rPr>
              <w:t>de eigen organisatie</w:t>
            </w:r>
            <w:r w:rsidRPr="008C61D3">
              <w:rPr>
                <w:rFonts w:eastAsia="Batang"/>
              </w:rPr>
              <w:t xml:space="preserve"> toegevoegd</w:t>
            </w:r>
            <w:r>
              <w:rPr>
                <w:rFonts w:eastAsia="Batang"/>
              </w:rPr>
              <w:t>e</w:t>
            </w:r>
            <w:r w:rsidRPr="008C61D3">
              <w:rPr>
                <w:rFonts w:eastAsia="Batang"/>
              </w:rPr>
              <w:t xml:space="preserve"> </w:t>
            </w:r>
            <w:r>
              <w:rPr>
                <w:rFonts w:eastAsia="Batang"/>
              </w:rPr>
              <w:t>lijst</w:t>
            </w:r>
            <w:r w:rsidRPr="008C61D3">
              <w:rPr>
                <w:rFonts w:eastAsia="Batang"/>
              </w:rPr>
              <w:t xml:space="preserve"> betreft, de door </w:t>
            </w:r>
            <w:r>
              <w:rPr>
                <w:rFonts w:eastAsia="Batang"/>
              </w:rPr>
              <w:t xml:space="preserve">de eigen organisatie </w:t>
            </w:r>
            <w:r w:rsidRPr="008C61D3">
              <w:rPr>
                <w:rFonts w:eastAsia="Batang"/>
              </w:rPr>
              <w:t>vastgestelde</w:t>
            </w:r>
            <w:r>
              <w:rPr>
                <w:rFonts w:eastAsia="Batang"/>
              </w:rPr>
              <w:t xml:space="preserve"> naam</w:t>
            </w:r>
            <w:r w:rsidRPr="008C61D3">
              <w:rPr>
                <w:rFonts w:eastAsia="Batang"/>
              </w:rPr>
              <w:t>.</w:t>
            </w:r>
          </w:p>
        </w:tc>
        <w:tc>
          <w:tcPr>
            <w:tcW w:w="1134" w:type="dxa"/>
          </w:tcPr>
          <w:p w14:paraId="674DA69C" w14:textId="77777777" w:rsidR="0065002E"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w:t>
            </w:r>
          </w:p>
          <w:p w14:paraId="5717AE89" w14:textId="28FD96E6" w:rsidR="00B35EEF" w:rsidRDefault="00B35EEF" w:rsidP="005C2C6F">
            <w:pPr>
              <w:snapToGrid w:val="0"/>
              <w:rPr>
                <w:rFonts w:eastAsia="Batang"/>
                <w:i/>
                <w:color w:val="FF0000"/>
                <w:sz w:val="16"/>
                <w:szCs w:val="16"/>
              </w:rPr>
            </w:pPr>
            <w:r w:rsidRPr="0019135A">
              <w:rPr>
                <w:rFonts w:eastAsia="Batang"/>
                <w:i/>
                <w:color w:val="FF0000"/>
                <w:sz w:val="16"/>
                <w:szCs w:val="16"/>
              </w:rPr>
              <w:t xml:space="preserve">van de </w:t>
            </w:r>
            <w:r>
              <w:rPr>
                <w:rFonts w:eastAsia="Batang"/>
                <w:i/>
                <w:color w:val="FF0000"/>
                <w:sz w:val="16"/>
                <w:szCs w:val="16"/>
              </w:rPr>
              <w:t>metaclass Named</w:t>
            </w:r>
          </w:p>
          <w:p w14:paraId="428FAB2A" w14:textId="77777777" w:rsidR="00B35EEF" w:rsidRPr="008C61D3" w:rsidRDefault="00B35EEF" w:rsidP="005C2C6F">
            <w:pPr>
              <w:snapToGrid w:val="0"/>
              <w:rPr>
                <w:rFonts w:eastAsia="Batang"/>
                <w:i/>
                <w:color w:val="FF0000"/>
                <w:sz w:val="16"/>
                <w:szCs w:val="16"/>
              </w:rPr>
            </w:pPr>
            <w:r>
              <w:rPr>
                <w:rFonts w:eastAsia="Batang"/>
                <w:i/>
                <w:color w:val="FF0000"/>
                <w:sz w:val="16"/>
                <w:szCs w:val="16"/>
              </w:rPr>
              <w:t>element</w:t>
            </w:r>
          </w:p>
        </w:tc>
        <w:tc>
          <w:tcPr>
            <w:tcW w:w="1242" w:type="dxa"/>
          </w:tcPr>
          <w:p w14:paraId="1CA64B98" w14:textId="77777777" w:rsidR="00B35EEF" w:rsidRPr="008C61D3" w:rsidRDefault="00B35EEF" w:rsidP="005C2C6F">
            <w:pPr>
              <w:snapToGrid w:val="0"/>
              <w:rPr>
                <w:rFonts w:eastAsia="Batang"/>
                <w:i/>
                <w:sz w:val="16"/>
                <w:szCs w:val="16"/>
              </w:rPr>
            </w:pPr>
            <w:r>
              <w:rPr>
                <w:rFonts w:eastAsia="Batang"/>
                <w:i/>
                <w:color w:val="FF0000"/>
                <w:sz w:val="16"/>
                <w:szCs w:val="16"/>
              </w:rPr>
              <w:t>Name</w:t>
            </w:r>
          </w:p>
        </w:tc>
      </w:tr>
      <w:tr w:rsidR="00B35EEF" w:rsidRPr="008C61D3" w14:paraId="623706C4" w14:textId="77777777" w:rsidTr="0065002E">
        <w:tc>
          <w:tcPr>
            <w:tcW w:w="1418" w:type="dxa"/>
            <w:shd w:val="clear" w:color="auto" w:fill="auto"/>
          </w:tcPr>
          <w:p w14:paraId="73CED691" w14:textId="77777777" w:rsidR="00B35EEF" w:rsidRPr="008C61D3" w:rsidRDefault="00B35EEF" w:rsidP="005C2C6F">
            <w:pPr>
              <w:snapToGrid w:val="0"/>
              <w:rPr>
                <w:rFonts w:eastAsia="Batang"/>
                <w:b/>
                <w:sz w:val="16"/>
                <w:szCs w:val="16"/>
              </w:rPr>
            </w:pPr>
            <w:r w:rsidRPr="008C61D3">
              <w:rPr>
                <w:rFonts w:eastAsia="Batang"/>
                <w:b/>
                <w:sz w:val="16"/>
                <w:szCs w:val="16"/>
              </w:rPr>
              <w:t xml:space="preserve">Herkomst </w:t>
            </w:r>
          </w:p>
        </w:tc>
        <w:tc>
          <w:tcPr>
            <w:tcW w:w="1134" w:type="dxa"/>
          </w:tcPr>
          <w:p w14:paraId="610A6C5D"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67EC1701" w14:textId="5A5C59CE" w:rsidR="00B35EEF" w:rsidRPr="008C61D3" w:rsidRDefault="00B35EEF" w:rsidP="00457A9D">
            <w:pPr>
              <w:snapToGrid w:val="0"/>
              <w:rPr>
                <w:rFonts w:eastAsia="Batang"/>
              </w:rPr>
            </w:pPr>
            <w:r>
              <w:rPr>
                <w:rFonts w:eastAsia="Batang"/>
              </w:rPr>
              <w:t xml:space="preserve">De </w:t>
            </w:r>
            <w:r w:rsidRPr="008C61D3">
              <w:rPr>
                <w:rFonts w:eastAsia="Batang"/>
              </w:rPr>
              <w:t xml:space="preserve">registratie in wiens catalogus de </w:t>
            </w:r>
            <w:r>
              <w:rPr>
                <w:rFonts w:eastAsia="Batang"/>
              </w:rPr>
              <w:t>lijst</w:t>
            </w:r>
            <w:r w:rsidRPr="008C61D3">
              <w:rPr>
                <w:rFonts w:eastAsia="Batang"/>
              </w:rPr>
              <w:t xml:space="preserve"> is </w:t>
            </w:r>
            <w:r>
              <w:rPr>
                <w:rFonts w:eastAsia="Batang"/>
              </w:rPr>
              <w:t xml:space="preserve">gespecificeerd (oftewel de </w:t>
            </w:r>
            <w:r w:rsidRPr="008C61D3">
              <w:rPr>
                <w:rFonts w:eastAsia="Batang"/>
              </w:rPr>
              <w:t xml:space="preserve">registratie waar de </w:t>
            </w:r>
            <w:r>
              <w:rPr>
                <w:rFonts w:eastAsia="Batang"/>
              </w:rPr>
              <w:t>lijst</w:t>
            </w:r>
            <w:r w:rsidRPr="008C61D3">
              <w:rPr>
                <w:rFonts w:eastAsia="Batang"/>
              </w:rPr>
              <w:t xml:space="preserve"> deel van uitmaakt). </w:t>
            </w:r>
            <w:r w:rsidR="00457A9D" w:rsidRPr="00457A9D">
              <w:rPr>
                <w:rFonts w:eastAsia="Batang"/>
                <w:vertAlign w:val="superscript"/>
              </w:rPr>
              <w:fldChar w:fldCharType="begin"/>
            </w:r>
            <w:r w:rsidR="00457A9D" w:rsidRPr="00457A9D">
              <w:rPr>
                <w:rFonts w:eastAsia="Batang"/>
                <w:vertAlign w:val="superscript"/>
              </w:rPr>
              <w:instrText xml:space="preserve"> NOTEREF _Ref475431863 \h </w:instrText>
            </w:r>
            <w:r w:rsidR="00457A9D">
              <w:rPr>
                <w:rFonts w:eastAsia="Batang"/>
                <w:vertAlign w:val="superscript"/>
              </w:rPr>
              <w:instrText xml:space="preserve"> \* MERGEFORMAT </w:instrText>
            </w:r>
            <w:r w:rsidR="00457A9D" w:rsidRPr="00457A9D">
              <w:rPr>
                <w:rFonts w:eastAsia="Batang"/>
                <w:vertAlign w:val="superscript"/>
              </w:rPr>
            </w:r>
            <w:r w:rsidR="00457A9D" w:rsidRPr="00457A9D">
              <w:rPr>
                <w:rFonts w:eastAsia="Batang"/>
                <w:vertAlign w:val="superscript"/>
              </w:rPr>
              <w:fldChar w:fldCharType="separate"/>
            </w:r>
            <w:r w:rsidR="00A90657">
              <w:rPr>
                <w:rFonts w:eastAsia="Batang"/>
                <w:vertAlign w:val="superscript"/>
              </w:rPr>
              <w:t>11</w:t>
            </w:r>
            <w:r w:rsidR="00457A9D" w:rsidRPr="00457A9D">
              <w:rPr>
                <w:rFonts w:eastAsia="Batang"/>
                <w:vertAlign w:val="superscript"/>
              </w:rPr>
              <w:fldChar w:fldCharType="end"/>
            </w:r>
          </w:p>
        </w:tc>
        <w:tc>
          <w:tcPr>
            <w:tcW w:w="1134" w:type="dxa"/>
          </w:tcPr>
          <w:p w14:paraId="673B7ECB" w14:textId="77777777" w:rsidR="00B35EEF" w:rsidRPr="004C49A4" w:rsidRDefault="00B35EEF" w:rsidP="005C2C6F">
            <w:pPr>
              <w:snapToGrid w:val="0"/>
              <w:rPr>
                <w:rFonts w:eastAsia="Batang"/>
                <w:i/>
                <w:sz w:val="16"/>
                <w:szCs w:val="16"/>
              </w:rPr>
            </w:pPr>
          </w:p>
        </w:tc>
        <w:tc>
          <w:tcPr>
            <w:tcW w:w="1242" w:type="dxa"/>
          </w:tcPr>
          <w:p w14:paraId="707C0E21" w14:textId="44265128" w:rsidR="00B35EEF" w:rsidRPr="004C49A4" w:rsidRDefault="0028674D" w:rsidP="005C2C6F">
            <w:pPr>
              <w:snapToGrid w:val="0"/>
              <w:rPr>
                <w:rFonts w:eastAsia="Batang"/>
                <w:i/>
                <w:sz w:val="16"/>
                <w:szCs w:val="16"/>
              </w:rPr>
            </w:pPr>
            <w:r>
              <w:rPr>
                <w:rFonts w:eastAsia="Batang"/>
                <w:i/>
                <w:sz w:val="16"/>
                <w:szCs w:val="16"/>
              </w:rPr>
              <w:t>t</w:t>
            </w:r>
            <w:r w:rsidR="00B35EEF">
              <w:rPr>
                <w:rFonts w:eastAsia="Batang"/>
                <w:i/>
                <w:sz w:val="16"/>
                <w:szCs w:val="16"/>
              </w:rPr>
              <w:t>agged value</w:t>
            </w:r>
          </w:p>
        </w:tc>
      </w:tr>
      <w:tr w:rsidR="00B35EEF" w:rsidRPr="008C61D3" w14:paraId="19A46C65" w14:textId="77777777" w:rsidTr="0065002E">
        <w:tc>
          <w:tcPr>
            <w:tcW w:w="1418" w:type="dxa"/>
            <w:shd w:val="clear" w:color="auto" w:fill="auto"/>
          </w:tcPr>
          <w:p w14:paraId="740B73ED" w14:textId="77777777" w:rsidR="00B35EEF" w:rsidRPr="008C61D3" w:rsidRDefault="00B35EEF" w:rsidP="005C2C6F">
            <w:pPr>
              <w:snapToGrid w:val="0"/>
              <w:rPr>
                <w:rFonts w:eastAsia="Batang"/>
                <w:b/>
                <w:sz w:val="16"/>
                <w:szCs w:val="16"/>
              </w:rPr>
            </w:pPr>
            <w:r w:rsidRPr="008C61D3">
              <w:rPr>
                <w:rFonts w:eastAsia="Batang"/>
                <w:b/>
                <w:sz w:val="16"/>
                <w:szCs w:val="16"/>
              </w:rPr>
              <w:t xml:space="preserve">Definitie </w:t>
            </w:r>
          </w:p>
        </w:tc>
        <w:tc>
          <w:tcPr>
            <w:tcW w:w="1134" w:type="dxa"/>
          </w:tcPr>
          <w:p w14:paraId="766B4C6C"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0D5FB8DC" w14:textId="77777777" w:rsidR="00B35EEF" w:rsidRPr="008C61D3" w:rsidRDefault="00B35EEF" w:rsidP="005C2C6F">
            <w:pPr>
              <w:snapToGrid w:val="0"/>
              <w:rPr>
                <w:rFonts w:eastAsia="Batang"/>
              </w:rPr>
            </w:pPr>
            <w:r w:rsidRPr="008C61D3">
              <w:rPr>
                <w:rFonts w:eastAsia="Batang"/>
              </w:rPr>
              <w:t xml:space="preserve">De beschrijving van de betekenis van de </w:t>
            </w:r>
            <w:r>
              <w:rPr>
                <w:rFonts w:eastAsia="Batang"/>
              </w:rPr>
              <w:t>lijst</w:t>
            </w:r>
            <w:r w:rsidRPr="008C61D3">
              <w:rPr>
                <w:rFonts w:eastAsia="Batang"/>
              </w:rPr>
              <w:t xml:space="preserve"> zoals gespecificeerd in de catalogus van de desbetreffende registratie</w:t>
            </w:r>
            <w:r>
              <w:rPr>
                <w:rFonts w:eastAsia="Batang"/>
              </w:rPr>
              <w:t>.</w:t>
            </w:r>
            <w:r w:rsidRPr="008C61D3">
              <w:rPr>
                <w:rFonts w:eastAsia="Batang"/>
              </w:rPr>
              <w:t xml:space="preserve"> </w:t>
            </w:r>
          </w:p>
        </w:tc>
        <w:tc>
          <w:tcPr>
            <w:tcW w:w="1134" w:type="dxa"/>
          </w:tcPr>
          <w:p w14:paraId="1D9BABAA" w14:textId="77777777" w:rsidR="0065002E" w:rsidRDefault="00B35EEF" w:rsidP="005C2C6F">
            <w:pPr>
              <w:snapToGrid w:val="0"/>
              <w:rPr>
                <w:rFonts w:eastAsia="Batang"/>
                <w:i/>
                <w:color w:val="FF0000"/>
                <w:sz w:val="16"/>
                <w:szCs w:val="16"/>
              </w:rPr>
            </w:pPr>
            <w:r>
              <w:rPr>
                <w:rFonts w:eastAsia="Batang"/>
                <w:i/>
                <w:color w:val="FF0000"/>
                <w:sz w:val="16"/>
                <w:szCs w:val="16"/>
              </w:rPr>
              <w:t xml:space="preserve">Body </w:t>
            </w:r>
          </w:p>
          <w:p w14:paraId="2C437982" w14:textId="78156196" w:rsidR="00B35EEF" w:rsidRPr="008C61D3" w:rsidRDefault="00B35EEF" w:rsidP="005C2C6F">
            <w:pPr>
              <w:snapToGrid w:val="0"/>
              <w:rPr>
                <w:rFonts w:eastAsia="Batang"/>
                <w:i/>
                <w:color w:val="FF0000"/>
                <w:sz w:val="16"/>
                <w:szCs w:val="16"/>
              </w:rPr>
            </w:pPr>
            <w:r>
              <w:rPr>
                <w:rFonts w:eastAsia="Batang"/>
                <w:i/>
                <w:color w:val="FF0000"/>
                <w:sz w:val="16"/>
                <w:szCs w:val="16"/>
              </w:rPr>
              <w:t>van de metaclass Comment</w:t>
            </w:r>
          </w:p>
        </w:tc>
        <w:tc>
          <w:tcPr>
            <w:tcW w:w="1242" w:type="dxa"/>
          </w:tcPr>
          <w:p w14:paraId="339942CC" w14:textId="77777777" w:rsidR="00B35EEF" w:rsidRPr="008C61D3" w:rsidRDefault="00B35EEF" w:rsidP="005C2C6F">
            <w:pPr>
              <w:snapToGrid w:val="0"/>
              <w:rPr>
                <w:rFonts w:eastAsia="Batang"/>
              </w:rPr>
            </w:pPr>
            <w:r w:rsidRPr="008C61D3">
              <w:rPr>
                <w:rFonts w:eastAsia="Batang"/>
                <w:i/>
                <w:color w:val="FF0000"/>
                <w:sz w:val="16"/>
                <w:szCs w:val="16"/>
              </w:rPr>
              <w:t>N</w:t>
            </w:r>
            <w:r>
              <w:rPr>
                <w:rFonts w:eastAsia="Batang"/>
                <w:i/>
                <w:color w:val="FF0000"/>
                <w:sz w:val="16"/>
                <w:szCs w:val="16"/>
              </w:rPr>
              <w:t xml:space="preserve">otes </w:t>
            </w:r>
          </w:p>
        </w:tc>
      </w:tr>
      <w:tr w:rsidR="00B35EEF" w:rsidRPr="008C61D3" w14:paraId="33EDFA43" w14:textId="77777777" w:rsidTr="0065002E">
        <w:tc>
          <w:tcPr>
            <w:tcW w:w="1418" w:type="dxa"/>
            <w:shd w:val="clear" w:color="auto" w:fill="auto"/>
          </w:tcPr>
          <w:p w14:paraId="53DF21D4" w14:textId="77777777" w:rsidR="00B35EEF" w:rsidRPr="008C61D3" w:rsidRDefault="00B35EEF" w:rsidP="005C2C6F">
            <w:pPr>
              <w:snapToGrid w:val="0"/>
              <w:rPr>
                <w:rFonts w:eastAsia="Batang"/>
                <w:b/>
                <w:sz w:val="16"/>
                <w:szCs w:val="16"/>
              </w:rPr>
            </w:pPr>
            <w:r w:rsidRPr="008C61D3">
              <w:rPr>
                <w:rFonts w:eastAsia="Batang"/>
                <w:b/>
                <w:sz w:val="16"/>
                <w:szCs w:val="16"/>
              </w:rPr>
              <w:t xml:space="preserve">Datum opname </w:t>
            </w:r>
          </w:p>
        </w:tc>
        <w:tc>
          <w:tcPr>
            <w:tcW w:w="1134" w:type="dxa"/>
          </w:tcPr>
          <w:p w14:paraId="32219244"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4CF502C9" w14:textId="77777777" w:rsidR="00B35EEF" w:rsidRPr="008C61D3" w:rsidRDefault="00B35EEF" w:rsidP="005C2C6F">
            <w:pPr>
              <w:snapToGrid w:val="0"/>
              <w:rPr>
                <w:rFonts w:eastAsia="Batang"/>
              </w:rPr>
            </w:pPr>
            <w:r w:rsidRPr="008C61D3">
              <w:rPr>
                <w:rFonts w:eastAsia="Batang"/>
              </w:rPr>
              <w:t xml:space="preserve">De datum waarop de </w:t>
            </w:r>
            <w:r>
              <w:rPr>
                <w:rFonts w:eastAsia="Batang"/>
              </w:rPr>
              <w:t>lijst</w:t>
            </w:r>
            <w:r w:rsidRPr="008C61D3">
              <w:rPr>
                <w:rFonts w:eastAsia="Batang"/>
              </w:rPr>
              <w:t xml:space="preserve"> is opgenomen in </w:t>
            </w:r>
            <w:r>
              <w:rPr>
                <w:rFonts w:eastAsia="Batang"/>
              </w:rPr>
              <w:t>het informatiemodel</w:t>
            </w:r>
            <w:r w:rsidRPr="008C61D3">
              <w:rPr>
                <w:rFonts w:eastAsia="Batang"/>
              </w:rPr>
              <w:t>.</w:t>
            </w:r>
          </w:p>
        </w:tc>
        <w:tc>
          <w:tcPr>
            <w:tcW w:w="1134" w:type="dxa"/>
          </w:tcPr>
          <w:p w14:paraId="6E78A8D1" w14:textId="77777777" w:rsidR="00B35EEF" w:rsidRPr="004C49A4" w:rsidRDefault="00B35EEF" w:rsidP="005C2C6F">
            <w:pPr>
              <w:snapToGrid w:val="0"/>
              <w:rPr>
                <w:rFonts w:eastAsia="Batang"/>
                <w:i/>
                <w:sz w:val="16"/>
                <w:szCs w:val="16"/>
              </w:rPr>
            </w:pPr>
          </w:p>
        </w:tc>
        <w:tc>
          <w:tcPr>
            <w:tcW w:w="1242" w:type="dxa"/>
          </w:tcPr>
          <w:p w14:paraId="25F144ED" w14:textId="064154B9" w:rsidR="00B35EEF" w:rsidRPr="004C49A4" w:rsidRDefault="0028674D" w:rsidP="005C2C6F">
            <w:pPr>
              <w:snapToGrid w:val="0"/>
              <w:rPr>
                <w:rFonts w:eastAsia="Batang"/>
                <w:i/>
                <w:sz w:val="16"/>
                <w:szCs w:val="16"/>
              </w:rPr>
            </w:pPr>
            <w:r>
              <w:rPr>
                <w:rFonts w:eastAsia="Batang"/>
                <w:i/>
                <w:sz w:val="16"/>
                <w:szCs w:val="16"/>
              </w:rPr>
              <w:t>t</w:t>
            </w:r>
            <w:r w:rsidR="00B35EEF">
              <w:rPr>
                <w:rFonts w:eastAsia="Batang"/>
                <w:i/>
                <w:sz w:val="16"/>
                <w:szCs w:val="16"/>
              </w:rPr>
              <w:t>agged value</w:t>
            </w:r>
          </w:p>
        </w:tc>
      </w:tr>
      <w:tr w:rsidR="00B35EEF" w:rsidRPr="008C61D3" w14:paraId="50B897E0" w14:textId="77777777" w:rsidTr="0065002E">
        <w:tc>
          <w:tcPr>
            <w:tcW w:w="1418" w:type="dxa"/>
            <w:shd w:val="clear" w:color="auto" w:fill="auto"/>
          </w:tcPr>
          <w:p w14:paraId="4BA69EBA" w14:textId="77777777" w:rsidR="00B35EEF" w:rsidRPr="008C61D3" w:rsidRDefault="00B35EEF" w:rsidP="005C2C6F">
            <w:pPr>
              <w:snapToGrid w:val="0"/>
              <w:rPr>
                <w:rFonts w:eastAsia="Batang"/>
                <w:b/>
                <w:sz w:val="16"/>
                <w:szCs w:val="16"/>
              </w:rPr>
            </w:pPr>
            <w:r w:rsidRPr="008C61D3">
              <w:rPr>
                <w:rFonts w:eastAsia="Batang"/>
                <w:b/>
                <w:sz w:val="16"/>
                <w:szCs w:val="16"/>
              </w:rPr>
              <w:t xml:space="preserve">Toelichting </w:t>
            </w:r>
          </w:p>
        </w:tc>
        <w:tc>
          <w:tcPr>
            <w:tcW w:w="1134" w:type="dxa"/>
          </w:tcPr>
          <w:p w14:paraId="52241CDC" w14:textId="3358B8C0" w:rsidR="00B35EEF" w:rsidRPr="008C61D3" w:rsidRDefault="00F43934" w:rsidP="005C2C6F">
            <w:pPr>
              <w:tabs>
                <w:tab w:val="left" w:pos="5167"/>
              </w:tabs>
              <w:snapToGrid w:val="0"/>
              <w:rPr>
                <w:rFonts w:eastAsia="Batang"/>
              </w:rPr>
            </w:pPr>
            <w:r>
              <w:rPr>
                <w:noProof/>
              </w:rPr>
              <w:t>0..1</w:t>
            </w:r>
          </w:p>
        </w:tc>
        <w:tc>
          <w:tcPr>
            <w:tcW w:w="4678" w:type="dxa"/>
            <w:shd w:val="clear" w:color="auto" w:fill="auto"/>
          </w:tcPr>
          <w:p w14:paraId="4E741537" w14:textId="77777777" w:rsidR="00B35EEF" w:rsidRPr="008C61D3" w:rsidRDefault="00B35EEF" w:rsidP="005C2C6F">
            <w:pPr>
              <w:tabs>
                <w:tab w:val="left" w:pos="5167"/>
              </w:tabs>
              <w:snapToGrid w:val="0"/>
              <w:rPr>
                <w:rFonts w:eastAsia="Batang"/>
              </w:rPr>
            </w:pPr>
            <w:r w:rsidRPr="008C61D3">
              <w:rPr>
                <w:rFonts w:eastAsia="Batang"/>
              </w:rPr>
              <w:t xml:space="preserve">Voor </w:t>
            </w:r>
            <w:r>
              <w:rPr>
                <w:rFonts w:eastAsia="Batang"/>
              </w:rPr>
              <w:t>lijsten</w:t>
            </w:r>
            <w:r w:rsidRPr="008C61D3">
              <w:rPr>
                <w:rFonts w:eastAsia="Batang"/>
              </w:rPr>
              <w:t xml:space="preserve"> die deel uitmaken van een registratie betreft dit de daarin opgenomen toelichting. </w:t>
            </w:r>
          </w:p>
        </w:tc>
        <w:tc>
          <w:tcPr>
            <w:tcW w:w="1134" w:type="dxa"/>
          </w:tcPr>
          <w:p w14:paraId="565EAB08" w14:textId="77777777" w:rsidR="00B35EEF" w:rsidRPr="004C49A4" w:rsidRDefault="00B35EEF" w:rsidP="005C2C6F">
            <w:pPr>
              <w:tabs>
                <w:tab w:val="left" w:pos="5167"/>
              </w:tabs>
              <w:snapToGrid w:val="0"/>
              <w:rPr>
                <w:rFonts w:eastAsia="Batang"/>
                <w:i/>
                <w:sz w:val="16"/>
                <w:szCs w:val="16"/>
              </w:rPr>
            </w:pPr>
          </w:p>
        </w:tc>
        <w:tc>
          <w:tcPr>
            <w:tcW w:w="1242" w:type="dxa"/>
          </w:tcPr>
          <w:p w14:paraId="08D439C3" w14:textId="49BCF4C8" w:rsidR="00B35EEF" w:rsidRPr="004C49A4" w:rsidRDefault="0028674D" w:rsidP="005C2C6F">
            <w:pPr>
              <w:tabs>
                <w:tab w:val="left" w:pos="5167"/>
              </w:tabs>
              <w:snapToGrid w:val="0"/>
              <w:rPr>
                <w:rFonts w:eastAsia="Batang"/>
                <w:i/>
                <w:sz w:val="16"/>
                <w:szCs w:val="16"/>
              </w:rPr>
            </w:pPr>
            <w:r>
              <w:rPr>
                <w:rFonts w:eastAsia="Batang"/>
                <w:i/>
                <w:sz w:val="16"/>
                <w:szCs w:val="16"/>
              </w:rPr>
              <w:t>t</w:t>
            </w:r>
            <w:r w:rsidR="00B35EEF">
              <w:rPr>
                <w:rFonts w:eastAsia="Batang"/>
                <w:i/>
                <w:sz w:val="16"/>
                <w:szCs w:val="16"/>
              </w:rPr>
              <w:t>agged value</w:t>
            </w:r>
          </w:p>
        </w:tc>
      </w:tr>
      <w:tr w:rsidR="00B35EEF" w:rsidRPr="008C61D3" w14:paraId="06198D54" w14:textId="77777777" w:rsidTr="0065002E">
        <w:tc>
          <w:tcPr>
            <w:tcW w:w="1418" w:type="dxa"/>
            <w:shd w:val="clear" w:color="auto" w:fill="auto"/>
          </w:tcPr>
          <w:p w14:paraId="54A74264" w14:textId="77777777" w:rsidR="00B35EEF" w:rsidRDefault="00B35EEF" w:rsidP="005C2C6F">
            <w:pPr>
              <w:snapToGrid w:val="0"/>
              <w:rPr>
                <w:rFonts w:eastAsia="Batang"/>
                <w:b/>
                <w:sz w:val="16"/>
                <w:szCs w:val="16"/>
              </w:rPr>
            </w:pPr>
            <w:r>
              <w:rPr>
                <w:rFonts w:eastAsia="Batang"/>
                <w:b/>
                <w:sz w:val="16"/>
                <w:szCs w:val="16"/>
              </w:rPr>
              <w:t xml:space="preserve">Locatie </w:t>
            </w:r>
          </w:p>
          <w:p w14:paraId="2FAAE440" w14:textId="77777777" w:rsidR="00B35EEF" w:rsidRPr="00F50AF4" w:rsidRDefault="00B35EEF" w:rsidP="005C2C6F">
            <w:pPr>
              <w:rPr>
                <w:rFonts w:eastAsia="Batang"/>
                <w:sz w:val="16"/>
                <w:szCs w:val="16"/>
              </w:rPr>
            </w:pPr>
          </w:p>
        </w:tc>
        <w:tc>
          <w:tcPr>
            <w:tcW w:w="1134" w:type="dxa"/>
          </w:tcPr>
          <w:p w14:paraId="4A0330A2" w14:textId="77777777" w:rsidR="00B35EEF" w:rsidRDefault="00B35EEF" w:rsidP="005C2C6F">
            <w:pPr>
              <w:tabs>
                <w:tab w:val="left" w:pos="5167"/>
              </w:tabs>
              <w:snapToGrid w:val="0"/>
              <w:rPr>
                <w:rFonts w:eastAsia="Batang"/>
              </w:rPr>
            </w:pPr>
            <w:r>
              <w:rPr>
                <w:noProof/>
              </w:rPr>
              <w:t>1..</w:t>
            </w:r>
            <w:r w:rsidRPr="002217FD">
              <w:rPr>
                <w:noProof/>
              </w:rPr>
              <w:t>1</w:t>
            </w:r>
          </w:p>
        </w:tc>
        <w:tc>
          <w:tcPr>
            <w:tcW w:w="4678" w:type="dxa"/>
            <w:shd w:val="clear" w:color="auto" w:fill="auto"/>
          </w:tcPr>
          <w:p w14:paraId="57CB05B1" w14:textId="1C49D8F2" w:rsidR="00B35EEF" w:rsidRPr="008C61D3" w:rsidRDefault="002C0F77" w:rsidP="00F96F90">
            <w:pPr>
              <w:tabs>
                <w:tab w:val="left" w:pos="5167"/>
              </w:tabs>
              <w:snapToGrid w:val="0"/>
              <w:rPr>
                <w:rFonts w:eastAsia="Batang"/>
              </w:rPr>
            </w:pPr>
            <w:r>
              <w:rPr>
                <w:rFonts w:eastAsia="Batang"/>
              </w:rPr>
              <w:t xml:space="preserve">Als het type van het attribuutsoort een waardenlijst is, dan wordt hier de locatie waar deze te vinden is opgegeven. </w:t>
            </w:r>
            <w:r w:rsidR="00586FD7">
              <w:rPr>
                <w:rFonts w:eastAsia="Batang"/>
              </w:rPr>
              <w:t>Indien mogelijk is de verwijzing een URI of een URL (</w:t>
            </w:r>
            <w:r>
              <w:rPr>
                <w:rFonts w:eastAsia="Batang"/>
              </w:rPr>
              <w:t xml:space="preserve">als er geen URI is, dan kan dit een URL zijn, waar de waardenlijst op basis van de naam van de waardenlijst te vinden is). </w:t>
            </w:r>
          </w:p>
        </w:tc>
        <w:tc>
          <w:tcPr>
            <w:tcW w:w="1134" w:type="dxa"/>
          </w:tcPr>
          <w:p w14:paraId="22A64BBE" w14:textId="77777777" w:rsidR="00B35EEF" w:rsidRDefault="00B35EEF" w:rsidP="005C2C6F">
            <w:pPr>
              <w:tabs>
                <w:tab w:val="left" w:pos="5167"/>
              </w:tabs>
              <w:snapToGrid w:val="0"/>
              <w:rPr>
                <w:i/>
                <w:noProof/>
                <w:sz w:val="16"/>
                <w:szCs w:val="16"/>
              </w:rPr>
            </w:pPr>
          </w:p>
        </w:tc>
        <w:tc>
          <w:tcPr>
            <w:tcW w:w="1242" w:type="dxa"/>
          </w:tcPr>
          <w:p w14:paraId="60B475D6" w14:textId="66549039" w:rsidR="00B35EEF" w:rsidRPr="004C49A4" w:rsidRDefault="00B35EEF" w:rsidP="00D828EA">
            <w:pPr>
              <w:tabs>
                <w:tab w:val="left" w:pos="5167"/>
              </w:tabs>
              <w:snapToGrid w:val="0"/>
              <w:rPr>
                <w:i/>
                <w:noProof/>
                <w:sz w:val="16"/>
                <w:szCs w:val="16"/>
              </w:rPr>
            </w:pPr>
            <w:r>
              <w:rPr>
                <w:i/>
                <w:noProof/>
                <w:sz w:val="16"/>
                <w:szCs w:val="16"/>
              </w:rPr>
              <w:t xml:space="preserve">tagged value </w:t>
            </w:r>
          </w:p>
        </w:tc>
      </w:tr>
    </w:tbl>
    <w:p w14:paraId="618B2525" w14:textId="77777777" w:rsidR="00667520" w:rsidRDefault="00667520" w:rsidP="007425F7">
      <w:pPr>
        <w:pStyle w:val="Kop3"/>
      </w:pPr>
      <w:bookmarkStart w:id="78" w:name="_Toc467145304"/>
    </w:p>
    <w:p w14:paraId="1A54D74D" w14:textId="77777777" w:rsidR="00667520" w:rsidRDefault="00667520">
      <w:pPr>
        <w:contextualSpacing w:val="0"/>
        <w:rPr>
          <w:rFonts w:eastAsia="Calibri"/>
          <w:b/>
          <w:bCs/>
          <w:color w:val="003359"/>
          <w:szCs w:val="24"/>
          <w:lang w:eastAsia="en-US"/>
        </w:rPr>
      </w:pPr>
      <w:r>
        <w:br w:type="page"/>
      </w:r>
    </w:p>
    <w:p w14:paraId="005203B8" w14:textId="321CEA4A" w:rsidR="007425F7" w:rsidRDefault="00237C7F" w:rsidP="007425F7">
      <w:pPr>
        <w:pStyle w:val="Kop3"/>
      </w:pPr>
      <w:bookmarkStart w:id="79" w:name="_Toc485712865"/>
      <w:r>
        <w:lastRenderedPageBreak/>
        <w:t>2.3.4. Specificatie metagegevens voor datatypen</w:t>
      </w:r>
      <w:bookmarkEnd w:id="79"/>
    </w:p>
    <w:p w14:paraId="7C446E82" w14:textId="77777777" w:rsidR="00711512" w:rsidRPr="0098373A" w:rsidRDefault="00711512" w:rsidP="0098373A">
      <w:pPr>
        <w:rPr>
          <w:lang w:eastAsia="en-US"/>
        </w:rPr>
      </w:pPr>
    </w:p>
    <w:p w14:paraId="0F82649B" w14:textId="70F3D658" w:rsidR="00F15A80" w:rsidRDefault="00F15A80" w:rsidP="009E2AEA">
      <w:pPr>
        <w:rPr>
          <w:b/>
        </w:rPr>
      </w:pPr>
      <w:r w:rsidRPr="009E2AEA">
        <w:rPr>
          <w:b/>
        </w:rPr>
        <w:t>Specificatie voor «Data</w:t>
      </w:r>
      <w:r w:rsidR="00873271" w:rsidRPr="009E2AEA">
        <w:rPr>
          <w:b/>
        </w:rPr>
        <w:t>type</w:t>
      </w:r>
      <w:r w:rsidRPr="009E2AEA">
        <w:rPr>
          <w:b/>
        </w:rPr>
        <w:t>»</w:t>
      </w:r>
    </w:p>
    <w:p w14:paraId="185A532C" w14:textId="41C96900" w:rsidR="00F15A80" w:rsidRDefault="00F15A80" w:rsidP="00F15A80">
      <w:pPr>
        <w:pStyle w:val="Lijstalinea"/>
        <w:keepNext/>
        <w:ind w:left="1458" w:hanging="1458"/>
        <w:rPr>
          <w:rFonts w:eastAsia="Batang"/>
        </w:rPr>
      </w:pPr>
      <w:r w:rsidRPr="004866E1">
        <w:rPr>
          <w:rFonts w:eastAsia="Batang"/>
        </w:rPr>
        <w:t xml:space="preserve">De </w:t>
      </w:r>
      <w:r>
        <w:rPr>
          <w:rFonts w:eastAsia="Batang"/>
        </w:rPr>
        <w:t>data</w:t>
      </w:r>
      <w:r w:rsidR="00873271">
        <w:rPr>
          <w:rFonts w:eastAsia="Batang"/>
        </w:rPr>
        <w:t xml:space="preserve">typen </w:t>
      </w:r>
      <w:r w:rsidRPr="004866E1">
        <w:rPr>
          <w:rFonts w:eastAsia="Batang"/>
        </w:rPr>
        <w:t>worden naar de volgende aspecten gespecificeerd:</w:t>
      </w:r>
    </w:p>
    <w:p w14:paraId="25B48ECF" w14:textId="77777777" w:rsidR="00531CFC" w:rsidRDefault="00531CFC" w:rsidP="00F15A80">
      <w:pPr>
        <w:pStyle w:val="Lijstalinea"/>
        <w:keepNext/>
        <w:ind w:left="1458" w:hanging="1458"/>
        <w:rPr>
          <w:rFonts w:eastAsia="Batang"/>
        </w:rPr>
      </w:pPr>
    </w:p>
    <w:tbl>
      <w:tblPr>
        <w:tblW w:w="9889" w:type="dxa"/>
        <w:tblLayout w:type="fixed"/>
        <w:tblCellMar>
          <w:top w:w="113" w:type="dxa"/>
        </w:tblCellMar>
        <w:tblLook w:val="0000" w:firstRow="0" w:lastRow="0" w:firstColumn="0" w:lastColumn="0" w:noHBand="0" w:noVBand="0"/>
      </w:tblPr>
      <w:tblGrid>
        <w:gridCol w:w="1951"/>
        <w:gridCol w:w="1134"/>
        <w:gridCol w:w="4286"/>
        <w:gridCol w:w="896"/>
        <w:gridCol w:w="236"/>
        <w:gridCol w:w="286"/>
        <w:gridCol w:w="47"/>
        <w:gridCol w:w="993"/>
        <w:gridCol w:w="60"/>
      </w:tblGrid>
      <w:tr w:rsidR="00F15A80" w:rsidRPr="002D76EA" w14:paraId="33AD4D22" w14:textId="77777777" w:rsidTr="006F3F02">
        <w:trPr>
          <w:cantSplit/>
        </w:trPr>
        <w:tc>
          <w:tcPr>
            <w:tcW w:w="1951" w:type="dxa"/>
            <w:shd w:val="clear" w:color="auto" w:fill="D9D9D9" w:themeFill="background1" w:themeFillShade="D9"/>
          </w:tcPr>
          <w:p w14:paraId="5C356FB0" w14:textId="77777777" w:rsidR="00F15A80" w:rsidRPr="002D76EA" w:rsidRDefault="00F15A80" w:rsidP="006F3F02">
            <w:pPr>
              <w:snapToGrid w:val="0"/>
              <w:rPr>
                <w:rFonts w:eastAsia="Batang"/>
                <w:b/>
                <w:sz w:val="16"/>
                <w:szCs w:val="16"/>
              </w:rPr>
            </w:pPr>
            <w:r w:rsidRPr="002D76EA">
              <w:rPr>
                <w:b/>
              </w:rPr>
              <w:t>Aspect</w:t>
            </w:r>
          </w:p>
        </w:tc>
        <w:tc>
          <w:tcPr>
            <w:tcW w:w="1134" w:type="dxa"/>
            <w:shd w:val="clear" w:color="auto" w:fill="D9D9D9" w:themeFill="background1" w:themeFillShade="D9"/>
          </w:tcPr>
          <w:p w14:paraId="090A8F54" w14:textId="77777777" w:rsidR="00F15A80" w:rsidRDefault="00F15A80" w:rsidP="006F3F02">
            <w:pPr>
              <w:snapToGrid w:val="0"/>
              <w:rPr>
                <w:b/>
              </w:rPr>
            </w:pPr>
            <w:r>
              <w:rPr>
                <w:b/>
              </w:rPr>
              <w:t>Kardi</w:t>
            </w:r>
          </w:p>
          <w:p w14:paraId="75293B91" w14:textId="77777777" w:rsidR="00F15A80" w:rsidRPr="002D76EA" w:rsidRDefault="00F15A80" w:rsidP="006F3F02">
            <w:pPr>
              <w:snapToGrid w:val="0"/>
              <w:rPr>
                <w:b/>
              </w:rPr>
            </w:pPr>
            <w:r>
              <w:rPr>
                <w:b/>
              </w:rPr>
              <w:t>naliteit</w:t>
            </w:r>
          </w:p>
        </w:tc>
        <w:tc>
          <w:tcPr>
            <w:tcW w:w="4286" w:type="dxa"/>
            <w:shd w:val="clear" w:color="auto" w:fill="D9D9D9" w:themeFill="background1" w:themeFillShade="D9"/>
          </w:tcPr>
          <w:p w14:paraId="49DF1067" w14:textId="77777777" w:rsidR="00F15A80" w:rsidRPr="002D76EA" w:rsidRDefault="00F15A80" w:rsidP="006F3F02">
            <w:pPr>
              <w:snapToGrid w:val="0"/>
              <w:rPr>
                <w:rFonts w:eastAsia="Batang"/>
                <w:b/>
              </w:rPr>
            </w:pPr>
            <w:r w:rsidRPr="002D76EA">
              <w:rPr>
                <w:b/>
              </w:rPr>
              <w:t>Toelichting</w:t>
            </w:r>
          </w:p>
        </w:tc>
        <w:tc>
          <w:tcPr>
            <w:tcW w:w="1132" w:type="dxa"/>
            <w:gridSpan w:val="2"/>
            <w:shd w:val="clear" w:color="auto" w:fill="D9D9D9" w:themeFill="background1" w:themeFillShade="D9"/>
          </w:tcPr>
          <w:p w14:paraId="0D851A76" w14:textId="77777777" w:rsidR="00F15A80" w:rsidRDefault="00F15A80" w:rsidP="006F3F02">
            <w:pPr>
              <w:snapToGrid w:val="0"/>
              <w:rPr>
                <w:b/>
              </w:rPr>
            </w:pPr>
            <w:r>
              <w:rPr>
                <w:b/>
              </w:rPr>
              <w:t>In UML 2.5</w:t>
            </w:r>
          </w:p>
        </w:tc>
        <w:tc>
          <w:tcPr>
            <w:tcW w:w="286" w:type="dxa"/>
            <w:shd w:val="clear" w:color="auto" w:fill="D9D9D9" w:themeFill="background1" w:themeFillShade="D9"/>
          </w:tcPr>
          <w:p w14:paraId="4654C894" w14:textId="77777777" w:rsidR="00F15A80" w:rsidRDefault="00F15A80" w:rsidP="006F3F02">
            <w:pPr>
              <w:snapToGrid w:val="0"/>
              <w:rPr>
                <w:b/>
              </w:rPr>
            </w:pPr>
          </w:p>
        </w:tc>
        <w:tc>
          <w:tcPr>
            <w:tcW w:w="1100" w:type="dxa"/>
            <w:gridSpan w:val="3"/>
            <w:shd w:val="clear" w:color="auto" w:fill="D9D9D9" w:themeFill="background1" w:themeFillShade="D9"/>
          </w:tcPr>
          <w:p w14:paraId="3D9FB9F2" w14:textId="77777777" w:rsidR="00F15A80" w:rsidRPr="002D76EA" w:rsidRDefault="00F15A80" w:rsidP="006F3F02">
            <w:pPr>
              <w:snapToGrid w:val="0"/>
              <w:rPr>
                <w:b/>
              </w:rPr>
            </w:pPr>
            <w:r>
              <w:rPr>
                <w:b/>
              </w:rPr>
              <w:t>In EA</w:t>
            </w:r>
          </w:p>
        </w:tc>
      </w:tr>
      <w:tr w:rsidR="00F15A80" w:rsidRPr="00394E7E" w14:paraId="1B06BEDC" w14:textId="77777777" w:rsidTr="006F3F02">
        <w:trPr>
          <w:cantSplit/>
        </w:trPr>
        <w:tc>
          <w:tcPr>
            <w:tcW w:w="1951" w:type="dxa"/>
            <w:shd w:val="clear" w:color="auto" w:fill="auto"/>
          </w:tcPr>
          <w:p w14:paraId="1A74F17D" w14:textId="77777777" w:rsidR="00F15A80" w:rsidRPr="00394E7E" w:rsidRDefault="00F15A80" w:rsidP="006F3F02">
            <w:pPr>
              <w:snapToGrid w:val="0"/>
              <w:rPr>
                <w:rFonts w:eastAsia="Batang"/>
                <w:b/>
                <w:sz w:val="16"/>
                <w:szCs w:val="16"/>
              </w:rPr>
            </w:pPr>
            <w:r w:rsidRPr="00394E7E">
              <w:rPr>
                <w:rFonts w:eastAsia="Batang"/>
                <w:b/>
                <w:sz w:val="16"/>
                <w:szCs w:val="16"/>
              </w:rPr>
              <w:t xml:space="preserve">Naam </w:t>
            </w:r>
          </w:p>
        </w:tc>
        <w:tc>
          <w:tcPr>
            <w:tcW w:w="1134" w:type="dxa"/>
          </w:tcPr>
          <w:p w14:paraId="1360FD9D" w14:textId="77777777" w:rsidR="00F15A80" w:rsidRPr="00394E7E" w:rsidRDefault="00F15A80" w:rsidP="006F3F02">
            <w:pPr>
              <w:snapToGrid w:val="0"/>
              <w:rPr>
                <w:rFonts w:eastAsia="Batang"/>
              </w:rPr>
            </w:pPr>
            <w:r>
              <w:rPr>
                <w:rFonts w:eastAsia="Batang"/>
              </w:rPr>
              <w:t>1</w:t>
            </w:r>
          </w:p>
        </w:tc>
        <w:tc>
          <w:tcPr>
            <w:tcW w:w="4286" w:type="dxa"/>
            <w:shd w:val="clear" w:color="auto" w:fill="auto"/>
          </w:tcPr>
          <w:p w14:paraId="0AEE222A" w14:textId="77777777" w:rsidR="00F15A80" w:rsidRPr="00394E7E" w:rsidRDefault="00F15A80" w:rsidP="006F3F02">
            <w:pPr>
              <w:snapToGrid w:val="0"/>
              <w:rPr>
                <w:rFonts w:eastAsia="Batang"/>
              </w:rPr>
            </w:pPr>
            <w:r w:rsidRPr="00394E7E">
              <w:rPr>
                <w:rFonts w:eastAsia="Batang"/>
              </w:rPr>
              <w:t xml:space="preserve">De naam van </w:t>
            </w:r>
            <w:r>
              <w:rPr>
                <w:rFonts w:eastAsia="Batang"/>
              </w:rPr>
              <w:t>het</w:t>
            </w:r>
            <w:r w:rsidRPr="00394E7E">
              <w:rPr>
                <w:rFonts w:eastAsia="Batang"/>
              </w:rPr>
              <w:t xml:space="preserve"> </w:t>
            </w:r>
            <w:r>
              <w:rPr>
                <w:rFonts w:eastAsia="Batang"/>
              </w:rPr>
              <w:t>data-element</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Pr>
                <w:rFonts w:eastAsia="Batang"/>
              </w:rPr>
              <w:t>.</w:t>
            </w:r>
            <w:r w:rsidRPr="00394E7E">
              <w:rPr>
                <w:rFonts w:eastAsia="Batang"/>
              </w:rPr>
              <w:t xml:space="preserve"> </w:t>
            </w:r>
          </w:p>
        </w:tc>
        <w:tc>
          <w:tcPr>
            <w:tcW w:w="1132" w:type="dxa"/>
            <w:gridSpan w:val="2"/>
          </w:tcPr>
          <w:p w14:paraId="6CA16C96" w14:textId="77777777" w:rsidR="00F15A80" w:rsidRDefault="00F15A80" w:rsidP="006F3F02">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07CFB3B3" w14:textId="77777777" w:rsidR="00F15A80" w:rsidRPr="00B465B3" w:rsidRDefault="00F15A80" w:rsidP="006F3F02">
            <w:pPr>
              <w:snapToGrid w:val="0"/>
              <w:rPr>
                <w:i/>
                <w:noProof/>
                <w:color w:val="FF0000"/>
                <w:sz w:val="16"/>
                <w:szCs w:val="16"/>
              </w:rPr>
            </w:pPr>
            <w:r>
              <w:rPr>
                <w:rFonts w:eastAsia="Batang"/>
                <w:i/>
                <w:color w:val="FF0000"/>
                <w:sz w:val="16"/>
                <w:szCs w:val="16"/>
              </w:rPr>
              <w:t>element</w:t>
            </w:r>
          </w:p>
        </w:tc>
        <w:tc>
          <w:tcPr>
            <w:tcW w:w="286" w:type="dxa"/>
          </w:tcPr>
          <w:p w14:paraId="462DA195" w14:textId="77777777" w:rsidR="00F15A80" w:rsidRPr="00B465B3" w:rsidRDefault="00F15A80" w:rsidP="006F3F02">
            <w:pPr>
              <w:snapToGrid w:val="0"/>
              <w:rPr>
                <w:i/>
                <w:noProof/>
                <w:color w:val="FF0000"/>
                <w:sz w:val="16"/>
                <w:szCs w:val="16"/>
              </w:rPr>
            </w:pPr>
          </w:p>
        </w:tc>
        <w:tc>
          <w:tcPr>
            <w:tcW w:w="1100" w:type="dxa"/>
            <w:gridSpan w:val="3"/>
          </w:tcPr>
          <w:p w14:paraId="5F9CBCE0" w14:textId="77777777" w:rsidR="00F15A80" w:rsidRPr="00394E7E" w:rsidRDefault="00F15A80" w:rsidP="006F3F02">
            <w:pPr>
              <w:snapToGrid w:val="0"/>
              <w:rPr>
                <w:rFonts w:eastAsia="Batang"/>
              </w:rPr>
            </w:pPr>
            <w:r w:rsidRPr="00B465B3">
              <w:rPr>
                <w:i/>
                <w:noProof/>
                <w:color w:val="FF0000"/>
                <w:sz w:val="16"/>
                <w:szCs w:val="16"/>
              </w:rPr>
              <w:t xml:space="preserve">Name </w:t>
            </w:r>
          </w:p>
        </w:tc>
      </w:tr>
      <w:tr w:rsidR="00F15A80" w:rsidRPr="004C49A4" w14:paraId="00D963BF" w14:textId="77777777" w:rsidTr="006F3F02">
        <w:trPr>
          <w:cantSplit/>
        </w:trPr>
        <w:tc>
          <w:tcPr>
            <w:tcW w:w="1951" w:type="dxa"/>
            <w:shd w:val="clear" w:color="auto" w:fill="auto"/>
          </w:tcPr>
          <w:p w14:paraId="6CD4BD75" w14:textId="77777777" w:rsidR="00F15A80" w:rsidRPr="002217FD" w:rsidRDefault="00F15A80" w:rsidP="006F3F02">
            <w:pPr>
              <w:rPr>
                <w:b/>
                <w:noProof/>
                <w:sz w:val="16"/>
                <w:szCs w:val="16"/>
              </w:rPr>
            </w:pPr>
            <w:r w:rsidRPr="004866E1">
              <w:rPr>
                <w:rFonts w:eastAsia="Batang"/>
                <w:b/>
                <w:sz w:val="16"/>
                <w:szCs w:val="16"/>
              </w:rPr>
              <w:t>Definitie</w:t>
            </w:r>
          </w:p>
        </w:tc>
        <w:tc>
          <w:tcPr>
            <w:tcW w:w="1134" w:type="dxa"/>
          </w:tcPr>
          <w:p w14:paraId="387532E8" w14:textId="77777777" w:rsidR="00F15A80" w:rsidRPr="004866E1" w:rsidRDefault="00F15A80" w:rsidP="006F3F02">
            <w:pPr>
              <w:rPr>
                <w:rFonts w:eastAsia="Batang"/>
              </w:rPr>
            </w:pPr>
            <w:r>
              <w:rPr>
                <w:rFonts w:eastAsia="Batang"/>
              </w:rPr>
              <w:t>0..1</w:t>
            </w:r>
          </w:p>
        </w:tc>
        <w:tc>
          <w:tcPr>
            <w:tcW w:w="4286" w:type="dxa"/>
            <w:shd w:val="clear" w:color="auto" w:fill="auto"/>
          </w:tcPr>
          <w:p w14:paraId="032EBC6F" w14:textId="77777777" w:rsidR="00F15A80" w:rsidRPr="002217FD" w:rsidRDefault="00F15A80" w:rsidP="006F3F02">
            <w:pPr>
              <w:rPr>
                <w:noProof/>
              </w:rPr>
            </w:pPr>
            <w:r w:rsidRPr="004866E1">
              <w:rPr>
                <w:rFonts w:eastAsia="Batang"/>
              </w:rPr>
              <w:t xml:space="preserve">De beschrijving van de betekenis van </w:t>
            </w:r>
            <w:r>
              <w:rPr>
                <w:rFonts w:eastAsia="Batang"/>
              </w:rPr>
              <w:t>het data-element</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Pr>
                <w:rFonts w:eastAsia="Batang"/>
              </w:rPr>
              <w:t>.</w:t>
            </w:r>
            <w:r w:rsidRPr="004866E1">
              <w:rPr>
                <w:rFonts w:eastAsia="Batang"/>
              </w:rPr>
              <w:t xml:space="preserve"> </w:t>
            </w:r>
          </w:p>
        </w:tc>
        <w:tc>
          <w:tcPr>
            <w:tcW w:w="1132" w:type="dxa"/>
            <w:gridSpan w:val="2"/>
          </w:tcPr>
          <w:p w14:paraId="32FFB31C" w14:textId="77777777" w:rsidR="00F15A80" w:rsidRDefault="00F15A80" w:rsidP="006F3F02">
            <w:pPr>
              <w:tabs>
                <w:tab w:val="left" w:pos="836"/>
              </w:tabs>
              <w:rPr>
                <w:rFonts w:eastAsia="Batang"/>
                <w:i/>
                <w:color w:val="FF0000"/>
                <w:sz w:val="16"/>
                <w:szCs w:val="16"/>
              </w:rPr>
            </w:pPr>
            <w:r>
              <w:rPr>
                <w:rFonts w:eastAsia="Batang"/>
                <w:i/>
                <w:color w:val="FF0000"/>
                <w:sz w:val="16"/>
                <w:szCs w:val="16"/>
              </w:rPr>
              <w:t>Body van de metaclass Comment</w:t>
            </w:r>
          </w:p>
        </w:tc>
        <w:tc>
          <w:tcPr>
            <w:tcW w:w="286" w:type="dxa"/>
          </w:tcPr>
          <w:p w14:paraId="16870947" w14:textId="77777777" w:rsidR="00F15A80" w:rsidRDefault="00F15A80" w:rsidP="006F3F02">
            <w:pPr>
              <w:tabs>
                <w:tab w:val="left" w:pos="836"/>
              </w:tabs>
              <w:rPr>
                <w:rFonts w:eastAsia="Batang"/>
                <w:i/>
                <w:color w:val="FF0000"/>
                <w:sz w:val="16"/>
                <w:szCs w:val="16"/>
              </w:rPr>
            </w:pPr>
          </w:p>
        </w:tc>
        <w:tc>
          <w:tcPr>
            <w:tcW w:w="1100" w:type="dxa"/>
            <w:gridSpan w:val="3"/>
          </w:tcPr>
          <w:p w14:paraId="557B9393" w14:textId="77777777" w:rsidR="00F15A80" w:rsidRPr="004C49A4" w:rsidRDefault="00F15A80" w:rsidP="006F3F02">
            <w:pPr>
              <w:tabs>
                <w:tab w:val="left" w:pos="836"/>
              </w:tabs>
              <w:rPr>
                <w:i/>
                <w:noProof/>
                <w:sz w:val="16"/>
                <w:szCs w:val="16"/>
              </w:rPr>
            </w:pPr>
            <w:r>
              <w:rPr>
                <w:rFonts w:eastAsia="Batang"/>
                <w:i/>
                <w:color w:val="FF0000"/>
                <w:sz w:val="16"/>
                <w:szCs w:val="16"/>
              </w:rPr>
              <w:t xml:space="preserve">Notes </w:t>
            </w:r>
          </w:p>
        </w:tc>
      </w:tr>
      <w:tr w:rsidR="00F15A80" w14:paraId="58F4167D" w14:textId="77777777" w:rsidTr="00CF2EB8">
        <w:trPr>
          <w:gridAfter w:val="1"/>
          <w:wAfter w:w="60" w:type="dxa"/>
          <w:cantSplit/>
          <w:trHeight w:val="929"/>
        </w:trPr>
        <w:tc>
          <w:tcPr>
            <w:tcW w:w="1951" w:type="dxa"/>
            <w:shd w:val="clear" w:color="auto" w:fill="auto"/>
          </w:tcPr>
          <w:p w14:paraId="7987C73E" w14:textId="21BCCB7C" w:rsidR="00F15A80" w:rsidRDefault="00F15A80">
            <w:pPr>
              <w:rPr>
                <w:b/>
                <w:noProof/>
                <w:sz w:val="16"/>
                <w:szCs w:val="16"/>
              </w:rPr>
            </w:pPr>
            <w:r>
              <w:rPr>
                <w:b/>
                <w:noProof/>
                <w:sz w:val="16"/>
                <w:szCs w:val="16"/>
              </w:rPr>
              <w:t>Domein</w:t>
            </w:r>
            <w:r>
              <w:rPr>
                <w:b/>
                <w:noProof/>
                <w:sz w:val="16"/>
                <w:szCs w:val="16"/>
              </w:rPr>
              <w:br/>
            </w:r>
            <w:r w:rsidRPr="00A50387">
              <w:rPr>
                <w:i/>
                <w:noProof/>
                <w:sz w:val="16"/>
                <w:szCs w:val="16"/>
              </w:rPr>
              <w:t>(aspecten van een waarde/data)</w:t>
            </w:r>
          </w:p>
        </w:tc>
        <w:tc>
          <w:tcPr>
            <w:tcW w:w="1134" w:type="dxa"/>
          </w:tcPr>
          <w:p w14:paraId="68F3962C" w14:textId="77777777" w:rsidR="00F15A80" w:rsidRDefault="00F15A80" w:rsidP="006F3F02">
            <w:pPr>
              <w:rPr>
                <w:noProof/>
              </w:rPr>
            </w:pPr>
          </w:p>
          <w:p w14:paraId="7FC0BDF7" w14:textId="2CD6358F" w:rsidR="00F15A80" w:rsidRDefault="00F15A80" w:rsidP="006F3F02">
            <w:pPr>
              <w:rPr>
                <w:noProof/>
              </w:rPr>
            </w:pPr>
          </w:p>
        </w:tc>
        <w:tc>
          <w:tcPr>
            <w:tcW w:w="5182" w:type="dxa"/>
            <w:gridSpan w:val="2"/>
            <w:shd w:val="clear" w:color="auto" w:fill="auto"/>
          </w:tcPr>
          <w:p w14:paraId="2044A0A6" w14:textId="77777777" w:rsidR="00F15A80" w:rsidRDefault="00F15A80" w:rsidP="006F3F02">
            <w:pPr>
              <w:ind w:right="1296"/>
              <w:rPr>
                <w:noProof/>
              </w:rPr>
            </w:pPr>
          </w:p>
          <w:p w14:paraId="57C666FA" w14:textId="6FAE13B0" w:rsidR="00F15A80" w:rsidRPr="002217FD" w:rsidRDefault="00F15A80">
            <w:pPr>
              <w:ind w:right="1296"/>
              <w:rPr>
                <w:noProof/>
              </w:rPr>
            </w:pPr>
          </w:p>
        </w:tc>
        <w:tc>
          <w:tcPr>
            <w:tcW w:w="569" w:type="dxa"/>
            <w:gridSpan w:val="3"/>
          </w:tcPr>
          <w:p w14:paraId="71697C2E" w14:textId="77777777" w:rsidR="00F15A80" w:rsidRDefault="00F15A80" w:rsidP="006F3F02">
            <w:pPr>
              <w:rPr>
                <w:i/>
                <w:noProof/>
                <w:color w:val="FF0000"/>
                <w:sz w:val="16"/>
                <w:szCs w:val="16"/>
              </w:rPr>
            </w:pPr>
          </w:p>
        </w:tc>
        <w:tc>
          <w:tcPr>
            <w:tcW w:w="993" w:type="dxa"/>
          </w:tcPr>
          <w:p w14:paraId="76CDD81C" w14:textId="77777777" w:rsidR="00F15A80" w:rsidRDefault="00F15A80" w:rsidP="006F3F02">
            <w:pPr>
              <w:rPr>
                <w:i/>
                <w:noProof/>
                <w:color w:val="FF0000"/>
                <w:sz w:val="16"/>
                <w:szCs w:val="16"/>
              </w:rPr>
            </w:pPr>
          </w:p>
          <w:p w14:paraId="519EECED" w14:textId="04EA9C73" w:rsidR="00F15A80" w:rsidRDefault="00F15A80">
            <w:pPr>
              <w:rPr>
                <w:i/>
                <w:noProof/>
                <w:color w:val="FF0000"/>
                <w:sz w:val="16"/>
                <w:szCs w:val="16"/>
              </w:rPr>
            </w:pPr>
          </w:p>
        </w:tc>
      </w:tr>
      <w:tr w:rsidR="00F15A80" w14:paraId="3B4D711E" w14:textId="77777777" w:rsidTr="006F3F02">
        <w:trPr>
          <w:gridAfter w:val="1"/>
          <w:wAfter w:w="60" w:type="dxa"/>
          <w:cantSplit/>
          <w:trHeight w:val="1470"/>
        </w:trPr>
        <w:tc>
          <w:tcPr>
            <w:tcW w:w="1951" w:type="dxa"/>
            <w:shd w:val="clear" w:color="auto" w:fill="auto"/>
          </w:tcPr>
          <w:p w14:paraId="270FA3CF" w14:textId="77777777" w:rsidR="00F15A80" w:rsidRPr="000E1125" w:rsidRDefault="00F15A80" w:rsidP="006F3F02">
            <w:pPr>
              <w:pStyle w:val="Lijstalinea"/>
              <w:ind w:left="720"/>
              <w:rPr>
                <w:b/>
                <w:noProof/>
                <w:sz w:val="16"/>
                <w:szCs w:val="16"/>
              </w:rPr>
            </w:pPr>
            <w:r>
              <w:rPr>
                <w:b/>
                <w:noProof/>
                <w:sz w:val="16"/>
                <w:szCs w:val="16"/>
              </w:rPr>
              <w:t xml:space="preserve">- </w:t>
            </w:r>
            <w:r w:rsidRPr="000E1125">
              <w:rPr>
                <w:b/>
                <w:noProof/>
                <w:sz w:val="16"/>
                <w:szCs w:val="16"/>
              </w:rPr>
              <w:t xml:space="preserve">Lengte </w:t>
            </w:r>
          </w:p>
        </w:tc>
        <w:tc>
          <w:tcPr>
            <w:tcW w:w="1134" w:type="dxa"/>
          </w:tcPr>
          <w:p w14:paraId="1E0C1358" w14:textId="77777777" w:rsidR="00F15A80" w:rsidRPr="003C7AB6" w:rsidRDefault="00F15A80" w:rsidP="006F3F02">
            <w:pPr>
              <w:rPr>
                <w:noProof/>
              </w:rPr>
            </w:pPr>
            <w:r w:rsidRPr="003C7AB6">
              <w:rPr>
                <w:noProof/>
              </w:rPr>
              <w:t>0..1</w:t>
            </w:r>
          </w:p>
        </w:tc>
        <w:tc>
          <w:tcPr>
            <w:tcW w:w="5182" w:type="dxa"/>
            <w:gridSpan w:val="2"/>
            <w:shd w:val="clear" w:color="auto" w:fill="auto"/>
          </w:tcPr>
          <w:p w14:paraId="504ED3F6" w14:textId="77777777" w:rsidR="00F15A80" w:rsidRDefault="00F15A80" w:rsidP="006F3F02">
            <w:r>
              <w:t>De aanduiding van de lengte van een gegeven. Getallen kunnen altijd positief of negatief zijn.</w:t>
            </w:r>
          </w:p>
          <w:p w14:paraId="7B2658A9" w14:textId="77777777" w:rsidR="00F15A80" w:rsidRDefault="00F15A80" w:rsidP="006F3F02"/>
          <w:p w14:paraId="09243280" w14:textId="77777777" w:rsidR="00F15A80" w:rsidRDefault="00F15A80" w:rsidP="006F3F02">
            <w:pPr>
              <w:rPr>
                <w:i/>
                <w:iCs/>
              </w:rPr>
            </w:pPr>
            <w:r>
              <w:rPr>
                <w:i/>
                <w:iCs/>
              </w:rPr>
              <w:t xml:space="preserve">Bijvoorbeeld: </w:t>
            </w:r>
          </w:p>
          <w:p w14:paraId="4CB20994" w14:textId="77777777" w:rsidR="00F15A80" w:rsidRDefault="00F15A80" w:rsidP="006F3F02">
            <w:pPr>
              <w:rPr>
                <w:i/>
                <w:iCs/>
              </w:rPr>
            </w:pPr>
            <w:r>
              <w:rPr>
                <w:i/>
                <w:iCs/>
              </w:rPr>
              <w:t xml:space="preserve">‘1’ als de lengte exact 1 is; </w:t>
            </w:r>
          </w:p>
          <w:p w14:paraId="65264BA1" w14:textId="77777777" w:rsidR="00F15A80" w:rsidRDefault="00F15A80" w:rsidP="006F3F02">
            <w:pPr>
              <w:rPr>
                <w:i/>
                <w:iCs/>
              </w:rPr>
            </w:pPr>
            <w:r>
              <w:rPr>
                <w:i/>
                <w:iCs/>
              </w:rPr>
              <w:t xml:space="preserve">‘1..2’ als de lengte 1 tot en met 2 lang kan zijn;  </w:t>
            </w:r>
          </w:p>
          <w:p w14:paraId="093049AA" w14:textId="77777777" w:rsidR="00F15A80" w:rsidRDefault="00F15A80" w:rsidP="006F3F02">
            <w:r>
              <w:rPr>
                <w:i/>
                <w:iCs/>
              </w:rPr>
              <w:t>'‘1,2’ voor Decimale getallen met 1 cijfer voor de komma en 2 erna.</w:t>
            </w:r>
            <w:r>
              <w:t xml:space="preserve"> Dit is van -9,99 tot +9,99;</w:t>
            </w:r>
          </w:p>
          <w:p w14:paraId="1C86C0FF" w14:textId="77777777" w:rsidR="00F15A80" w:rsidRDefault="00F15A80" w:rsidP="006F3F02"/>
          <w:p w14:paraId="78A6BFFD" w14:textId="77777777" w:rsidR="00F15A80" w:rsidRPr="003D6BD3" w:rsidRDefault="00F15A80" w:rsidP="006F3F02">
            <w:pPr>
              <w:rPr>
                <w:strike/>
                <w:noProof/>
              </w:rPr>
            </w:pPr>
            <w:r>
              <w:t>Dit is verder toegelicht in hoofdstuk 3.</w:t>
            </w:r>
          </w:p>
        </w:tc>
        <w:tc>
          <w:tcPr>
            <w:tcW w:w="569" w:type="dxa"/>
            <w:gridSpan w:val="3"/>
          </w:tcPr>
          <w:p w14:paraId="30204672" w14:textId="77777777" w:rsidR="00F15A80" w:rsidRPr="000E1125" w:rsidRDefault="00F15A80" w:rsidP="006F3F02">
            <w:pPr>
              <w:rPr>
                <w:rFonts w:eastAsia="Batang"/>
                <w:i/>
                <w:noProof/>
                <w:sz w:val="16"/>
                <w:szCs w:val="16"/>
              </w:rPr>
            </w:pPr>
          </w:p>
        </w:tc>
        <w:tc>
          <w:tcPr>
            <w:tcW w:w="993" w:type="dxa"/>
          </w:tcPr>
          <w:p w14:paraId="613B4EDD" w14:textId="77777777" w:rsidR="00F15A80" w:rsidRPr="000E1125" w:rsidRDefault="00F15A80" w:rsidP="006F3F02">
            <w:pPr>
              <w:rPr>
                <w:rFonts w:eastAsia="Batang"/>
                <w:i/>
                <w:noProof/>
                <w:sz w:val="16"/>
                <w:szCs w:val="16"/>
              </w:rPr>
            </w:pPr>
            <w:r>
              <w:rPr>
                <w:rFonts w:eastAsia="Batang"/>
                <w:i/>
                <w:noProof/>
                <w:sz w:val="16"/>
                <w:szCs w:val="16"/>
              </w:rPr>
              <w:t>Tagged value</w:t>
            </w:r>
          </w:p>
        </w:tc>
      </w:tr>
      <w:tr w:rsidR="00F15A80" w14:paraId="63543180" w14:textId="77777777" w:rsidTr="006F3F02">
        <w:trPr>
          <w:gridAfter w:val="1"/>
          <w:wAfter w:w="60" w:type="dxa"/>
          <w:cantSplit/>
        </w:trPr>
        <w:tc>
          <w:tcPr>
            <w:tcW w:w="1951" w:type="dxa"/>
            <w:shd w:val="clear" w:color="auto" w:fill="auto"/>
          </w:tcPr>
          <w:p w14:paraId="24F956E7" w14:textId="77777777" w:rsidR="00F15A80" w:rsidRPr="00AB4131" w:rsidRDefault="00F15A80" w:rsidP="006F3F02">
            <w:pPr>
              <w:pStyle w:val="Lijstalinea"/>
              <w:numPr>
                <w:ilvl w:val="0"/>
                <w:numId w:val="12"/>
              </w:numPr>
              <w:rPr>
                <w:b/>
                <w:noProof/>
                <w:sz w:val="16"/>
                <w:szCs w:val="16"/>
              </w:rPr>
            </w:pPr>
            <w:r>
              <w:rPr>
                <w:b/>
                <w:noProof/>
                <w:sz w:val="16"/>
                <w:szCs w:val="16"/>
              </w:rPr>
              <w:t>Patroon</w:t>
            </w:r>
          </w:p>
        </w:tc>
        <w:tc>
          <w:tcPr>
            <w:tcW w:w="1134" w:type="dxa"/>
          </w:tcPr>
          <w:p w14:paraId="0C87AEF1" w14:textId="77777777" w:rsidR="00F15A80" w:rsidRDefault="00F15A80" w:rsidP="006F3F02">
            <w:pPr>
              <w:rPr>
                <w:noProof/>
              </w:rPr>
            </w:pPr>
            <w:r>
              <w:rPr>
                <w:noProof/>
              </w:rPr>
              <w:t>0..1</w:t>
            </w:r>
          </w:p>
        </w:tc>
        <w:tc>
          <w:tcPr>
            <w:tcW w:w="5182" w:type="dxa"/>
            <w:gridSpan w:val="2"/>
            <w:shd w:val="clear" w:color="auto" w:fill="auto"/>
          </w:tcPr>
          <w:p w14:paraId="4C4F10EB" w14:textId="77777777" w:rsidR="00F15A80" w:rsidRPr="002217FD" w:rsidRDefault="00F15A80" w:rsidP="006F3F02">
            <w:pPr>
              <w:rPr>
                <w:noProof/>
              </w:rPr>
            </w:pPr>
            <w:r w:rsidRPr="00BD6127">
              <w:rPr>
                <w:noProof/>
              </w:rPr>
              <w:t>De verzameling van waarden die gegevens van deze attribuutsoort kunnen hebben</w:t>
            </w:r>
            <w:r>
              <w:rPr>
                <w:noProof/>
              </w:rPr>
              <w:t>, oftewel het waarden</w:t>
            </w:r>
            <w:r w:rsidRPr="00BD6127">
              <w:rPr>
                <w:noProof/>
              </w:rPr>
              <w:t>bereik</w:t>
            </w:r>
            <w:r>
              <w:rPr>
                <w:noProof/>
              </w:rPr>
              <w:t xml:space="preserve">, uitgedrukt in een specifieke structuur. </w:t>
            </w:r>
          </w:p>
        </w:tc>
        <w:tc>
          <w:tcPr>
            <w:tcW w:w="569" w:type="dxa"/>
            <w:gridSpan w:val="3"/>
          </w:tcPr>
          <w:p w14:paraId="1048D826" w14:textId="77777777" w:rsidR="00F15A80" w:rsidRPr="004C49A4" w:rsidRDefault="00F15A80" w:rsidP="006F3F02">
            <w:pPr>
              <w:rPr>
                <w:rFonts w:eastAsia="Batang"/>
                <w:i/>
                <w:noProof/>
                <w:sz w:val="16"/>
                <w:szCs w:val="16"/>
              </w:rPr>
            </w:pPr>
          </w:p>
        </w:tc>
        <w:tc>
          <w:tcPr>
            <w:tcW w:w="993" w:type="dxa"/>
          </w:tcPr>
          <w:p w14:paraId="5598D5F0" w14:textId="77777777" w:rsidR="00F15A80" w:rsidRDefault="00F15A80" w:rsidP="006F3F02">
            <w:pPr>
              <w:rPr>
                <w:i/>
                <w:noProof/>
                <w:color w:val="FF0000"/>
                <w:sz w:val="16"/>
                <w:szCs w:val="16"/>
              </w:rPr>
            </w:pPr>
            <w:r w:rsidRPr="004C49A4">
              <w:rPr>
                <w:rFonts w:eastAsia="Batang"/>
                <w:i/>
                <w:noProof/>
                <w:sz w:val="16"/>
                <w:szCs w:val="16"/>
              </w:rPr>
              <w:t xml:space="preserve">Tagged value </w:t>
            </w:r>
          </w:p>
        </w:tc>
      </w:tr>
      <w:tr w:rsidR="00F15A80" w14:paraId="6A09C3BD" w14:textId="77777777" w:rsidTr="006F3F02">
        <w:trPr>
          <w:gridAfter w:val="1"/>
          <w:wAfter w:w="60" w:type="dxa"/>
          <w:cantSplit/>
        </w:trPr>
        <w:tc>
          <w:tcPr>
            <w:tcW w:w="1951" w:type="dxa"/>
            <w:shd w:val="clear" w:color="auto" w:fill="auto"/>
          </w:tcPr>
          <w:p w14:paraId="2FFBE91F" w14:textId="77777777" w:rsidR="00F15A80" w:rsidRDefault="00F15A80" w:rsidP="006F3F02">
            <w:pPr>
              <w:pStyle w:val="Lijstalinea"/>
              <w:numPr>
                <w:ilvl w:val="0"/>
                <w:numId w:val="12"/>
              </w:numPr>
              <w:rPr>
                <w:b/>
                <w:noProof/>
                <w:sz w:val="16"/>
                <w:szCs w:val="16"/>
              </w:rPr>
            </w:pPr>
            <w:r>
              <w:rPr>
                <w:b/>
                <w:noProof/>
                <w:sz w:val="16"/>
                <w:szCs w:val="16"/>
              </w:rPr>
              <w:t>Formeel patroon</w:t>
            </w:r>
          </w:p>
        </w:tc>
        <w:tc>
          <w:tcPr>
            <w:tcW w:w="1134" w:type="dxa"/>
          </w:tcPr>
          <w:p w14:paraId="6E2B1A22" w14:textId="77777777" w:rsidR="00F15A80" w:rsidRDefault="00F15A80" w:rsidP="006F3F02">
            <w:pPr>
              <w:rPr>
                <w:noProof/>
              </w:rPr>
            </w:pPr>
            <w:r>
              <w:rPr>
                <w:noProof/>
              </w:rPr>
              <w:t>0..1</w:t>
            </w:r>
          </w:p>
        </w:tc>
        <w:tc>
          <w:tcPr>
            <w:tcW w:w="5182" w:type="dxa"/>
            <w:gridSpan w:val="2"/>
            <w:shd w:val="clear" w:color="auto" w:fill="auto"/>
          </w:tcPr>
          <w:p w14:paraId="06967C52" w14:textId="77777777" w:rsidR="00F15A80" w:rsidRPr="002217FD" w:rsidRDefault="00F15A80" w:rsidP="006F3F02">
            <w:pPr>
              <w:rPr>
                <w:noProof/>
              </w:rPr>
            </w:pPr>
            <w:r>
              <w:rPr>
                <w:noProof/>
              </w:rPr>
              <w:t xml:space="preserve">Zoals patroon, formeel vastgelegd (met een reguliere expressie), </w:t>
            </w:r>
            <w:r>
              <w:rPr>
                <w:rStyle w:val="s1"/>
              </w:rPr>
              <w:t>uitgedrukt in een formele taal die door de computer wordt herkend.</w:t>
            </w:r>
          </w:p>
        </w:tc>
        <w:tc>
          <w:tcPr>
            <w:tcW w:w="569" w:type="dxa"/>
            <w:gridSpan w:val="3"/>
          </w:tcPr>
          <w:p w14:paraId="562C13E7" w14:textId="77777777" w:rsidR="00F15A80" w:rsidRPr="004C49A4" w:rsidRDefault="00F15A80" w:rsidP="006F3F02">
            <w:pPr>
              <w:rPr>
                <w:rFonts w:eastAsia="Batang"/>
                <w:i/>
                <w:noProof/>
                <w:sz w:val="16"/>
                <w:szCs w:val="16"/>
              </w:rPr>
            </w:pPr>
          </w:p>
        </w:tc>
        <w:tc>
          <w:tcPr>
            <w:tcW w:w="993" w:type="dxa"/>
          </w:tcPr>
          <w:p w14:paraId="74047502" w14:textId="77777777" w:rsidR="00F15A80" w:rsidRPr="004C49A4" w:rsidRDefault="00F15A80" w:rsidP="006F3F02">
            <w:pPr>
              <w:rPr>
                <w:rFonts w:eastAsia="Batang"/>
                <w:i/>
                <w:noProof/>
                <w:sz w:val="16"/>
                <w:szCs w:val="16"/>
              </w:rPr>
            </w:pPr>
            <w:r w:rsidRPr="004C49A4">
              <w:rPr>
                <w:rFonts w:eastAsia="Batang"/>
                <w:i/>
                <w:noProof/>
                <w:sz w:val="16"/>
                <w:szCs w:val="16"/>
              </w:rPr>
              <w:t xml:space="preserve">Tagged value </w:t>
            </w:r>
          </w:p>
        </w:tc>
      </w:tr>
      <w:tr w:rsidR="00873271" w:rsidRPr="004C49A4" w14:paraId="763E525D" w14:textId="77777777" w:rsidTr="00873271">
        <w:trPr>
          <w:gridAfter w:val="1"/>
          <w:wAfter w:w="60" w:type="dxa"/>
          <w:cantSplit/>
        </w:trPr>
        <w:tc>
          <w:tcPr>
            <w:tcW w:w="1951" w:type="dxa"/>
            <w:shd w:val="clear" w:color="auto" w:fill="auto"/>
          </w:tcPr>
          <w:p w14:paraId="70A2F9E5" w14:textId="77777777" w:rsidR="00873271" w:rsidRPr="002217FD" w:rsidRDefault="00873271" w:rsidP="00873271">
            <w:pPr>
              <w:pStyle w:val="Lijstalinea"/>
              <w:ind w:left="720" w:hanging="360"/>
              <w:rPr>
                <w:b/>
                <w:noProof/>
                <w:sz w:val="16"/>
                <w:szCs w:val="16"/>
              </w:rPr>
            </w:pPr>
            <w:r w:rsidRPr="002217FD">
              <w:rPr>
                <w:b/>
                <w:noProof/>
                <w:sz w:val="16"/>
                <w:szCs w:val="16"/>
              </w:rPr>
              <w:t xml:space="preserve">Herkomst </w:t>
            </w:r>
          </w:p>
        </w:tc>
        <w:tc>
          <w:tcPr>
            <w:tcW w:w="1134" w:type="dxa"/>
          </w:tcPr>
          <w:p w14:paraId="3759BDDA" w14:textId="77777777" w:rsidR="00873271" w:rsidRPr="002217FD" w:rsidRDefault="00873271" w:rsidP="006F3F02">
            <w:pPr>
              <w:rPr>
                <w:noProof/>
              </w:rPr>
            </w:pPr>
            <w:r>
              <w:rPr>
                <w:noProof/>
              </w:rPr>
              <w:t>1</w:t>
            </w:r>
          </w:p>
        </w:tc>
        <w:tc>
          <w:tcPr>
            <w:tcW w:w="5182" w:type="dxa"/>
            <w:gridSpan w:val="2"/>
            <w:shd w:val="clear" w:color="auto" w:fill="auto"/>
          </w:tcPr>
          <w:p w14:paraId="08D5312F" w14:textId="0992D1BB" w:rsidR="00873271" w:rsidRPr="002217FD" w:rsidRDefault="00873271" w:rsidP="006F3F02">
            <w:pPr>
              <w:rPr>
                <w:noProof/>
              </w:rPr>
            </w:pPr>
            <w:r w:rsidRPr="002217FD">
              <w:rPr>
                <w:noProof/>
              </w:rPr>
              <w:t xml:space="preserve">De </w:t>
            </w:r>
            <w:r>
              <w:rPr>
                <w:noProof/>
              </w:rPr>
              <w:t>registratie</w:t>
            </w:r>
            <w:r w:rsidRPr="002217FD">
              <w:rPr>
                <w:noProof/>
              </w:rPr>
              <w:t xml:space="preserve"> of het informatiemodel waaraan </w:t>
            </w:r>
            <w:r>
              <w:rPr>
                <w:noProof/>
              </w:rPr>
              <w:t>het</w:t>
            </w:r>
            <w:r w:rsidRPr="002217FD">
              <w:rPr>
                <w:noProof/>
              </w:rPr>
              <w:t xml:space="preserve"> </w:t>
            </w:r>
            <w:r w:rsidR="0084661D">
              <w:rPr>
                <w:noProof/>
              </w:rPr>
              <w:t>Gestructureerd datatype</w:t>
            </w:r>
            <w:r w:rsidRPr="002217FD">
              <w:rPr>
                <w:noProof/>
              </w:rPr>
              <w:t xml:space="preserve"> ontleend is </w:t>
            </w:r>
            <w:r w:rsidRPr="00873271">
              <w:rPr>
                <w:noProof/>
              </w:rPr>
              <w:t>dan wel de eigen organisatie indien het door de eigen organisatie toegevoegd is.</w:t>
            </w:r>
          </w:p>
        </w:tc>
        <w:tc>
          <w:tcPr>
            <w:tcW w:w="569" w:type="dxa"/>
            <w:gridSpan w:val="3"/>
          </w:tcPr>
          <w:p w14:paraId="75CC9B82" w14:textId="77777777" w:rsidR="00873271" w:rsidRPr="00873271" w:rsidRDefault="00873271" w:rsidP="006F3F02">
            <w:pPr>
              <w:rPr>
                <w:rFonts w:eastAsia="Batang"/>
                <w:i/>
                <w:noProof/>
                <w:sz w:val="16"/>
                <w:szCs w:val="16"/>
              </w:rPr>
            </w:pPr>
          </w:p>
        </w:tc>
        <w:tc>
          <w:tcPr>
            <w:tcW w:w="993" w:type="dxa"/>
          </w:tcPr>
          <w:p w14:paraId="4576B659" w14:textId="77777777" w:rsidR="00873271" w:rsidRPr="00873271" w:rsidRDefault="00873271" w:rsidP="006F3F02">
            <w:pPr>
              <w:rPr>
                <w:rFonts w:eastAsia="Batang"/>
                <w:i/>
                <w:noProof/>
                <w:sz w:val="16"/>
                <w:szCs w:val="16"/>
              </w:rPr>
            </w:pPr>
            <w:r w:rsidRPr="00873271">
              <w:rPr>
                <w:rFonts w:eastAsia="Batang"/>
                <w:i/>
                <w:noProof/>
                <w:sz w:val="16"/>
                <w:szCs w:val="16"/>
              </w:rPr>
              <w:t xml:space="preserve">Tagged value </w:t>
            </w:r>
          </w:p>
        </w:tc>
      </w:tr>
      <w:tr w:rsidR="00873271" w:rsidRPr="004C49A4" w14:paraId="7DC5C86E" w14:textId="77777777" w:rsidTr="00873271">
        <w:trPr>
          <w:gridAfter w:val="1"/>
          <w:wAfter w:w="60" w:type="dxa"/>
          <w:cantSplit/>
        </w:trPr>
        <w:tc>
          <w:tcPr>
            <w:tcW w:w="1951" w:type="dxa"/>
            <w:shd w:val="clear" w:color="auto" w:fill="auto"/>
          </w:tcPr>
          <w:p w14:paraId="69D51B81" w14:textId="77777777" w:rsidR="00873271" w:rsidRPr="002217FD" w:rsidRDefault="00873271" w:rsidP="00873271">
            <w:pPr>
              <w:pStyle w:val="Lijstalinea"/>
              <w:ind w:left="720" w:hanging="360"/>
              <w:rPr>
                <w:b/>
                <w:noProof/>
                <w:sz w:val="16"/>
                <w:szCs w:val="16"/>
              </w:rPr>
            </w:pPr>
            <w:r w:rsidRPr="00873271">
              <w:rPr>
                <w:b/>
                <w:noProof/>
                <w:sz w:val="16"/>
                <w:szCs w:val="16"/>
              </w:rPr>
              <w:t>Datum opname</w:t>
            </w:r>
          </w:p>
        </w:tc>
        <w:tc>
          <w:tcPr>
            <w:tcW w:w="1134" w:type="dxa"/>
          </w:tcPr>
          <w:p w14:paraId="2F8D25DD" w14:textId="77777777" w:rsidR="00873271" w:rsidRPr="00873271" w:rsidRDefault="00873271" w:rsidP="006F3F02">
            <w:pPr>
              <w:rPr>
                <w:noProof/>
              </w:rPr>
            </w:pPr>
            <w:r w:rsidRPr="00873271">
              <w:rPr>
                <w:noProof/>
              </w:rPr>
              <w:t>1</w:t>
            </w:r>
          </w:p>
        </w:tc>
        <w:tc>
          <w:tcPr>
            <w:tcW w:w="5182" w:type="dxa"/>
            <w:gridSpan w:val="2"/>
            <w:shd w:val="clear" w:color="auto" w:fill="auto"/>
          </w:tcPr>
          <w:p w14:paraId="54F26EBE" w14:textId="5B79912F" w:rsidR="00873271" w:rsidRPr="00873271" w:rsidRDefault="00873271" w:rsidP="006F3F02">
            <w:pPr>
              <w:rPr>
                <w:noProof/>
              </w:rPr>
            </w:pPr>
            <w:r w:rsidRPr="00873271">
              <w:rPr>
                <w:noProof/>
              </w:rPr>
              <w:t xml:space="preserve">De datum waarop het </w:t>
            </w:r>
            <w:r w:rsidR="0084661D">
              <w:rPr>
                <w:noProof/>
              </w:rPr>
              <w:t>Gestructureerd datatype</w:t>
            </w:r>
            <w:r w:rsidRPr="00873271">
              <w:rPr>
                <w:noProof/>
              </w:rPr>
              <w:t xml:space="preserve"> is opgenomen in het informatiemodel.</w:t>
            </w:r>
          </w:p>
        </w:tc>
        <w:tc>
          <w:tcPr>
            <w:tcW w:w="569" w:type="dxa"/>
            <w:gridSpan w:val="3"/>
          </w:tcPr>
          <w:p w14:paraId="738F5898" w14:textId="77777777" w:rsidR="00873271" w:rsidRPr="00CA78F0" w:rsidRDefault="00873271" w:rsidP="006F3F02">
            <w:pPr>
              <w:rPr>
                <w:rFonts w:eastAsia="Batang"/>
                <w:i/>
                <w:noProof/>
                <w:sz w:val="16"/>
                <w:szCs w:val="16"/>
              </w:rPr>
            </w:pPr>
          </w:p>
        </w:tc>
        <w:tc>
          <w:tcPr>
            <w:tcW w:w="993" w:type="dxa"/>
          </w:tcPr>
          <w:p w14:paraId="5D46BCCC" w14:textId="77777777" w:rsidR="00873271" w:rsidRPr="00873271" w:rsidRDefault="00873271" w:rsidP="006F3F02">
            <w:pPr>
              <w:rPr>
                <w:rFonts w:eastAsia="Batang"/>
                <w:i/>
                <w:noProof/>
                <w:sz w:val="16"/>
                <w:szCs w:val="16"/>
              </w:rPr>
            </w:pPr>
            <w:r>
              <w:rPr>
                <w:rFonts w:eastAsia="Batang"/>
                <w:i/>
                <w:noProof/>
                <w:sz w:val="16"/>
                <w:szCs w:val="16"/>
              </w:rPr>
              <w:t>Tagged value</w:t>
            </w:r>
          </w:p>
        </w:tc>
      </w:tr>
    </w:tbl>
    <w:p w14:paraId="36073C05" w14:textId="77777777" w:rsidR="00735705" w:rsidRDefault="00735705" w:rsidP="00237C7F"/>
    <w:p w14:paraId="02F2C40C" w14:textId="77777777" w:rsidR="00F87CB1" w:rsidRDefault="00F87CB1">
      <w:pPr>
        <w:contextualSpacing w:val="0"/>
        <w:rPr>
          <w:b/>
        </w:rPr>
      </w:pPr>
      <w:r>
        <w:rPr>
          <w:b/>
        </w:rPr>
        <w:br w:type="page"/>
      </w:r>
    </w:p>
    <w:p w14:paraId="1D4F894A" w14:textId="2673F32C" w:rsidR="00B35EEF" w:rsidRPr="00237C7F" w:rsidRDefault="00B35EEF" w:rsidP="00237C7F">
      <w:pPr>
        <w:rPr>
          <w:b/>
        </w:rPr>
      </w:pPr>
      <w:r w:rsidRPr="00237C7F">
        <w:rPr>
          <w:b/>
        </w:rPr>
        <w:lastRenderedPageBreak/>
        <w:t>Specificatie voor «</w:t>
      </w:r>
      <w:r w:rsidR="0084661D">
        <w:rPr>
          <w:b/>
        </w:rPr>
        <w:t>Gestructureerd datatype</w:t>
      </w:r>
      <w:r w:rsidRPr="00237C7F">
        <w:rPr>
          <w:b/>
        </w:rPr>
        <w:t>»</w:t>
      </w:r>
      <w:bookmarkEnd w:id="78"/>
    </w:p>
    <w:p w14:paraId="0F529116" w14:textId="72D4D429" w:rsidR="00B35EEF" w:rsidRDefault="00237C7F" w:rsidP="00B35EEF">
      <w:pPr>
        <w:pStyle w:val="Lijstalinea"/>
        <w:keepNext/>
        <w:ind w:left="1458" w:hanging="1458"/>
      </w:pPr>
      <w:r>
        <w:rPr>
          <w:rFonts w:eastAsia="Batang"/>
        </w:rPr>
        <w:t xml:space="preserve">Voor </w:t>
      </w:r>
      <w:r w:rsidR="00CA4AFB">
        <w:rPr>
          <w:rFonts w:eastAsia="Batang"/>
        </w:rPr>
        <w:t>Gestructureerde d</w:t>
      </w:r>
      <w:r w:rsidR="00B35EEF">
        <w:rPr>
          <w:rFonts w:eastAsia="Batang"/>
        </w:rPr>
        <w:t>atatype</w:t>
      </w:r>
      <w:r>
        <w:rPr>
          <w:rFonts w:eastAsia="Batang"/>
        </w:rPr>
        <w:t>n</w:t>
      </w:r>
      <w:r w:rsidR="00B35EEF" w:rsidRPr="004866E1">
        <w:rPr>
          <w:rFonts w:eastAsia="Batang"/>
        </w:rPr>
        <w:t xml:space="preserve"> worden de volgende aspecten gespecificeerd:</w:t>
      </w:r>
    </w:p>
    <w:tbl>
      <w:tblPr>
        <w:tblW w:w="9781" w:type="dxa"/>
        <w:tblLayout w:type="fixed"/>
        <w:tblCellMar>
          <w:top w:w="113" w:type="dxa"/>
        </w:tblCellMar>
        <w:tblLook w:val="0000" w:firstRow="0" w:lastRow="0" w:firstColumn="0" w:lastColumn="0" w:noHBand="0" w:noVBand="0"/>
      </w:tblPr>
      <w:tblGrid>
        <w:gridCol w:w="1985"/>
        <w:gridCol w:w="992"/>
        <w:gridCol w:w="4253"/>
        <w:gridCol w:w="1417"/>
        <w:gridCol w:w="1134"/>
      </w:tblGrid>
      <w:tr w:rsidR="00B35EEF" w:rsidRPr="002D76EA" w14:paraId="41A82D76" w14:textId="77777777" w:rsidTr="005C2C6F">
        <w:trPr>
          <w:cantSplit/>
        </w:trPr>
        <w:tc>
          <w:tcPr>
            <w:tcW w:w="1985" w:type="dxa"/>
            <w:shd w:val="clear" w:color="auto" w:fill="D9D9D9" w:themeFill="background1" w:themeFillShade="D9"/>
          </w:tcPr>
          <w:p w14:paraId="6D94AB1E" w14:textId="77777777" w:rsidR="00B35EEF" w:rsidRPr="002D76EA" w:rsidRDefault="00B35EEF" w:rsidP="005C2C6F">
            <w:pPr>
              <w:snapToGrid w:val="0"/>
              <w:rPr>
                <w:rFonts w:eastAsia="Batang"/>
                <w:b/>
                <w:sz w:val="16"/>
                <w:szCs w:val="16"/>
              </w:rPr>
            </w:pPr>
            <w:r w:rsidRPr="002D76EA">
              <w:rPr>
                <w:b/>
              </w:rPr>
              <w:t>Aspect</w:t>
            </w:r>
          </w:p>
        </w:tc>
        <w:tc>
          <w:tcPr>
            <w:tcW w:w="992" w:type="dxa"/>
            <w:shd w:val="clear" w:color="auto" w:fill="D9D9D9" w:themeFill="background1" w:themeFillShade="D9"/>
          </w:tcPr>
          <w:p w14:paraId="7B758B97" w14:textId="77777777" w:rsidR="00B35EEF" w:rsidRDefault="00B35EEF" w:rsidP="005C2C6F">
            <w:pPr>
              <w:snapToGrid w:val="0"/>
              <w:rPr>
                <w:b/>
              </w:rPr>
            </w:pPr>
            <w:r>
              <w:rPr>
                <w:b/>
              </w:rPr>
              <w:t>Kardi</w:t>
            </w:r>
          </w:p>
          <w:p w14:paraId="67791D0F" w14:textId="77777777" w:rsidR="00B35EEF" w:rsidRPr="002D76EA" w:rsidRDefault="00B35EEF" w:rsidP="005C2C6F">
            <w:pPr>
              <w:snapToGrid w:val="0"/>
              <w:rPr>
                <w:b/>
              </w:rPr>
            </w:pPr>
            <w:r>
              <w:rPr>
                <w:b/>
              </w:rPr>
              <w:t>naliteit</w:t>
            </w:r>
          </w:p>
        </w:tc>
        <w:tc>
          <w:tcPr>
            <w:tcW w:w="4253" w:type="dxa"/>
            <w:shd w:val="clear" w:color="auto" w:fill="D9D9D9" w:themeFill="background1" w:themeFillShade="D9"/>
          </w:tcPr>
          <w:p w14:paraId="2C5CB65F" w14:textId="77777777" w:rsidR="00B35EEF" w:rsidRPr="002D76EA" w:rsidRDefault="00B35EEF" w:rsidP="005C2C6F">
            <w:pPr>
              <w:snapToGrid w:val="0"/>
              <w:rPr>
                <w:rFonts w:eastAsia="Batang"/>
                <w:b/>
              </w:rPr>
            </w:pPr>
            <w:r w:rsidRPr="002D76EA">
              <w:rPr>
                <w:b/>
              </w:rPr>
              <w:t>Toelichting</w:t>
            </w:r>
          </w:p>
        </w:tc>
        <w:tc>
          <w:tcPr>
            <w:tcW w:w="1417" w:type="dxa"/>
            <w:shd w:val="clear" w:color="auto" w:fill="D9D9D9" w:themeFill="background1" w:themeFillShade="D9"/>
          </w:tcPr>
          <w:p w14:paraId="7BCD1FE4" w14:textId="77777777" w:rsidR="00B35EEF" w:rsidRDefault="00B35EEF" w:rsidP="005C2C6F">
            <w:pPr>
              <w:snapToGrid w:val="0"/>
              <w:rPr>
                <w:b/>
              </w:rPr>
            </w:pPr>
            <w:r>
              <w:rPr>
                <w:b/>
              </w:rPr>
              <w:t>In UML 2.5</w:t>
            </w:r>
          </w:p>
        </w:tc>
        <w:tc>
          <w:tcPr>
            <w:tcW w:w="1134" w:type="dxa"/>
            <w:shd w:val="clear" w:color="auto" w:fill="D9D9D9" w:themeFill="background1" w:themeFillShade="D9"/>
          </w:tcPr>
          <w:p w14:paraId="074D75AD" w14:textId="77777777" w:rsidR="00B35EEF" w:rsidRPr="002D76EA" w:rsidRDefault="00B35EEF" w:rsidP="005C2C6F">
            <w:pPr>
              <w:snapToGrid w:val="0"/>
              <w:rPr>
                <w:b/>
              </w:rPr>
            </w:pPr>
            <w:r>
              <w:rPr>
                <w:b/>
              </w:rPr>
              <w:t>In EA</w:t>
            </w:r>
          </w:p>
        </w:tc>
      </w:tr>
      <w:tr w:rsidR="00B35EEF" w:rsidRPr="00394E7E" w14:paraId="0ADEA294" w14:textId="77777777" w:rsidTr="005C2C6F">
        <w:trPr>
          <w:cantSplit/>
        </w:trPr>
        <w:tc>
          <w:tcPr>
            <w:tcW w:w="1985" w:type="dxa"/>
            <w:shd w:val="clear" w:color="auto" w:fill="auto"/>
          </w:tcPr>
          <w:p w14:paraId="6BE4E9DF"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992" w:type="dxa"/>
          </w:tcPr>
          <w:p w14:paraId="47ED0054" w14:textId="77777777" w:rsidR="00B35EEF" w:rsidRPr="00394E7E" w:rsidRDefault="00B35EEF" w:rsidP="005C2C6F">
            <w:pPr>
              <w:snapToGrid w:val="0"/>
              <w:rPr>
                <w:rFonts w:eastAsia="Batang"/>
              </w:rPr>
            </w:pPr>
            <w:r>
              <w:rPr>
                <w:rFonts w:eastAsia="Batang"/>
              </w:rPr>
              <w:t>1</w:t>
            </w:r>
          </w:p>
        </w:tc>
        <w:tc>
          <w:tcPr>
            <w:tcW w:w="4253" w:type="dxa"/>
            <w:shd w:val="clear" w:color="auto" w:fill="auto"/>
          </w:tcPr>
          <w:p w14:paraId="6A327B24" w14:textId="3D5B1ED4" w:rsidR="00B35EEF" w:rsidRPr="00394E7E" w:rsidRDefault="00B35EEF" w:rsidP="00CF7F3F">
            <w:pPr>
              <w:snapToGrid w:val="0"/>
              <w:rPr>
                <w:rFonts w:eastAsia="Batang"/>
              </w:rPr>
            </w:pPr>
            <w:r w:rsidRPr="00394E7E">
              <w:rPr>
                <w:rFonts w:eastAsia="Batang"/>
              </w:rPr>
              <w:t xml:space="preserve">De naam van </w:t>
            </w:r>
            <w:r w:rsidR="00CF7F3F">
              <w:rPr>
                <w:rFonts w:eastAsia="Batang"/>
              </w:rPr>
              <w:t>het</w:t>
            </w:r>
            <w:r w:rsidR="00CF7F3F" w:rsidRPr="00394E7E">
              <w:rPr>
                <w:rFonts w:eastAsia="Batang"/>
              </w:rPr>
              <w:t xml:space="preserve"> </w:t>
            </w:r>
            <w:r w:rsidR="0084661D">
              <w:rPr>
                <w:rFonts w:eastAsia="Batang"/>
              </w:rPr>
              <w:t>Gestructureerd datatype</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sidR="00CF7F3F">
              <w:rPr>
                <w:rFonts w:eastAsia="Batang"/>
              </w:rPr>
              <w:t>.</w:t>
            </w:r>
            <w:r w:rsidRPr="00394E7E">
              <w:rPr>
                <w:rFonts w:eastAsia="Batang"/>
              </w:rPr>
              <w:t xml:space="preserve"> </w:t>
            </w:r>
          </w:p>
        </w:tc>
        <w:tc>
          <w:tcPr>
            <w:tcW w:w="1417" w:type="dxa"/>
          </w:tcPr>
          <w:p w14:paraId="2DAB121C" w14:textId="6D7CABC6" w:rsidR="00B35EEF" w:rsidRPr="00B465B3" w:rsidRDefault="00B35EEF" w:rsidP="005C2C6F">
            <w:pPr>
              <w:snapToGrid w:val="0"/>
              <w:ind w:left="-105" w:right="-249"/>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 xml:space="preserve">metaclass </w:t>
            </w:r>
            <w:r w:rsidR="002E3969">
              <w:rPr>
                <w:rFonts w:eastAsia="Batang"/>
                <w:i/>
                <w:color w:val="FF0000"/>
                <w:sz w:val="16"/>
                <w:szCs w:val="16"/>
              </w:rPr>
              <w:br/>
            </w:r>
            <w:r>
              <w:rPr>
                <w:rFonts w:eastAsia="Batang"/>
                <w:i/>
                <w:color w:val="FF0000"/>
                <w:sz w:val="16"/>
                <w:szCs w:val="16"/>
              </w:rPr>
              <w:t>Named</w:t>
            </w:r>
            <w:r w:rsidR="002E3969">
              <w:rPr>
                <w:rFonts w:eastAsia="Batang"/>
                <w:i/>
                <w:color w:val="FF0000"/>
                <w:sz w:val="16"/>
                <w:szCs w:val="16"/>
              </w:rPr>
              <w:br/>
            </w:r>
            <w:r>
              <w:rPr>
                <w:rFonts w:eastAsia="Batang"/>
                <w:i/>
                <w:color w:val="FF0000"/>
                <w:sz w:val="16"/>
                <w:szCs w:val="16"/>
              </w:rPr>
              <w:t>element</w:t>
            </w:r>
          </w:p>
        </w:tc>
        <w:tc>
          <w:tcPr>
            <w:tcW w:w="1134" w:type="dxa"/>
          </w:tcPr>
          <w:p w14:paraId="16E28395" w14:textId="77777777" w:rsidR="00B35EEF" w:rsidRPr="00394E7E" w:rsidRDefault="00B35EEF" w:rsidP="005C2C6F">
            <w:pPr>
              <w:snapToGrid w:val="0"/>
              <w:ind w:left="-105" w:right="-249"/>
              <w:rPr>
                <w:rFonts w:eastAsia="Batang"/>
              </w:rPr>
            </w:pPr>
            <w:r>
              <w:rPr>
                <w:i/>
                <w:noProof/>
                <w:color w:val="FF0000"/>
                <w:sz w:val="16"/>
                <w:szCs w:val="16"/>
              </w:rPr>
              <w:t>Name</w:t>
            </w:r>
          </w:p>
        </w:tc>
      </w:tr>
      <w:tr w:rsidR="00B35EEF" w:rsidRPr="004C49A4" w14:paraId="7087A775" w14:textId="77777777" w:rsidTr="005C2C6F">
        <w:trPr>
          <w:cantSplit/>
        </w:trPr>
        <w:tc>
          <w:tcPr>
            <w:tcW w:w="1985" w:type="dxa"/>
            <w:shd w:val="clear" w:color="auto" w:fill="auto"/>
          </w:tcPr>
          <w:p w14:paraId="1A0FCB21" w14:textId="77777777" w:rsidR="00B35EEF" w:rsidRPr="002217FD" w:rsidRDefault="00B35EEF" w:rsidP="005C2C6F">
            <w:pPr>
              <w:rPr>
                <w:b/>
                <w:noProof/>
                <w:sz w:val="16"/>
                <w:szCs w:val="16"/>
              </w:rPr>
            </w:pPr>
            <w:r w:rsidRPr="002217FD">
              <w:rPr>
                <w:b/>
                <w:noProof/>
                <w:sz w:val="16"/>
                <w:szCs w:val="16"/>
              </w:rPr>
              <w:t xml:space="preserve">Herkomst </w:t>
            </w:r>
          </w:p>
        </w:tc>
        <w:tc>
          <w:tcPr>
            <w:tcW w:w="992" w:type="dxa"/>
          </w:tcPr>
          <w:p w14:paraId="6AF06FC7" w14:textId="77777777" w:rsidR="00B35EEF" w:rsidRPr="002217FD" w:rsidRDefault="00B35EEF" w:rsidP="005C2C6F">
            <w:pPr>
              <w:rPr>
                <w:noProof/>
              </w:rPr>
            </w:pPr>
            <w:r>
              <w:rPr>
                <w:noProof/>
              </w:rPr>
              <w:t>1</w:t>
            </w:r>
          </w:p>
        </w:tc>
        <w:tc>
          <w:tcPr>
            <w:tcW w:w="4253" w:type="dxa"/>
            <w:shd w:val="clear" w:color="auto" w:fill="auto"/>
          </w:tcPr>
          <w:p w14:paraId="24FD0760" w14:textId="6C2BC6E0" w:rsidR="00B35EEF" w:rsidRPr="002217FD" w:rsidRDefault="00B35EEF" w:rsidP="00CF7F3F">
            <w:pPr>
              <w:rPr>
                <w:noProof/>
              </w:rPr>
            </w:pPr>
            <w:r w:rsidRPr="002217FD">
              <w:rPr>
                <w:noProof/>
              </w:rPr>
              <w:t xml:space="preserve">De </w:t>
            </w:r>
            <w:r>
              <w:rPr>
                <w:noProof/>
              </w:rPr>
              <w:t>registratie</w:t>
            </w:r>
            <w:r w:rsidRPr="002217FD">
              <w:rPr>
                <w:noProof/>
              </w:rPr>
              <w:t xml:space="preserve"> of het informatiemodel waaraan </w:t>
            </w:r>
            <w:r w:rsidR="00CF7F3F">
              <w:rPr>
                <w:noProof/>
              </w:rPr>
              <w:t>het</w:t>
            </w:r>
            <w:r w:rsidR="00CF7F3F" w:rsidRPr="002217FD">
              <w:rPr>
                <w:noProof/>
              </w:rPr>
              <w:t xml:space="preserve"> </w:t>
            </w:r>
            <w:r w:rsidR="0084661D">
              <w:rPr>
                <w:noProof/>
              </w:rPr>
              <w:t>Gestructureerd datatype</w:t>
            </w:r>
            <w:r w:rsidRPr="002217FD">
              <w:rPr>
                <w:noProof/>
              </w:rPr>
              <w:t xml:space="preserve"> ontleend is </w:t>
            </w:r>
            <w:r w:rsidRPr="002217FD">
              <w:rPr>
                <w:rFonts w:eastAsia="Batang"/>
                <w:noProof/>
              </w:rPr>
              <w:t>dan wel</w:t>
            </w:r>
            <w:r>
              <w:rPr>
                <w:rFonts w:eastAsia="Batang"/>
                <w:noProof/>
              </w:rPr>
              <w:t xml:space="preserve"> de eigen organisatie </w:t>
            </w:r>
            <w:r w:rsidRPr="002217FD">
              <w:rPr>
                <w:rFonts w:eastAsia="Batang"/>
                <w:noProof/>
              </w:rPr>
              <w:t xml:space="preserve">indien het door </w:t>
            </w:r>
            <w:r>
              <w:rPr>
                <w:rFonts w:eastAsia="Batang"/>
                <w:noProof/>
              </w:rPr>
              <w:t>de eigen organisatie toegevoegd is.</w:t>
            </w:r>
          </w:p>
        </w:tc>
        <w:tc>
          <w:tcPr>
            <w:tcW w:w="1417" w:type="dxa"/>
          </w:tcPr>
          <w:p w14:paraId="1A10BEE0" w14:textId="77777777" w:rsidR="00B35EEF" w:rsidRPr="004C49A4" w:rsidRDefault="00B35EEF" w:rsidP="005C2C6F">
            <w:pPr>
              <w:rPr>
                <w:i/>
                <w:noProof/>
                <w:sz w:val="16"/>
                <w:szCs w:val="16"/>
              </w:rPr>
            </w:pPr>
          </w:p>
        </w:tc>
        <w:tc>
          <w:tcPr>
            <w:tcW w:w="1134" w:type="dxa"/>
          </w:tcPr>
          <w:p w14:paraId="0F77586B" w14:textId="4017851F" w:rsidR="00B35EEF" w:rsidRPr="004C49A4" w:rsidRDefault="00B35EEF" w:rsidP="004F65C4">
            <w:pPr>
              <w:rPr>
                <w:i/>
                <w:noProof/>
                <w:sz w:val="16"/>
                <w:szCs w:val="16"/>
              </w:rPr>
            </w:pPr>
            <w:r>
              <w:rPr>
                <w:i/>
                <w:noProof/>
                <w:sz w:val="16"/>
                <w:szCs w:val="16"/>
              </w:rPr>
              <w:t xml:space="preserve">Tagged value </w:t>
            </w:r>
          </w:p>
        </w:tc>
      </w:tr>
      <w:tr w:rsidR="00B35EEF" w:rsidRPr="004C49A4" w14:paraId="6529891B" w14:textId="77777777" w:rsidTr="005C2C6F">
        <w:trPr>
          <w:cantSplit/>
        </w:trPr>
        <w:tc>
          <w:tcPr>
            <w:tcW w:w="1985" w:type="dxa"/>
            <w:shd w:val="clear" w:color="auto" w:fill="auto"/>
          </w:tcPr>
          <w:p w14:paraId="1F302240" w14:textId="77777777" w:rsidR="00B35EEF" w:rsidRPr="002217FD" w:rsidRDefault="00B35EEF" w:rsidP="005C2C6F">
            <w:pPr>
              <w:rPr>
                <w:b/>
                <w:noProof/>
                <w:sz w:val="16"/>
                <w:szCs w:val="16"/>
              </w:rPr>
            </w:pPr>
            <w:r w:rsidRPr="004866E1">
              <w:rPr>
                <w:rFonts w:eastAsia="Batang"/>
                <w:b/>
                <w:sz w:val="16"/>
                <w:szCs w:val="16"/>
              </w:rPr>
              <w:t>Definitie</w:t>
            </w:r>
          </w:p>
        </w:tc>
        <w:tc>
          <w:tcPr>
            <w:tcW w:w="992" w:type="dxa"/>
          </w:tcPr>
          <w:p w14:paraId="149EB6B6" w14:textId="77777777" w:rsidR="00B35EEF" w:rsidRPr="004866E1" w:rsidRDefault="00B35EEF" w:rsidP="005C2C6F">
            <w:pPr>
              <w:rPr>
                <w:rFonts w:eastAsia="Batang"/>
              </w:rPr>
            </w:pPr>
            <w:r>
              <w:rPr>
                <w:rFonts w:eastAsia="Batang"/>
              </w:rPr>
              <w:t>1</w:t>
            </w:r>
          </w:p>
        </w:tc>
        <w:tc>
          <w:tcPr>
            <w:tcW w:w="4253" w:type="dxa"/>
            <w:shd w:val="clear" w:color="auto" w:fill="auto"/>
          </w:tcPr>
          <w:p w14:paraId="27D42635" w14:textId="5E0EE349" w:rsidR="00B35EEF" w:rsidRPr="002217FD" w:rsidRDefault="00B35EEF" w:rsidP="00CF7F3F">
            <w:pPr>
              <w:rPr>
                <w:noProof/>
              </w:rPr>
            </w:pPr>
            <w:r w:rsidRPr="004866E1">
              <w:rPr>
                <w:rFonts w:eastAsia="Batang"/>
              </w:rPr>
              <w:t xml:space="preserve">De beschrijving van de betekenis van </w:t>
            </w:r>
            <w:r w:rsidR="00CF7F3F">
              <w:rPr>
                <w:rFonts w:eastAsia="Batang"/>
              </w:rPr>
              <w:t xml:space="preserve">het </w:t>
            </w:r>
            <w:r w:rsidR="0084661D">
              <w:rPr>
                <w:rFonts w:eastAsia="Batang"/>
              </w:rPr>
              <w:t>Gestructureerd datatype</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sidR="00CF7F3F">
              <w:rPr>
                <w:rFonts w:eastAsia="Batang"/>
              </w:rPr>
              <w:t>.</w:t>
            </w:r>
            <w:r w:rsidRPr="004866E1">
              <w:rPr>
                <w:rFonts w:eastAsia="Batang"/>
              </w:rPr>
              <w:t xml:space="preserve"> </w:t>
            </w:r>
          </w:p>
        </w:tc>
        <w:tc>
          <w:tcPr>
            <w:tcW w:w="1417" w:type="dxa"/>
          </w:tcPr>
          <w:p w14:paraId="10CA7AAD" w14:textId="77777777" w:rsidR="00B35EEF" w:rsidRPr="0019135A" w:rsidRDefault="00B35EEF" w:rsidP="005C2C6F">
            <w:pPr>
              <w:rPr>
                <w:rFonts w:eastAsia="Batang"/>
                <w:i/>
                <w:color w:val="FF0000"/>
                <w:sz w:val="16"/>
                <w:szCs w:val="16"/>
              </w:rPr>
            </w:pPr>
            <w:r>
              <w:rPr>
                <w:rFonts w:eastAsia="Batang"/>
                <w:i/>
                <w:color w:val="FF0000"/>
                <w:sz w:val="16"/>
                <w:szCs w:val="16"/>
              </w:rPr>
              <w:t>Body van de metaclass Comment</w:t>
            </w:r>
          </w:p>
        </w:tc>
        <w:tc>
          <w:tcPr>
            <w:tcW w:w="1134" w:type="dxa"/>
          </w:tcPr>
          <w:p w14:paraId="42D0F3E6" w14:textId="77777777" w:rsidR="00B35EEF" w:rsidRPr="004C49A4" w:rsidRDefault="00B35EEF" w:rsidP="005C2C6F">
            <w:pPr>
              <w:rPr>
                <w:i/>
                <w:noProof/>
                <w:sz w:val="16"/>
                <w:szCs w:val="16"/>
              </w:rPr>
            </w:pPr>
            <w:r>
              <w:rPr>
                <w:rFonts w:eastAsia="Batang"/>
                <w:i/>
                <w:color w:val="FF0000"/>
                <w:sz w:val="16"/>
                <w:szCs w:val="16"/>
              </w:rPr>
              <w:t xml:space="preserve">Notes </w:t>
            </w:r>
          </w:p>
        </w:tc>
      </w:tr>
      <w:tr w:rsidR="00B35EEF" w:rsidRPr="004C49A4" w14:paraId="6CA4DA99" w14:textId="77777777" w:rsidTr="005C2C6F">
        <w:trPr>
          <w:cantSplit/>
        </w:trPr>
        <w:tc>
          <w:tcPr>
            <w:tcW w:w="1985" w:type="dxa"/>
            <w:shd w:val="clear" w:color="auto" w:fill="auto"/>
          </w:tcPr>
          <w:p w14:paraId="057DC6C0" w14:textId="77777777" w:rsidR="00B35EEF" w:rsidRPr="002217FD" w:rsidRDefault="00B35EEF" w:rsidP="005C2C6F">
            <w:pPr>
              <w:rPr>
                <w:b/>
                <w:noProof/>
                <w:sz w:val="16"/>
                <w:szCs w:val="16"/>
              </w:rPr>
            </w:pPr>
            <w:r>
              <w:rPr>
                <w:b/>
                <w:noProof/>
                <w:sz w:val="16"/>
                <w:szCs w:val="16"/>
              </w:rPr>
              <w:t>Patroon</w:t>
            </w:r>
          </w:p>
        </w:tc>
        <w:tc>
          <w:tcPr>
            <w:tcW w:w="992" w:type="dxa"/>
          </w:tcPr>
          <w:p w14:paraId="453E637B" w14:textId="615AD066" w:rsidR="00B35EEF" w:rsidRPr="002217FD" w:rsidRDefault="00F43934" w:rsidP="005C2C6F">
            <w:pPr>
              <w:rPr>
                <w:rFonts w:eastAsia="Batang"/>
                <w:noProof/>
              </w:rPr>
            </w:pPr>
            <w:r>
              <w:rPr>
                <w:rFonts w:eastAsia="Batang"/>
                <w:noProof/>
              </w:rPr>
              <w:t>0..1</w:t>
            </w:r>
          </w:p>
        </w:tc>
        <w:tc>
          <w:tcPr>
            <w:tcW w:w="4253" w:type="dxa"/>
            <w:shd w:val="clear" w:color="auto" w:fill="auto"/>
          </w:tcPr>
          <w:p w14:paraId="057B3436" w14:textId="0CE1462B" w:rsidR="00B35EEF" w:rsidRPr="002217FD" w:rsidRDefault="00B35EEF" w:rsidP="00CF7F3F">
            <w:pPr>
              <w:rPr>
                <w:noProof/>
              </w:rPr>
            </w:pPr>
            <w:r w:rsidRPr="00BD6127">
              <w:rPr>
                <w:noProof/>
              </w:rPr>
              <w:t>De verzameling van waarden die gegevens van deze attribuutsoort kunnen hebben</w:t>
            </w:r>
            <w:r w:rsidR="00CF7F3F">
              <w:rPr>
                <w:noProof/>
              </w:rPr>
              <w:t>, oftewel het</w:t>
            </w:r>
            <w:r>
              <w:rPr>
                <w:noProof/>
              </w:rPr>
              <w:t xml:space="preserve"> waarden</w:t>
            </w:r>
            <w:r w:rsidRPr="00BD6127">
              <w:rPr>
                <w:noProof/>
              </w:rPr>
              <w:t>bereik</w:t>
            </w:r>
            <w:r>
              <w:rPr>
                <w:noProof/>
              </w:rPr>
              <w:t>, uitgedrukt in een specifieke structuur</w:t>
            </w:r>
            <w:r w:rsidR="00CF7F3F">
              <w:rPr>
                <w:noProof/>
              </w:rPr>
              <w:t>.</w:t>
            </w:r>
            <w:r>
              <w:rPr>
                <w:noProof/>
              </w:rPr>
              <w:t xml:space="preserve"> </w:t>
            </w:r>
          </w:p>
        </w:tc>
        <w:tc>
          <w:tcPr>
            <w:tcW w:w="1417" w:type="dxa"/>
          </w:tcPr>
          <w:p w14:paraId="628EBCE1" w14:textId="77777777" w:rsidR="00B35EEF" w:rsidRPr="00CA78F0" w:rsidRDefault="00B35EEF" w:rsidP="005C2C6F">
            <w:pPr>
              <w:rPr>
                <w:rFonts w:eastAsia="Batang"/>
                <w:i/>
                <w:noProof/>
                <w:sz w:val="16"/>
                <w:szCs w:val="16"/>
              </w:rPr>
            </w:pPr>
          </w:p>
        </w:tc>
        <w:tc>
          <w:tcPr>
            <w:tcW w:w="1134" w:type="dxa"/>
          </w:tcPr>
          <w:p w14:paraId="18F0E599" w14:textId="77777777" w:rsidR="00B35EEF" w:rsidRPr="004C49A4" w:rsidRDefault="00B35EEF" w:rsidP="005C2C6F">
            <w:pPr>
              <w:rPr>
                <w:i/>
                <w:noProof/>
                <w:sz w:val="16"/>
                <w:szCs w:val="16"/>
              </w:rPr>
            </w:pPr>
            <w:r w:rsidRPr="00CA78F0">
              <w:rPr>
                <w:rFonts w:eastAsia="Batang"/>
                <w:i/>
                <w:noProof/>
                <w:sz w:val="16"/>
                <w:szCs w:val="16"/>
              </w:rPr>
              <w:t xml:space="preserve">Tagged value </w:t>
            </w:r>
          </w:p>
        </w:tc>
      </w:tr>
      <w:tr w:rsidR="00B35EEF" w:rsidRPr="004C49A4" w14:paraId="742D2119" w14:textId="77777777" w:rsidTr="005C2C6F">
        <w:trPr>
          <w:cantSplit/>
        </w:trPr>
        <w:tc>
          <w:tcPr>
            <w:tcW w:w="1985" w:type="dxa"/>
            <w:shd w:val="clear" w:color="auto" w:fill="auto"/>
          </w:tcPr>
          <w:p w14:paraId="0B630C62" w14:textId="77777777" w:rsidR="00B35EEF" w:rsidRDefault="00B35EEF" w:rsidP="005C2C6F">
            <w:pPr>
              <w:rPr>
                <w:b/>
                <w:noProof/>
                <w:sz w:val="16"/>
                <w:szCs w:val="16"/>
              </w:rPr>
            </w:pPr>
            <w:r>
              <w:rPr>
                <w:b/>
                <w:noProof/>
                <w:sz w:val="16"/>
                <w:szCs w:val="16"/>
              </w:rPr>
              <w:t>Formeel patroon</w:t>
            </w:r>
          </w:p>
        </w:tc>
        <w:tc>
          <w:tcPr>
            <w:tcW w:w="992" w:type="dxa"/>
          </w:tcPr>
          <w:p w14:paraId="71DEB52F" w14:textId="73F9C699" w:rsidR="00B35EEF" w:rsidRDefault="00F43934" w:rsidP="005C2C6F">
            <w:pPr>
              <w:rPr>
                <w:rFonts w:eastAsia="Batang"/>
                <w:noProof/>
              </w:rPr>
            </w:pPr>
            <w:r>
              <w:rPr>
                <w:noProof/>
              </w:rPr>
              <w:t>0..1</w:t>
            </w:r>
          </w:p>
        </w:tc>
        <w:tc>
          <w:tcPr>
            <w:tcW w:w="4253" w:type="dxa"/>
            <w:shd w:val="clear" w:color="auto" w:fill="auto"/>
          </w:tcPr>
          <w:p w14:paraId="07D9C503" w14:textId="77777777" w:rsidR="00B35EEF" w:rsidRDefault="00B35EEF" w:rsidP="005C2C6F">
            <w:r>
              <w:rPr>
                <w:noProof/>
              </w:rPr>
              <w:t xml:space="preserve">Zoals patroon, formeel vastgelegd (met een reguliere expressie), </w:t>
            </w:r>
            <w:r>
              <w:rPr>
                <w:rStyle w:val="s1"/>
              </w:rPr>
              <w:t>uitgedrukt in een formele taal die door de computer wordt herkend.</w:t>
            </w:r>
          </w:p>
        </w:tc>
        <w:tc>
          <w:tcPr>
            <w:tcW w:w="1417" w:type="dxa"/>
          </w:tcPr>
          <w:p w14:paraId="4867BE29" w14:textId="77777777" w:rsidR="00B35EEF" w:rsidRPr="004C49A4" w:rsidRDefault="00B35EEF" w:rsidP="005C2C6F">
            <w:pPr>
              <w:rPr>
                <w:rFonts w:eastAsia="Batang"/>
                <w:i/>
                <w:noProof/>
                <w:sz w:val="16"/>
                <w:szCs w:val="16"/>
              </w:rPr>
            </w:pPr>
          </w:p>
        </w:tc>
        <w:tc>
          <w:tcPr>
            <w:tcW w:w="1134" w:type="dxa"/>
          </w:tcPr>
          <w:p w14:paraId="4EF6FBF7" w14:textId="5044CADA" w:rsidR="00B35EEF" w:rsidRPr="00CA78F0" w:rsidRDefault="00B35EEF" w:rsidP="004F65C4">
            <w:pPr>
              <w:rPr>
                <w:rFonts w:eastAsia="Batang"/>
                <w:i/>
                <w:noProof/>
                <w:sz w:val="16"/>
                <w:szCs w:val="16"/>
              </w:rPr>
            </w:pPr>
            <w:r>
              <w:rPr>
                <w:rFonts w:eastAsia="Batang"/>
                <w:i/>
                <w:noProof/>
                <w:sz w:val="16"/>
                <w:szCs w:val="16"/>
              </w:rPr>
              <w:t xml:space="preserve">Tagged value </w:t>
            </w:r>
          </w:p>
        </w:tc>
      </w:tr>
      <w:tr w:rsidR="00B35EEF" w:rsidRPr="004C49A4" w14:paraId="78F08941" w14:textId="77777777" w:rsidTr="005C2C6F">
        <w:trPr>
          <w:cantSplit/>
        </w:trPr>
        <w:tc>
          <w:tcPr>
            <w:tcW w:w="1985" w:type="dxa"/>
            <w:shd w:val="clear" w:color="auto" w:fill="auto"/>
          </w:tcPr>
          <w:p w14:paraId="025BAB48" w14:textId="77777777" w:rsidR="00B35EEF" w:rsidRPr="002217FD" w:rsidRDefault="00B35EEF" w:rsidP="005C2C6F">
            <w:pPr>
              <w:rPr>
                <w:b/>
                <w:noProof/>
                <w:sz w:val="16"/>
                <w:szCs w:val="16"/>
              </w:rPr>
            </w:pPr>
            <w:r w:rsidRPr="004866E1">
              <w:rPr>
                <w:rFonts w:eastAsia="Batang"/>
                <w:b/>
                <w:sz w:val="16"/>
                <w:szCs w:val="16"/>
              </w:rPr>
              <w:t>Datum opname</w:t>
            </w:r>
          </w:p>
        </w:tc>
        <w:tc>
          <w:tcPr>
            <w:tcW w:w="992" w:type="dxa"/>
          </w:tcPr>
          <w:p w14:paraId="11C68B8D" w14:textId="77777777" w:rsidR="00B35EEF" w:rsidRPr="004866E1" w:rsidRDefault="00B35EEF" w:rsidP="005C2C6F">
            <w:pPr>
              <w:rPr>
                <w:rFonts w:eastAsia="Batang"/>
              </w:rPr>
            </w:pPr>
            <w:r>
              <w:rPr>
                <w:rFonts w:eastAsia="Batang"/>
              </w:rPr>
              <w:t>1</w:t>
            </w:r>
          </w:p>
        </w:tc>
        <w:tc>
          <w:tcPr>
            <w:tcW w:w="4253" w:type="dxa"/>
            <w:shd w:val="clear" w:color="auto" w:fill="auto"/>
          </w:tcPr>
          <w:p w14:paraId="08E46204" w14:textId="33B0E22A" w:rsidR="00B35EEF" w:rsidRPr="002217FD" w:rsidRDefault="00B35EEF" w:rsidP="00CF7F3F">
            <w:pPr>
              <w:rPr>
                <w:rFonts w:eastAsia="Batang"/>
                <w:noProof/>
              </w:rPr>
            </w:pPr>
            <w:r w:rsidRPr="004866E1">
              <w:rPr>
                <w:rFonts w:eastAsia="Batang"/>
              </w:rPr>
              <w:t xml:space="preserve">De datum waarop </w:t>
            </w:r>
            <w:r w:rsidR="00CF7F3F">
              <w:rPr>
                <w:rFonts w:eastAsia="Batang"/>
              </w:rPr>
              <w:t xml:space="preserve">het </w:t>
            </w:r>
            <w:r w:rsidR="0084661D">
              <w:rPr>
                <w:rFonts w:eastAsia="Batang"/>
              </w:rPr>
              <w:t>Gestructureerd datatype</w:t>
            </w:r>
            <w:r w:rsidRPr="004866E1">
              <w:rPr>
                <w:rFonts w:eastAsia="Batang"/>
              </w:rPr>
              <w:t xml:space="preserve"> is opgenomen in </w:t>
            </w:r>
            <w:r>
              <w:rPr>
                <w:rFonts w:eastAsia="Batang"/>
              </w:rPr>
              <w:t>het informatiemodel.</w:t>
            </w:r>
          </w:p>
        </w:tc>
        <w:tc>
          <w:tcPr>
            <w:tcW w:w="1417" w:type="dxa"/>
          </w:tcPr>
          <w:p w14:paraId="3C90EA00" w14:textId="77777777" w:rsidR="00B35EEF" w:rsidRPr="00CA78F0" w:rsidRDefault="00B35EEF" w:rsidP="005C2C6F">
            <w:pPr>
              <w:rPr>
                <w:rFonts w:eastAsia="Batang"/>
                <w:i/>
                <w:noProof/>
                <w:sz w:val="16"/>
                <w:szCs w:val="16"/>
              </w:rPr>
            </w:pPr>
          </w:p>
        </w:tc>
        <w:tc>
          <w:tcPr>
            <w:tcW w:w="1134" w:type="dxa"/>
          </w:tcPr>
          <w:p w14:paraId="1E6DE4D5" w14:textId="77777777" w:rsidR="00B35EEF" w:rsidRPr="004C49A4" w:rsidRDefault="00B35EEF" w:rsidP="005C2C6F">
            <w:pPr>
              <w:rPr>
                <w:i/>
                <w:noProof/>
                <w:sz w:val="16"/>
                <w:szCs w:val="16"/>
              </w:rPr>
            </w:pPr>
            <w:r>
              <w:rPr>
                <w:rFonts w:eastAsia="Batang"/>
                <w:i/>
                <w:noProof/>
                <w:sz w:val="16"/>
                <w:szCs w:val="16"/>
              </w:rPr>
              <w:t>Tagged value</w:t>
            </w:r>
          </w:p>
        </w:tc>
      </w:tr>
    </w:tbl>
    <w:p w14:paraId="3ECE8690" w14:textId="77777777" w:rsidR="00B35EEF" w:rsidRDefault="00B35EEF" w:rsidP="00B35EEF">
      <w:pPr>
        <w:pStyle w:val="Kop3"/>
      </w:pPr>
      <w:bookmarkStart w:id="80" w:name="_Toc467145305"/>
    </w:p>
    <w:p w14:paraId="140D1736" w14:textId="7A26DCFE" w:rsidR="00B35EEF" w:rsidRPr="00237C7F" w:rsidRDefault="00B35EEF" w:rsidP="00237C7F">
      <w:pPr>
        <w:rPr>
          <w:b/>
        </w:rPr>
      </w:pPr>
      <w:r w:rsidRPr="00237C7F">
        <w:rPr>
          <w:b/>
        </w:rPr>
        <w:t>Specificatie voor «Data element»</w:t>
      </w:r>
      <w:bookmarkEnd w:id="80"/>
    </w:p>
    <w:p w14:paraId="55401E60" w14:textId="6FE5D9B1" w:rsidR="00B35EEF" w:rsidRDefault="00B35EEF" w:rsidP="00B35EEF">
      <w:pPr>
        <w:pStyle w:val="Lijstalinea"/>
        <w:keepNext/>
        <w:ind w:left="1458" w:hanging="1458"/>
        <w:rPr>
          <w:rFonts w:eastAsia="Batang"/>
        </w:rPr>
      </w:pPr>
      <w:r w:rsidRPr="004866E1">
        <w:rPr>
          <w:rFonts w:eastAsia="Batang"/>
        </w:rPr>
        <w:t xml:space="preserve">De </w:t>
      </w:r>
      <w:r>
        <w:rPr>
          <w:rFonts w:eastAsia="Batang"/>
        </w:rPr>
        <w:t>data</w:t>
      </w:r>
      <w:r w:rsidR="00CF7F3F">
        <w:rPr>
          <w:rFonts w:eastAsia="Batang"/>
        </w:rPr>
        <w:t>-</w:t>
      </w:r>
      <w:r>
        <w:rPr>
          <w:rFonts w:eastAsia="Batang"/>
        </w:rPr>
        <w:t>elementen</w:t>
      </w:r>
      <w:r w:rsidRPr="004866E1">
        <w:rPr>
          <w:rFonts w:eastAsia="Batang"/>
        </w:rPr>
        <w:t xml:space="preserve"> worden naar de volgende aspecten gespecificeerd:</w:t>
      </w:r>
    </w:p>
    <w:tbl>
      <w:tblPr>
        <w:tblW w:w="9889" w:type="dxa"/>
        <w:tblLayout w:type="fixed"/>
        <w:tblCellMar>
          <w:top w:w="113" w:type="dxa"/>
        </w:tblCellMar>
        <w:tblLook w:val="0000" w:firstRow="0" w:lastRow="0" w:firstColumn="0" w:lastColumn="0" w:noHBand="0" w:noVBand="0"/>
      </w:tblPr>
      <w:tblGrid>
        <w:gridCol w:w="1951"/>
        <w:gridCol w:w="1134"/>
        <w:gridCol w:w="4286"/>
        <w:gridCol w:w="896"/>
        <w:gridCol w:w="236"/>
        <w:gridCol w:w="286"/>
        <w:gridCol w:w="47"/>
        <w:gridCol w:w="993"/>
        <w:gridCol w:w="60"/>
      </w:tblGrid>
      <w:tr w:rsidR="00B35EEF" w:rsidRPr="002D76EA" w14:paraId="72C4EE3B" w14:textId="77777777" w:rsidTr="005D1812">
        <w:trPr>
          <w:cantSplit/>
        </w:trPr>
        <w:tc>
          <w:tcPr>
            <w:tcW w:w="1951" w:type="dxa"/>
            <w:shd w:val="clear" w:color="auto" w:fill="D9D9D9" w:themeFill="background1" w:themeFillShade="D9"/>
          </w:tcPr>
          <w:p w14:paraId="17DA25B7" w14:textId="77777777" w:rsidR="00B35EEF" w:rsidRPr="002D76EA" w:rsidRDefault="00B35EEF" w:rsidP="005C2C6F">
            <w:pPr>
              <w:snapToGrid w:val="0"/>
              <w:rPr>
                <w:rFonts w:eastAsia="Batang"/>
                <w:b/>
                <w:sz w:val="16"/>
                <w:szCs w:val="16"/>
              </w:rPr>
            </w:pPr>
            <w:r w:rsidRPr="002D76EA">
              <w:rPr>
                <w:b/>
              </w:rPr>
              <w:t>Aspect</w:t>
            </w:r>
          </w:p>
        </w:tc>
        <w:tc>
          <w:tcPr>
            <w:tcW w:w="1134" w:type="dxa"/>
            <w:shd w:val="clear" w:color="auto" w:fill="D9D9D9" w:themeFill="background1" w:themeFillShade="D9"/>
          </w:tcPr>
          <w:p w14:paraId="26E592FB" w14:textId="77777777" w:rsidR="00B35EEF" w:rsidRDefault="00B35EEF" w:rsidP="005C2C6F">
            <w:pPr>
              <w:snapToGrid w:val="0"/>
              <w:rPr>
                <w:b/>
              </w:rPr>
            </w:pPr>
            <w:r>
              <w:rPr>
                <w:b/>
              </w:rPr>
              <w:t>Kardi</w:t>
            </w:r>
          </w:p>
          <w:p w14:paraId="5044752F" w14:textId="77777777" w:rsidR="00B35EEF" w:rsidRPr="002D76EA" w:rsidRDefault="00B35EEF" w:rsidP="005C2C6F">
            <w:pPr>
              <w:snapToGrid w:val="0"/>
              <w:rPr>
                <w:b/>
              </w:rPr>
            </w:pPr>
            <w:r>
              <w:rPr>
                <w:b/>
              </w:rPr>
              <w:t>naliteit</w:t>
            </w:r>
          </w:p>
        </w:tc>
        <w:tc>
          <w:tcPr>
            <w:tcW w:w="4286" w:type="dxa"/>
            <w:shd w:val="clear" w:color="auto" w:fill="D9D9D9" w:themeFill="background1" w:themeFillShade="D9"/>
          </w:tcPr>
          <w:p w14:paraId="6D506948" w14:textId="77777777" w:rsidR="00B35EEF" w:rsidRPr="002D76EA" w:rsidRDefault="00B35EEF" w:rsidP="005C2C6F">
            <w:pPr>
              <w:snapToGrid w:val="0"/>
              <w:rPr>
                <w:rFonts w:eastAsia="Batang"/>
                <w:b/>
              </w:rPr>
            </w:pPr>
            <w:r w:rsidRPr="002D76EA">
              <w:rPr>
                <w:b/>
              </w:rPr>
              <w:t>Toelichting</w:t>
            </w:r>
          </w:p>
        </w:tc>
        <w:tc>
          <w:tcPr>
            <w:tcW w:w="1132" w:type="dxa"/>
            <w:gridSpan w:val="2"/>
            <w:shd w:val="clear" w:color="auto" w:fill="D9D9D9" w:themeFill="background1" w:themeFillShade="D9"/>
          </w:tcPr>
          <w:p w14:paraId="40E3EDDC" w14:textId="77777777" w:rsidR="00B35EEF" w:rsidRDefault="00B35EEF" w:rsidP="005C2C6F">
            <w:pPr>
              <w:snapToGrid w:val="0"/>
              <w:rPr>
                <w:b/>
              </w:rPr>
            </w:pPr>
            <w:r>
              <w:rPr>
                <w:b/>
              </w:rPr>
              <w:t>In UML 2.5</w:t>
            </w:r>
          </w:p>
        </w:tc>
        <w:tc>
          <w:tcPr>
            <w:tcW w:w="286" w:type="dxa"/>
            <w:shd w:val="clear" w:color="auto" w:fill="D9D9D9" w:themeFill="background1" w:themeFillShade="D9"/>
          </w:tcPr>
          <w:p w14:paraId="0328F0C2" w14:textId="77777777" w:rsidR="00B35EEF" w:rsidRDefault="00B35EEF" w:rsidP="005C2C6F">
            <w:pPr>
              <w:snapToGrid w:val="0"/>
              <w:rPr>
                <w:b/>
              </w:rPr>
            </w:pPr>
          </w:p>
        </w:tc>
        <w:tc>
          <w:tcPr>
            <w:tcW w:w="1100" w:type="dxa"/>
            <w:gridSpan w:val="3"/>
            <w:shd w:val="clear" w:color="auto" w:fill="D9D9D9" w:themeFill="background1" w:themeFillShade="D9"/>
          </w:tcPr>
          <w:p w14:paraId="54A9022A" w14:textId="77777777" w:rsidR="00B35EEF" w:rsidRPr="002D76EA" w:rsidRDefault="00B35EEF" w:rsidP="005C2C6F">
            <w:pPr>
              <w:snapToGrid w:val="0"/>
              <w:rPr>
                <w:b/>
              </w:rPr>
            </w:pPr>
            <w:r>
              <w:rPr>
                <w:b/>
              </w:rPr>
              <w:t>In EA</w:t>
            </w:r>
          </w:p>
        </w:tc>
      </w:tr>
      <w:tr w:rsidR="00B35EEF" w:rsidRPr="00394E7E" w14:paraId="06F79DDC" w14:textId="77777777" w:rsidTr="005D1812">
        <w:trPr>
          <w:cantSplit/>
        </w:trPr>
        <w:tc>
          <w:tcPr>
            <w:tcW w:w="1951" w:type="dxa"/>
            <w:shd w:val="clear" w:color="auto" w:fill="auto"/>
          </w:tcPr>
          <w:p w14:paraId="07F450A3"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1134" w:type="dxa"/>
          </w:tcPr>
          <w:p w14:paraId="42C632CA" w14:textId="77777777" w:rsidR="00B35EEF" w:rsidRPr="00394E7E" w:rsidRDefault="00B35EEF" w:rsidP="005C2C6F">
            <w:pPr>
              <w:snapToGrid w:val="0"/>
              <w:rPr>
                <w:rFonts w:eastAsia="Batang"/>
              </w:rPr>
            </w:pPr>
            <w:r>
              <w:rPr>
                <w:rFonts w:eastAsia="Batang"/>
              </w:rPr>
              <w:t>1</w:t>
            </w:r>
          </w:p>
        </w:tc>
        <w:tc>
          <w:tcPr>
            <w:tcW w:w="4286" w:type="dxa"/>
            <w:shd w:val="clear" w:color="auto" w:fill="auto"/>
          </w:tcPr>
          <w:p w14:paraId="4897445A" w14:textId="5FDD4C24" w:rsidR="00B35EEF" w:rsidRPr="00394E7E" w:rsidRDefault="00B35EEF" w:rsidP="00CF7F3F">
            <w:pPr>
              <w:snapToGrid w:val="0"/>
              <w:rPr>
                <w:rFonts w:eastAsia="Batang"/>
              </w:rPr>
            </w:pPr>
            <w:r w:rsidRPr="00394E7E">
              <w:rPr>
                <w:rFonts w:eastAsia="Batang"/>
              </w:rPr>
              <w:t xml:space="preserve">De naam van </w:t>
            </w:r>
            <w:r>
              <w:rPr>
                <w:rFonts w:eastAsia="Batang"/>
              </w:rPr>
              <w:t>het</w:t>
            </w:r>
            <w:r w:rsidRPr="00394E7E">
              <w:rPr>
                <w:rFonts w:eastAsia="Batang"/>
              </w:rPr>
              <w:t xml:space="preserve"> </w:t>
            </w:r>
            <w:r>
              <w:rPr>
                <w:rFonts w:eastAsia="Batang"/>
              </w:rPr>
              <w:t>data</w:t>
            </w:r>
            <w:r w:rsidR="00CF7F3F">
              <w:rPr>
                <w:rFonts w:eastAsia="Batang"/>
              </w:rPr>
              <w:t>-</w:t>
            </w:r>
            <w:r>
              <w:rPr>
                <w:rFonts w:eastAsia="Batang"/>
              </w:rPr>
              <w:t>element</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sidR="00CF7F3F">
              <w:rPr>
                <w:rFonts w:eastAsia="Batang"/>
              </w:rPr>
              <w:t>.</w:t>
            </w:r>
            <w:r w:rsidRPr="00394E7E">
              <w:rPr>
                <w:rFonts w:eastAsia="Batang"/>
              </w:rPr>
              <w:t xml:space="preserve"> </w:t>
            </w:r>
          </w:p>
        </w:tc>
        <w:tc>
          <w:tcPr>
            <w:tcW w:w="1132" w:type="dxa"/>
            <w:gridSpan w:val="2"/>
          </w:tcPr>
          <w:p w14:paraId="6E2609C8" w14:textId="77777777" w:rsidR="00B35EEF"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44523CBC" w14:textId="77777777" w:rsidR="00B35EEF" w:rsidRPr="00B465B3" w:rsidRDefault="00B35EEF" w:rsidP="005C2C6F">
            <w:pPr>
              <w:snapToGrid w:val="0"/>
              <w:rPr>
                <w:i/>
                <w:noProof/>
                <w:color w:val="FF0000"/>
                <w:sz w:val="16"/>
                <w:szCs w:val="16"/>
              </w:rPr>
            </w:pPr>
            <w:r>
              <w:rPr>
                <w:rFonts w:eastAsia="Batang"/>
                <w:i/>
                <w:color w:val="FF0000"/>
                <w:sz w:val="16"/>
                <w:szCs w:val="16"/>
              </w:rPr>
              <w:t>element</w:t>
            </w:r>
          </w:p>
        </w:tc>
        <w:tc>
          <w:tcPr>
            <w:tcW w:w="286" w:type="dxa"/>
          </w:tcPr>
          <w:p w14:paraId="21F0D489" w14:textId="77777777" w:rsidR="00B35EEF" w:rsidRPr="00B465B3" w:rsidRDefault="00B35EEF" w:rsidP="005C2C6F">
            <w:pPr>
              <w:snapToGrid w:val="0"/>
              <w:rPr>
                <w:i/>
                <w:noProof/>
                <w:color w:val="FF0000"/>
                <w:sz w:val="16"/>
                <w:szCs w:val="16"/>
              </w:rPr>
            </w:pPr>
          </w:p>
        </w:tc>
        <w:tc>
          <w:tcPr>
            <w:tcW w:w="1100" w:type="dxa"/>
            <w:gridSpan w:val="3"/>
          </w:tcPr>
          <w:p w14:paraId="2F165640"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4C49A4" w14:paraId="09DB12F7" w14:textId="77777777" w:rsidTr="005D1812">
        <w:trPr>
          <w:cantSplit/>
        </w:trPr>
        <w:tc>
          <w:tcPr>
            <w:tcW w:w="1951" w:type="dxa"/>
            <w:shd w:val="clear" w:color="auto" w:fill="auto"/>
          </w:tcPr>
          <w:p w14:paraId="1013EB65" w14:textId="77777777" w:rsidR="00B35EEF" w:rsidRPr="002217FD" w:rsidRDefault="00B35EEF" w:rsidP="005C2C6F">
            <w:pPr>
              <w:rPr>
                <w:b/>
                <w:noProof/>
                <w:sz w:val="16"/>
                <w:szCs w:val="16"/>
              </w:rPr>
            </w:pPr>
            <w:r w:rsidRPr="004866E1">
              <w:rPr>
                <w:rFonts w:eastAsia="Batang"/>
                <w:b/>
                <w:sz w:val="16"/>
                <w:szCs w:val="16"/>
              </w:rPr>
              <w:t>Definitie</w:t>
            </w:r>
          </w:p>
        </w:tc>
        <w:tc>
          <w:tcPr>
            <w:tcW w:w="1134" w:type="dxa"/>
          </w:tcPr>
          <w:p w14:paraId="673A3DDB" w14:textId="4ACD2A97" w:rsidR="00B35EEF" w:rsidRPr="004866E1" w:rsidRDefault="00F43934" w:rsidP="005C2C6F">
            <w:pPr>
              <w:rPr>
                <w:rFonts w:eastAsia="Batang"/>
              </w:rPr>
            </w:pPr>
            <w:r>
              <w:rPr>
                <w:rFonts w:eastAsia="Batang"/>
              </w:rPr>
              <w:t>0..1</w:t>
            </w:r>
          </w:p>
        </w:tc>
        <w:tc>
          <w:tcPr>
            <w:tcW w:w="4286" w:type="dxa"/>
            <w:shd w:val="clear" w:color="auto" w:fill="auto"/>
          </w:tcPr>
          <w:p w14:paraId="4063F54B" w14:textId="030BD694" w:rsidR="00B35EEF" w:rsidRPr="002217FD" w:rsidRDefault="00B35EEF" w:rsidP="005C2C6F">
            <w:pPr>
              <w:rPr>
                <w:noProof/>
              </w:rPr>
            </w:pPr>
            <w:r w:rsidRPr="004866E1">
              <w:rPr>
                <w:rFonts w:eastAsia="Batang"/>
              </w:rPr>
              <w:t xml:space="preserve">De beschrijving van de betekenis van </w:t>
            </w:r>
            <w:r>
              <w:rPr>
                <w:rFonts w:eastAsia="Batang"/>
              </w:rPr>
              <w:t>het data</w:t>
            </w:r>
            <w:r w:rsidR="00CF7F3F">
              <w:rPr>
                <w:rFonts w:eastAsia="Batang"/>
              </w:rPr>
              <w:t>-</w:t>
            </w:r>
            <w:r>
              <w:rPr>
                <w:rFonts w:eastAsia="Batang"/>
              </w:rPr>
              <w:t>element</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sidR="00CF7F3F">
              <w:rPr>
                <w:rFonts w:eastAsia="Batang"/>
              </w:rPr>
              <w:t>.</w:t>
            </w:r>
            <w:r w:rsidRPr="004866E1">
              <w:rPr>
                <w:rFonts w:eastAsia="Batang"/>
              </w:rPr>
              <w:t xml:space="preserve"> </w:t>
            </w:r>
          </w:p>
        </w:tc>
        <w:tc>
          <w:tcPr>
            <w:tcW w:w="1132" w:type="dxa"/>
            <w:gridSpan w:val="2"/>
          </w:tcPr>
          <w:p w14:paraId="55C605F4" w14:textId="77777777" w:rsidR="00B35EEF" w:rsidRDefault="00B35EEF" w:rsidP="005C2C6F">
            <w:pPr>
              <w:tabs>
                <w:tab w:val="left" w:pos="836"/>
              </w:tabs>
              <w:rPr>
                <w:rFonts w:eastAsia="Batang"/>
                <w:i/>
                <w:color w:val="FF0000"/>
                <w:sz w:val="16"/>
                <w:szCs w:val="16"/>
              </w:rPr>
            </w:pPr>
            <w:r>
              <w:rPr>
                <w:rFonts w:eastAsia="Batang"/>
                <w:i/>
                <w:color w:val="FF0000"/>
                <w:sz w:val="16"/>
                <w:szCs w:val="16"/>
              </w:rPr>
              <w:t>Body van de metaclass Comment</w:t>
            </w:r>
          </w:p>
        </w:tc>
        <w:tc>
          <w:tcPr>
            <w:tcW w:w="286" w:type="dxa"/>
          </w:tcPr>
          <w:p w14:paraId="28DF34F6" w14:textId="77777777" w:rsidR="00B35EEF" w:rsidRDefault="00B35EEF" w:rsidP="005C2C6F">
            <w:pPr>
              <w:tabs>
                <w:tab w:val="left" w:pos="836"/>
              </w:tabs>
              <w:rPr>
                <w:rFonts w:eastAsia="Batang"/>
                <w:i/>
                <w:color w:val="FF0000"/>
                <w:sz w:val="16"/>
                <w:szCs w:val="16"/>
              </w:rPr>
            </w:pPr>
          </w:p>
        </w:tc>
        <w:tc>
          <w:tcPr>
            <w:tcW w:w="1100" w:type="dxa"/>
            <w:gridSpan w:val="3"/>
          </w:tcPr>
          <w:p w14:paraId="15FF9A9C" w14:textId="77777777" w:rsidR="00B35EEF" w:rsidRPr="004C49A4" w:rsidRDefault="00B35EEF" w:rsidP="005C2C6F">
            <w:pPr>
              <w:tabs>
                <w:tab w:val="left" w:pos="836"/>
              </w:tabs>
              <w:rPr>
                <w:i/>
                <w:noProof/>
                <w:sz w:val="16"/>
                <w:szCs w:val="16"/>
              </w:rPr>
            </w:pPr>
            <w:r>
              <w:rPr>
                <w:rFonts w:eastAsia="Batang"/>
                <w:i/>
                <w:color w:val="FF0000"/>
                <w:sz w:val="16"/>
                <w:szCs w:val="16"/>
              </w:rPr>
              <w:t xml:space="preserve">Notes </w:t>
            </w:r>
          </w:p>
        </w:tc>
      </w:tr>
      <w:tr w:rsidR="00B35EEF" w14:paraId="05850229" w14:textId="77777777" w:rsidTr="005D1812">
        <w:trPr>
          <w:gridAfter w:val="1"/>
          <w:wAfter w:w="60" w:type="dxa"/>
          <w:cantSplit/>
          <w:trHeight w:val="1470"/>
        </w:trPr>
        <w:tc>
          <w:tcPr>
            <w:tcW w:w="1951" w:type="dxa"/>
            <w:shd w:val="clear" w:color="auto" w:fill="auto"/>
          </w:tcPr>
          <w:p w14:paraId="34733B5D" w14:textId="04A0AC71" w:rsidR="00B35EEF" w:rsidRDefault="00B35EEF" w:rsidP="005C2C6F">
            <w:pPr>
              <w:rPr>
                <w:i/>
                <w:noProof/>
                <w:sz w:val="16"/>
                <w:szCs w:val="16"/>
              </w:rPr>
            </w:pPr>
            <w:r>
              <w:rPr>
                <w:b/>
                <w:noProof/>
                <w:sz w:val="16"/>
                <w:szCs w:val="16"/>
              </w:rPr>
              <w:lastRenderedPageBreak/>
              <w:t>Domein</w:t>
            </w:r>
            <w:r w:rsidR="00E63533">
              <w:rPr>
                <w:b/>
                <w:noProof/>
                <w:sz w:val="16"/>
                <w:szCs w:val="16"/>
              </w:rPr>
              <w:br/>
            </w:r>
            <w:r w:rsidR="00E63533" w:rsidRPr="00A50387">
              <w:rPr>
                <w:i/>
                <w:noProof/>
                <w:sz w:val="16"/>
                <w:szCs w:val="16"/>
              </w:rPr>
              <w:t>(aspecten van een waarde/data)</w:t>
            </w:r>
          </w:p>
          <w:p w14:paraId="0EDB3EB4" w14:textId="77777777" w:rsidR="00E63533" w:rsidRDefault="00E63533" w:rsidP="005C2C6F">
            <w:pPr>
              <w:rPr>
                <w:b/>
                <w:noProof/>
                <w:sz w:val="16"/>
                <w:szCs w:val="16"/>
              </w:rPr>
            </w:pPr>
          </w:p>
          <w:p w14:paraId="43B92A03" w14:textId="77777777" w:rsidR="00B35EEF" w:rsidRPr="00672E6C" w:rsidRDefault="00B35EEF" w:rsidP="005C2C6F">
            <w:pPr>
              <w:pStyle w:val="Lijstalinea"/>
              <w:numPr>
                <w:ilvl w:val="0"/>
                <w:numId w:val="12"/>
              </w:numPr>
              <w:rPr>
                <w:b/>
                <w:noProof/>
                <w:sz w:val="16"/>
                <w:szCs w:val="16"/>
              </w:rPr>
            </w:pPr>
            <w:r>
              <w:rPr>
                <w:b/>
                <w:noProof/>
                <w:sz w:val="16"/>
                <w:szCs w:val="16"/>
              </w:rPr>
              <w:t>Type</w:t>
            </w:r>
          </w:p>
          <w:p w14:paraId="318D9D04" w14:textId="77777777" w:rsidR="00B35EEF" w:rsidRDefault="00B35EEF" w:rsidP="005C2C6F">
            <w:pPr>
              <w:rPr>
                <w:b/>
                <w:noProof/>
                <w:sz w:val="16"/>
                <w:szCs w:val="16"/>
              </w:rPr>
            </w:pPr>
          </w:p>
          <w:p w14:paraId="20CD79D2" w14:textId="77777777" w:rsidR="00B35EEF" w:rsidRDefault="00B35EEF" w:rsidP="005C2C6F">
            <w:pPr>
              <w:rPr>
                <w:b/>
                <w:noProof/>
                <w:sz w:val="16"/>
                <w:szCs w:val="16"/>
              </w:rPr>
            </w:pPr>
          </w:p>
        </w:tc>
        <w:tc>
          <w:tcPr>
            <w:tcW w:w="1134" w:type="dxa"/>
          </w:tcPr>
          <w:p w14:paraId="6DE36BEE" w14:textId="77777777" w:rsidR="00E63533" w:rsidRDefault="00E63533" w:rsidP="005C2C6F">
            <w:pPr>
              <w:rPr>
                <w:noProof/>
              </w:rPr>
            </w:pPr>
          </w:p>
          <w:p w14:paraId="48B08731" w14:textId="77777777" w:rsidR="00E63533" w:rsidRDefault="00E63533" w:rsidP="005C2C6F">
            <w:pPr>
              <w:rPr>
                <w:noProof/>
              </w:rPr>
            </w:pPr>
          </w:p>
          <w:p w14:paraId="373F34D9" w14:textId="77777777" w:rsidR="00E63533" w:rsidRDefault="00E63533" w:rsidP="005C2C6F">
            <w:pPr>
              <w:rPr>
                <w:noProof/>
              </w:rPr>
            </w:pPr>
          </w:p>
          <w:p w14:paraId="41834E37" w14:textId="77777777" w:rsidR="00E63533" w:rsidRDefault="00E63533" w:rsidP="005C2C6F">
            <w:pPr>
              <w:rPr>
                <w:noProof/>
              </w:rPr>
            </w:pPr>
          </w:p>
          <w:p w14:paraId="05C73F31" w14:textId="77777777" w:rsidR="00B35EEF" w:rsidRDefault="00B35EEF" w:rsidP="005C2C6F">
            <w:pPr>
              <w:rPr>
                <w:noProof/>
              </w:rPr>
            </w:pPr>
            <w:r>
              <w:rPr>
                <w:noProof/>
              </w:rPr>
              <w:t>1</w:t>
            </w:r>
          </w:p>
        </w:tc>
        <w:tc>
          <w:tcPr>
            <w:tcW w:w="5182" w:type="dxa"/>
            <w:gridSpan w:val="2"/>
            <w:shd w:val="clear" w:color="auto" w:fill="auto"/>
          </w:tcPr>
          <w:p w14:paraId="23040FEB" w14:textId="77777777" w:rsidR="00E63533" w:rsidRDefault="00E63533" w:rsidP="005C2C6F">
            <w:pPr>
              <w:ind w:right="1296"/>
              <w:rPr>
                <w:noProof/>
              </w:rPr>
            </w:pPr>
          </w:p>
          <w:p w14:paraId="0C013904" w14:textId="77777777" w:rsidR="00E63533" w:rsidRDefault="00E63533" w:rsidP="005C2C6F">
            <w:pPr>
              <w:ind w:right="1296"/>
              <w:rPr>
                <w:noProof/>
              </w:rPr>
            </w:pPr>
          </w:p>
          <w:p w14:paraId="25F4F5B8" w14:textId="77777777" w:rsidR="00E63533" w:rsidRDefault="00E63533" w:rsidP="005C2C6F">
            <w:pPr>
              <w:ind w:right="1296"/>
              <w:rPr>
                <w:noProof/>
              </w:rPr>
            </w:pPr>
          </w:p>
          <w:p w14:paraId="655C5A90" w14:textId="77777777" w:rsidR="00E63533" w:rsidRDefault="00E63533" w:rsidP="005C2C6F">
            <w:pPr>
              <w:ind w:right="1296"/>
              <w:rPr>
                <w:noProof/>
              </w:rPr>
            </w:pPr>
          </w:p>
          <w:p w14:paraId="47CFDC5E" w14:textId="3AA20C6E" w:rsidR="00B35EEF" w:rsidRDefault="00B35EEF" w:rsidP="005C2C6F">
            <w:pPr>
              <w:ind w:right="1296"/>
              <w:rPr>
                <w:noProof/>
              </w:rPr>
            </w:pPr>
            <w:r w:rsidRPr="002217FD">
              <w:rPr>
                <w:noProof/>
              </w:rPr>
              <w:t xml:space="preserve">Het </w:t>
            </w:r>
            <w:r>
              <w:rPr>
                <w:noProof/>
              </w:rPr>
              <w:t xml:space="preserve">type </w:t>
            </w:r>
            <w:r w:rsidRPr="002217FD">
              <w:rPr>
                <w:noProof/>
              </w:rPr>
              <w:t>waarmee waarden van deze attribuutsoort worden vastgelegd.</w:t>
            </w:r>
            <w:r>
              <w:rPr>
                <w:noProof/>
              </w:rPr>
              <w:t xml:space="preserve"> Dit is altijd conform een datatype uit dit metamodel (of een extensie ervan). </w:t>
            </w:r>
          </w:p>
          <w:p w14:paraId="0C45EA61" w14:textId="77777777" w:rsidR="00B35EEF" w:rsidRDefault="00B35EEF" w:rsidP="005C2C6F">
            <w:pPr>
              <w:rPr>
                <w:noProof/>
              </w:rPr>
            </w:pPr>
          </w:p>
          <w:p w14:paraId="713D31C0" w14:textId="77777777" w:rsidR="00B35EEF" w:rsidRDefault="00B35EEF" w:rsidP="005C2C6F">
            <w:pPr>
              <w:ind w:right="1013"/>
              <w:rPr>
                <w:noProof/>
              </w:rPr>
            </w:pPr>
            <w:r>
              <w:rPr>
                <w:noProof/>
              </w:rPr>
              <w:t xml:space="preserve">Betreft het een waarde uit </w:t>
            </w:r>
            <w:r w:rsidRPr="002217FD">
              <w:rPr>
                <w:noProof/>
              </w:rPr>
              <w:t xml:space="preserve">een dynamische waardentabel, dan wordt de naam van de desbetreffende referentielijst </w:t>
            </w:r>
            <w:r>
              <w:rPr>
                <w:noProof/>
              </w:rPr>
              <w:t xml:space="preserve">of codelist als type </w:t>
            </w:r>
            <w:r w:rsidRPr="002217FD">
              <w:rPr>
                <w:noProof/>
              </w:rPr>
              <w:t xml:space="preserve">vermeld. </w:t>
            </w:r>
          </w:p>
          <w:p w14:paraId="53AA7A86" w14:textId="77777777" w:rsidR="00B35EEF" w:rsidRPr="002217FD" w:rsidRDefault="00B35EEF" w:rsidP="005C2C6F">
            <w:pPr>
              <w:ind w:right="1296"/>
              <w:rPr>
                <w:noProof/>
              </w:rPr>
            </w:pPr>
            <w:r>
              <w:rPr>
                <w:noProof/>
              </w:rPr>
              <w:t>Indien het een waarde uit een statische opsomming van waarden betreft, dan wordt de naam van de desbetreffende enumeratie als type vermeld.</w:t>
            </w:r>
          </w:p>
        </w:tc>
        <w:tc>
          <w:tcPr>
            <w:tcW w:w="569" w:type="dxa"/>
            <w:gridSpan w:val="3"/>
          </w:tcPr>
          <w:p w14:paraId="4E2B568C" w14:textId="77777777" w:rsidR="00B35EEF" w:rsidRDefault="00B35EEF" w:rsidP="005C2C6F">
            <w:pPr>
              <w:rPr>
                <w:i/>
                <w:noProof/>
                <w:color w:val="FF0000"/>
                <w:sz w:val="16"/>
                <w:szCs w:val="16"/>
              </w:rPr>
            </w:pPr>
          </w:p>
        </w:tc>
        <w:tc>
          <w:tcPr>
            <w:tcW w:w="993" w:type="dxa"/>
          </w:tcPr>
          <w:p w14:paraId="230B2433" w14:textId="77777777" w:rsidR="00E63533" w:rsidRDefault="00E63533" w:rsidP="005C2C6F">
            <w:pPr>
              <w:rPr>
                <w:i/>
                <w:noProof/>
                <w:color w:val="FF0000"/>
                <w:sz w:val="16"/>
                <w:szCs w:val="16"/>
              </w:rPr>
            </w:pPr>
          </w:p>
          <w:p w14:paraId="7D7882DA" w14:textId="77777777" w:rsidR="00E63533" w:rsidRDefault="00E63533" w:rsidP="005C2C6F">
            <w:pPr>
              <w:rPr>
                <w:i/>
                <w:noProof/>
                <w:color w:val="FF0000"/>
                <w:sz w:val="16"/>
                <w:szCs w:val="16"/>
              </w:rPr>
            </w:pPr>
          </w:p>
          <w:p w14:paraId="1340EC98" w14:textId="77777777" w:rsidR="00E63533" w:rsidRDefault="00E63533" w:rsidP="005C2C6F">
            <w:pPr>
              <w:rPr>
                <w:i/>
                <w:noProof/>
                <w:color w:val="FF0000"/>
                <w:sz w:val="16"/>
                <w:szCs w:val="16"/>
              </w:rPr>
            </w:pPr>
          </w:p>
          <w:p w14:paraId="6FA419F7" w14:textId="5CA98D55" w:rsidR="00B35EEF" w:rsidRDefault="00E63533" w:rsidP="005C2C6F">
            <w:pPr>
              <w:rPr>
                <w:i/>
                <w:noProof/>
                <w:color w:val="FF0000"/>
                <w:sz w:val="16"/>
                <w:szCs w:val="16"/>
              </w:rPr>
            </w:pPr>
            <w:r>
              <w:rPr>
                <w:i/>
                <w:noProof/>
                <w:color w:val="FF0000"/>
                <w:sz w:val="16"/>
                <w:szCs w:val="16"/>
              </w:rPr>
              <w:br/>
            </w:r>
            <w:r w:rsidR="00B35EEF">
              <w:rPr>
                <w:i/>
                <w:noProof/>
                <w:color w:val="FF0000"/>
                <w:sz w:val="16"/>
                <w:szCs w:val="16"/>
              </w:rPr>
              <w:t>Type</w:t>
            </w:r>
          </w:p>
        </w:tc>
      </w:tr>
      <w:tr w:rsidR="00B35EEF" w14:paraId="329B4A63" w14:textId="77777777" w:rsidTr="005D1812">
        <w:trPr>
          <w:gridAfter w:val="1"/>
          <w:wAfter w:w="60" w:type="dxa"/>
          <w:cantSplit/>
          <w:trHeight w:val="1470"/>
        </w:trPr>
        <w:tc>
          <w:tcPr>
            <w:tcW w:w="1951" w:type="dxa"/>
            <w:shd w:val="clear" w:color="auto" w:fill="auto"/>
          </w:tcPr>
          <w:p w14:paraId="5AB081E2" w14:textId="77777777" w:rsidR="00B35EEF" w:rsidRPr="000E1125" w:rsidRDefault="00B35EEF" w:rsidP="005C2C6F">
            <w:pPr>
              <w:pStyle w:val="Lijstalinea"/>
              <w:ind w:left="720"/>
              <w:rPr>
                <w:b/>
                <w:noProof/>
                <w:sz w:val="16"/>
                <w:szCs w:val="16"/>
              </w:rPr>
            </w:pPr>
            <w:r>
              <w:rPr>
                <w:b/>
                <w:noProof/>
                <w:sz w:val="16"/>
                <w:szCs w:val="16"/>
              </w:rPr>
              <w:t xml:space="preserve">- </w:t>
            </w:r>
            <w:r w:rsidRPr="000E1125">
              <w:rPr>
                <w:b/>
                <w:noProof/>
                <w:sz w:val="16"/>
                <w:szCs w:val="16"/>
              </w:rPr>
              <w:t xml:space="preserve">Lengte </w:t>
            </w:r>
          </w:p>
        </w:tc>
        <w:tc>
          <w:tcPr>
            <w:tcW w:w="1134" w:type="dxa"/>
          </w:tcPr>
          <w:p w14:paraId="4073B4A3" w14:textId="6F9FE3F2" w:rsidR="00B35EEF" w:rsidRPr="00CF2EB8" w:rsidRDefault="00E63533" w:rsidP="005C2C6F">
            <w:pPr>
              <w:rPr>
                <w:noProof/>
              </w:rPr>
            </w:pPr>
            <w:r w:rsidRPr="00CF2EB8">
              <w:rPr>
                <w:noProof/>
              </w:rPr>
              <w:t>0..1</w:t>
            </w:r>
          </w:p>
        </w:tc>
        <w:tc>
          <w:tcPr>
            <w:tcW w:w="5182" w:type="dxa"/>
            <w:gridSpan w:val="2"/>
            <w:shd w:val="clear" w:color="auto" w:fill="auto"/>
          </w:tcPr>
          <w:p w14:paraId="31E59C85" w14:textId="77777777" w:rsidR="00B35EEF" w:rsidRDefault="00B35EEF" w:rsidP="005C2C6F">
            <w:r>
              <w:t>De aanduiding van de lengte van een gegeven. Getallen kunnen altijd positief of negatief zijn.</w:t>
            </w:r>
          </w:p>
          <w:p w14:paraId="50B262D9" w14:textId="77777777" w:rsidR="00B35EEF" w:rsidRDefault="00B35EEF" w:rsidP="005C2C6F"/>
          <w:p w14:paraId="6686F213" w14:textId="77777777" w:rsidR="00B35EEF" w:rsidRDefault="00B35EEF" w:rsidP="005C2C6F">
            <w:pPr>
              <w:rPr>
                <w:i/>
                <w:iCs/>
              </w:rPr>
            </w:pPr>
            <w:r>
              <w:rPr>
                <w:i/>
                <w:iCs/>
              </w:rPr>
              <w:t xml:space="preserve">Bijvoorbeeld: </w:t>
            </w:r>
          </w:p>
          <w:p w14:paraId="6201BB89" w14:textId="77777777" w:rsidR="00B35EEF" w:rsidRDefault="00B35EEF" w:rsidP="005C2C6F">
            <w:pPr>
              <w:rPr>
                <w:i/>
                <w:iCs/>
              </w:rPr>
            </w:pPr>
            <w:r>
              <w:rPr>
                <w:i/>
                <w:iCs/>
              </w:rPr>
              <w:t xml:space="preserve">‘1’ als de lengte exact 1 is; </w:t>
            </w:r>
          </w:p>
          <w:p w14:paraId="7784618A" w14:textId="77777777" w:rsidR="00B35EEF" w:rsidRDefault="00B35EEF" w:rsidP="005C2C6F">
            <w:pPr>
              <w:rPr>
                <w:i/>
                <w:iCs/>
              </w:rPr>
            </w:pPr>
            <w:r>
              <w:rPr>
                <w:i/>
                <w:iCs/>
              </w:rPr>
              <w:t xml:space="preserve">‘1..2’ als de lengte 1 tot en met 2 lang kan zijn;  </w:t>
            </w:r>
          </w:p>
          <w:p w14:paraId="2C9EE51E" w14:textId="77777777" w:rsidR="00B35EEF" w:rsidRDefault="00B35EEF" w:rsidP="005C2C6F">
            <w:r>
              <w:rPr>
                <w:i/>
                <w:iCs/>
              </w:rPr>
              <w:t>'‘1,2’ voor Decimale getallen met 1 cijfer voor de komma en 2 erna.</w:t>
            </w:r>
            <w:r>
              <w:t xml:space="preserve"> Dit is van -9,99 tot +9,99;</w:t>
            </w:r>
          </w:p>
          <w:p w14:paraId="66C87EA5" w14:textId="77777777" w:rsidR="00B35EEF" w:rsidRDefault="00B35EEF" w:rsidP="005C2C6F"/>
          <w:p w14:paraId="34AF7C79" w14:textId="77777777" w:rsidR="00B35EEF" w:rsidRPr="003D6BD3" w:rsidRDefault="00B35EEF" w:rsidP="005C2C6F">
            <w:pPr>
              <w:rPr>
                <w:strike/>
                <w:noProof/>
              </w:rPr>
            </w:pPr>
            <w:r>
              <w:t>Dit is verder toegelicht in hoofdstuk 3.</w:t>
            </w:r>
          </w:p>
        </w:tc>
        <w:tc>
          <w:tcPr>
            <w:tcW w:w="569" w:type="dxa"/>
            <w:gridSpan w:val="3"/>
          </w:tcPr>
          <w:p w14:paraId="4B470373" w14:textId="77777777" w:rsidR="00B35EEF" w:rsidRPr="000E1125" w:rsidRDefault="00B35EEF" w:rsidP="005C2C6F">
            <w:pPr>
              <w:rPr>
                <w:rFonts w:eastAsia="Batang"/>
                <w:i/>
                <w:noProof/>
                <w:sz w:val="16"/>
                <w:szCs w:val="16"/>
              </w:rPr>
            </w:pPr>
          </w:p>
        </w:tc>
        <w:tc>
          <w:tcPr>
            <w:tcW w:w="993" w:type="dxa"/>
          </w:tcPr>
          <w:p w14:paraId="7E5C3647" w14:textId="77777777" w:rsidR="00B35EEF" w:rsidRPr="000E1125" w:rsidRDefault="00B35EEF" w:rsidP="005C2C6F">
            <w:pPr>
              <w:rPr>
                <w:rFonts w:eastAsia="Batang"/>
                <w:i/>
                <w:noProof/>
                <w:sz w:val="16"/>
                <w:szCs w:val="16"/>
              </w:rPr>
            </w:pPr>
            <w:r>
              <w:rPr>
                <w:rFonts w:eastAsia="Batang"/>
                <w:i/>
                <w:noProof/>
                <w:sz w:val="16"/>
                <w:szCs w:val="16"/>
              </w:rPr>
              <w:t>Tagged value</w:t>
            </w:r>
          </w:p>
        </w:tc>
      </w:tr>
      <w:tr w:rsidR="00B35EEF" w14:paraId="6190FE6D" w14:textId="77777777" w:rsidTr="005D1812">
        <w:trPr>
          <w:gridAfter w:val="1"/>
          <w:wAfter w:w="60" w:type="dxa"/>
          <w:cantSplit/>
        </w:trPr>
        <w:tc>
          <w:tcPr>
            <w:tcW w:w="1951" w:type="dxa"/>
            <w:shd w:val="clear" w:color="auto" w:fill="auto"/>
          </w:tcPr>
          <w:p w14:paraId="0A8196E7" w14:textId="77777777" w:rsidR="00B35EEF" w:rsidRPr="00AB4131" w:rsidRDefault="00B35EEF" w:rsidP="005C2C6F">
            <w:pPr>
              <w:pStyle w:val="Lijstalinea"/>
              <w:numPr>
                <w:ilvl w:val="0"/>
                <w:numId w:val="12"/>
              </w:numPr>
              <w:rPr>
                <w:b/>
                <w:noProof/>
                <w:sz w:val="16"/>
                <w:szCs w:val="16"/>
              </w:rPr>
            </w:pPr>
            <w:r>
              <w:rPr>
                <w:b/>
                <w:noProof/>
                <w:sz w:val="16"/>
                <w:szCs w:val="16"/>
              </w:rPr>
              <w:t>Patroon</w:t>
            </w:r>
          </w:p>
        </w:tc>
        <w:tc>
          <w:tcPr>
            <w:tcW w:w="1134" w:type="dxa"/>
          </w:tcPr>
          <w:p w14:paraId="2886D4B7" w14:textId="3BE7CB9B" w:rsidR="00B35EEF" w:rsidRDefault="00F43934" w:rsidP="005C2C6F">
            <w:pPr>
              <w:rPr>
                <w:noProof/>
              </w:rPr>
            </w:pPr>
            <w:r>
              <w:rPr>
                <w:noProof/>
              </w:rPr>
              <w:t>0..1</w:t>
            </w:r>
          </w:p>
        </w:tc>
        <w:tc>
          <w:tcPr>
            <w:tcW w:w="5182" w:type="dxa"/>
            <w:gridSpan w:val="2"/>
            <w:shd w:val="clear" w:color="auto" w:fill="auto"/>
          </w:tcPr>
          <w:p w14:paraId="579B3E2E" w14:textId="6DB0735F" w:rsidR="00B35EEF" w:rsidRPr="002217FD" w:rsidRDefault="00B35EEF" w:rsidP="00CF7F3F">
            <w:pPr>
              <w:rPr>
                <w:noProof/>
              </w:rPr>
            </w:pPr>
            <w:r w:rsidRPr="00BD6127">
              <w:rPr>
                <w:noProof/>
              </w:rPr>
              <w:t>De verzameling van waarden die gegevens van deze attribuutsoort kunnen hebben</w:t>
            </w:r>
            <w:r w:rsidR="00CF7F3F">
              <w:rPr>
                <w:noProof/>
              </w:rPr>
              <w:t>, oftewel het</w:t>
            </w:r>
            <w:r>
              <w:rPr>
                <w:noProof/>
              </w:rPr>
              <w:t xml:space="preserve"> waarden</w:t>
            </w:r>
            <w:r w:rsidRPr="00BD6127">
              <w:rPr>
                <w:noProof/>
              </w:rPr>
              <w:t>bereik</w:t>
            </w:r>
            <w:r>
              <w:rPr>
                <w:noProof/>
              </w:rPr>
              <w:t>, uitgedrukt in een specifieke structuur</w:t>
            </w:r>
            <w:r w:rsidR="00CF7F3F">
              <w:rPr>
                <w:noProof/>
              </w:rPr>
              <w:t>.</w:t>
            </w:r>
            <w:r>
              <w:rPr>
                <w:noProof/>
              </w:rPr>
              <w:t xml:space="preserve"> </w:t>
            </w:r>
          </w:p>
        </w:tc>
        <w:tc>
          <w:tcPr>
            <w:tcW w:w="569" w:type="dxa"/>
            <w:gridSpan w:val="3"/>
          </w:tcPr>
          <w:p w14:paraId="79AD5269" w14:textId="77777777" w:rsidR="00B35EEF" w:rsidRPr="004C49A4" w:rsidRDefault="00B35EEF" w:rsidP="005C2C6F">
            <w:pPr>
              <w:rPr>
                <w:rFonts w:eastAsia="Batang"/>
                <w:i/>
                <w:noProof/>
                <w:sz w:val="16"/>
                <w:szCs w:val="16"/>
              </w:rPr>
            </w:pPr>
          </w:p>
        </w:tc>
        <w:tc>
          <w:tcPr>
            <w:tcW w:w="993" w:type="dxa"/>
          </w:tcPr>
          <w:p w14:paraId="093F6EF9" w14:textId="77777777" w:rsidR="00B35EEF" w:rsidRDefault="00B35EEF" w:rsidP="005C2C6F">
            <w:pPr>
              <w:rPr>
                <w:i/>
                <w:noProof/>
                <w:color w:val="FF0000"/>
                <w:sz w:val="16"/>
                <w:szCs w:val="16"/>
              </w:rPr>
            </w:pPr>
            <w:r w:rsidRPr="004C49A4">
              <w:rPr>
                <w:rFonts w:eastAsia="Batang"/>
                <w:i/>
                <w:noProof/>
                <w:sz w:val="16"/>
                <w:szCs w:val="16"/>
              </w:rPr>
              <w:t xml:space="preserve">Tagged value </w:t>
            </w:r>
          </w:p>
        </w:tc>
      </w:tr>
      <w:tr w:rsidR="00B35EEF" w14:paraId="241889BA" w14:textId="77777777" w:rsidTr="005D1812">
        <w:trPr>
          <w:gridAfter w:val="1"/>
          <w:wAfter w:w="60" w:type="dxa"/>
          <w:cantSplit/>
        </w:trPr>
        <w:tc>
          <w:tcPr>
            <w:tcW w:w="1951" w:type="dxa"/>
            <w:shd w:val="clear" w:color="auto" w:fill="auto"/>
          </w:tcPr>
          <w:p w14:paraId="127D8FBD" w14:textId="77777777" w:rsidR="00B35EEF" w:rsidRDefault="00B35EEF" w:rsidP="005C2C6F">
            <w:pPr>
              <w:pStyle w:val="Lijstalinea"/>
              <w:numPr>
                <w:ilvl w:val="0"/>
                <w:numId w:val="12"/>
              </w:numPr>
              <w:rPr>
                <w:b/>
                <w:noProof/>
                <w:sz w:val="16"/>
                <w:szCs w:val="16"/>
              </w:rPr>
            </w:pPr>
            <w:r>
              <w:rPr>
                <w:b/>
                <w:noProof/>
                <w:sz w:val="16"/>
                <w:szCs w:val="16"/>
              </w:rPr>
              <w:t>Formeel patroon</w:t>
            </w:r>
          </w:p>
        </w:tc>
        <w:tc>
          <w:tcPr>
            <w:tcW w:w="1134" w:type="dxa"/>
          </w:tcPr>
          <w:p w14:paraId="76000DF7" w14:textId="467AD09A" w:rsidR="00B35EEF" w:rsidRDefault="00F43934" w:rsidP="005C2C6F">
            <w:pPr>
              <w:rPr>
                <w:noProof/>
              </w:rPr>
            </w:pPr>
            <w:r>
              <w:rPr>
                <w:noProof/>
              </w:rPr>
              <w:t>0..1</w:t>
            </w:r>
          </w:p>
        </w:tc>
        <w:tc>
          <w:tcPr>
            <w:tcW w:w="5182" w:type="dxa"/>
            <w:gridSpan w:val="2"/>
            <w:shd w:val="clear" w:color="auto" w:fill="auto"/>
          </w:tcPr>
          <w:p w14:paraId="7B24A16E" w14:textId="77777777" w:rsidR="00B35EEF" w:rsidRPr="002217FD" w:rsidRDefault="00B35EEF" w:rsidP="005C2C6F">
            <w:pPr>
              <w:rPr>
                <w:noProof/>
              </w:rPr>
            </w:pPr>
            <w:r>
              <w:rPr>
                <w:noProof/>
              </w:rPr>
              <w:t xml:space="preserve">Zoals patroon, formeel vastgelegd (met een reguliere expressie), </w:t>
            </w:r>
            <w:r>
              <w:rPr>
                <w:rStyle w:val="s1"/>
              </w:rPr>
              <w:t>uitgedrukt in een formele taal die door de computer wordt herkend.</w:t>
            </w:r>
          </w:p>
        </w:tc>
        <w:tc>
          <w:tcPr>
            <w:tcW w:w="569" w:type="dxa"/>
            <w:gridSpan w:val="3"/>
          </w:tcPr>
          <w:p w14:paraId="4751FDF5" w14:textId="77777777" w:rsidR="00B35EEF" w:rsidRPr="004C49A4" w:rsidRDefault="00B35EEF" w:rsidP="005C2C6F">
            <w:pPr>
              <w:rPr>
                <w:rFonts w:eastAsia="Batang"/>
                <w:i/>
                <w:noProof/>
                <w:sz w:val="16"/>
                <w:szCs w:val="16"/>
              </w:rPr>
            </w:pPr>
          </w:p>
        </w:tc>
        <w:tc>
          <w:tcPr>
            <w:tcW w:w="993" w:type="dxa"/>
          </w:tcPr>
          <w:p w14:paraId="2F8889BB" w14:textId="77777777" w:rsidR="00B35EEF" w:rsidRPr="004C49A4" w:rsidRDefault="00B35EEF" w:rsidP="005C2C6F">
            <w:pPr>
              <w:rPr>
                <w:rFonts w:eastAsia="Batang"/>
                <w:i/>
                <w:noProof/>
                <w:sz w:val="16"/>
                <w:szCs w:val="16"/>
              </w:rPr>
            </w:pPr>
            <w:r w:rsidRPr="004C49A4">
              <w:rPr>
                <w:rFonts w:eastAsia="Batang"/>
                <w:i/>
                <w:noProof/>
                <w:sz w:val="16"/>
                <w:szCs w:val="16"/>
              </w:rPr>
              <w:t xml:space="preserve">Tagged value </w:t>
            </w:r>
          </w:p>
        </w:tc>
      </w:tr>
      <w:tr w:rsidR="00B35EEF" w:rsidRPr="009358D3" w14:paraId="2DB027B7" w14:textId="77777777" w:rsidTr="005D1812">
        <w:trPr>
          <w:cantSplit/>
        </w:trPr>
        <w:tc>
          <w:tcPr>
            <w:tcW w:w="1951" w:type="dxa"/>
            <w:shd w:val="clear" w:color="auto" w:fill="auto"/>
          </w:tcPr>
          <w:p w14:paraId="75B7150E" w14:textId="77777777" w:rsidR="00B35EEF" w:rsidRPr="002217FD" w:rsidRDefault="00B35EEF" w:rsidP="005C2C6F">
            <w:pPr>
              <w:rPr>
                <w:b/>
                <w:noProof/>
                <w:sz w:val="16"/>
                <w:szCs w:val="16"/>
              </w:rPr>
            </w:pPr>
            <w:r>
              <w:rPr>
                <w:b/>
                <w:noProof/>
                <w:sz w:val="16"/>
                <w:szCs w:val="16"/>
              </w:rPr>
              <w:t>K</w:t>
            </w:r>
            <w:r w:rsidRPr="002217FD">
              <w:rPr>
                <w:b/>
                <w:noProof/>
                <w:sz w:val="16"/>
                <w:szCs w:val="16"/>
              </w:rPr>
              <w:t>ardinaliteit</w:t>
            </w:r>
          </w:p>
        </w:tc>
        <w:tc>
          <w:tcPr>
            <w:tcW w:w="1134" w:type="dxa"/>
          </w:tcPr>
          <w:p w14:paraId="0BAFB965" w14:textId="77777777" w:rsidR="00B35EEF" w:rsidRPr="002217FD" w:rsidRDefault="00B35EEF" w:rsidP="005C2C6F">
            <w:pPr>
              <w:rPr>
                <w:noProof/>
              </w:rPr>
            </w:pPr>
            <w:r>
              <w:rPr>
                <w:noProof/>
              </w:rPr>
              <w:t>1</w:t>
            </w:r>
          </w:p>
        </w:tc>
        <w:tc>
          <w:tcPr>
            <w:tcW w:w="4286" w:type="dxa"/>
            <w:shd w:val="clear" w:color="auto" w:fill="auto"/>
          </w:tcPr>
          <w:p w14:paraId="6F67FC2E" w14:textId="2CA080AF" w:rsidR="00B35EEF" w:rsidRDefault="00B35EEF" w:rsidP="005C2C6F">
            <w:pPr>
              <w:rPr>
                <w:noProof/>
              </w:rPr>
            </w:pPr>
            <w:r w:rsidRPr="002217FD">
              <w:rPr>
                <w:noProof/>
              </w:rPr>
              <w:t xml:space="preserve">Deze indicatie geeft aan hoeveel keer waarden van </w:t>
            </w:r>
            <w:r w:rsidR="00CF7F3F">
              <w:rPr>
                <w:noProof/>
              </w:rPr>
              <w:t>dit</w:t>
            </w:r>
            <w:r w:rsidR="00CF7F3F" w:rsidRPr="002217FD">
              <w:rPr>
                <w:noProof/>
              </w:rPr>
              <w:t xml:space="preserve"> </w:t>
            </w:r>
            <w:r>
              <w:rPr>
                <w:noProof/>
              </w:rPr>
              <w:t>data</w:t>
            </w:r>
            <w:r w:rsidR="00CF7F3F">
              <w:rPr>
                <w:noProof/>
              </w:rPr>
              <w:t>-</w:t>
            </w:r>
            <w:r>
              <w:rPr>
                <w:noProof/>
              </w:rPr>
              <w:t xml:space="preserve">element </w:t>
            </w:r>
            <w:r w:rsidRPr="002217FD">
              <w:rPr>
                <w:noProof/>
              </w:rPr>
              <w:t xml:space="preserve"> kunnen voorkomen bij een </w:t>
            </w:r>
            <w:r>
              <w:rPr>
                <w:noProof/>
              </w:rPr>
              <w:t>refentielijst van het betreffende type:</w:t>
            </w:r>
          </w:p>
          <w:p w14:paraId="03425C2A" w14:textId="70A16EDF" w:rsidR="00B35EEF" w:rsidRPr="002217FD" w:rsidRDefault="00F43934" w:rsidP="005C2C6F">
            <w:pPr>
              <w:ind w:left="836" w:hanging="142"/>
              <w:rPr>
                <w:noProof/>
              </w:rPr>
            </w:pPr>
            <w:r>
              <w:rPr>
                <w:noProof/>
              </w:rPr>
              <w:t>0..1</w:t>
            </w:r>
            <w:r w:rsidR="00B35EEF" w:rsidRPr="002217FD">
              <w:rPr>
                <w:noProof/>
              </w:rPr>
              <w:t>: is soms niet beschikbaar</w:t>
            </w:r>
          </w:p>
          <w:p w14:paraId="23D656A8" w14:textId="77777777" w:rsidR="00B35EEF" w:rsidRPr="002217FD" w:rsidRDefault="00B35EEF" w:rsidP="005C2C6F">
            <w:pPr>
              <w:rPr>
                <w:noProof/>
              </w:rPr>
            </w:pPr>
            <w:r w:rsidRPr="002217FD">
              <w:rPr>
                <w:noProof/>
              </w:rPr>
              <w:tab/>
              <w:t>1</w:t>
            </w:r>
            <w:r>
              <w:rPr>
                <w:noProof/>
              </w:rPr>
              <w:t xml:space="preserve">    </w:t>
            </w:r>
            <w:r w:rsidRPr="002217FD">
              <w:rPr>
                <w:noProof/>
              </w:rPr>
              <w:t>: is altijd beschikbaar</w:t>
            </w:r>
          </w:p>
          <w:p w14:paraId="70C722A1" w14:textId="77777777" w:rsidR="00B35EEF" w:rsidRPr="002217FD" w:rsidRDefault="00B35EEF" w:rsidP="005C2C6F">
            <w:pPr>
              <w:rPr>
                <w:noProof/>
              </w:rPr>
            </w:pPr>
            <w:r w:rsidRPr="002217FD">
              <w:rPr>
                <w:noProof/>
              </w:rPr>
              <w:tab/>
              <w:t>0</w:t>
            </w:r>
            <w:r>
              <w:rPr>
                <w:noProof/>
              </w:rPr>
              <w:t xml:space="preserve">..* </w:t>
            </w:r>
            <w:r w:rsidRPr="002217FD">
              <w:rPr>
                <w:noProof/>
              </w:rPr>
              <w:t xml:space="preserve"> is niet altijd beschikbaar, kan een opsomming zijn </w:t>
            </w:r>
          </w:p>
          <w:p w14:paraId="228862CA" w14:textId="77777777" w:rsidR="00B35EEF" w:rsidRPr="002217FD" w:rsidRDefault="00B35EEF" w:rsidP="005C2C6F">
            <w:pPr>
              <w:rPr>
                <w:noProof/>
              </w:rPr>
            </w:pPr>
            <w:r w:rsidRPr="002217FD">
              <w:rPr>
                <w:noProof/>
              </w:rPr>
              <w:tab/>
              <w:t>1</w:t>
            </w:r>
            <w:r>
              <w:rPr>
                <w:noProof/>
              </w:rPr>
              <w:t>..*</w:t>
            </w:r>
            <w:r w:rsidRPr="002217FD">
              <w:rPr>
                <w:noProof/>
              </w:rPr>
              <w:t>: is altijd beschikbaar, kan een opsomming zijn.</w:t>
            </w:r>
          </w:p>
          <w:p w14:paraId="6542B33A" w14:textId="77777777" w:rsidR="00B35EEF" w:rsidRPr="002217FD" w:rsidRDefault="00B35EEF" w:rsidP="005C2C6F">
            <w:pPr>
              <w:rPr>
                <w:noProof/>
              </w:rPr>
            </w:pPr>
            <w:r w:rsidRPr="002217FD">
              <w:rPr>
                <w:noProof/>
              </w:rPr>
              <w:tab/>
            </w:r>
            <w:r w:rsidRPr="002217FD">
              <w:rPr>
                <w:noProof/>
              </w:rPr>
              <w:tab/>
            </w:r>
            <w:r w:rsidRPr="002217FD">
              <w:rPr>
                <w:noProof/>
              </w:rPr>
              <w:tab/>
            </w:r>
          </w:p>
        </w:tc>
        <w:tc>
          <w:tcPr>
            <w:tcW w:w="1132" w:type="dxa"/>
            <w:gridSpan w:val="2"/>
          </w:tcPr>
          <w:p w14:paraId="4AE29BB9" w14:textId="77777777" w:rsidR="00B35EEF" w:rsidRPr="009358D3" w:rsidRDefault="00B35EEF" w:rsidP="005C2C6F">
            <w:pPr>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MultiplicityElement</w:t>
            </w:r>
          </w:p>
        </w:tc>
        <w:tc>
          <w:tcPr>
            <w:tcW w:w="286" w:type="dxa"/>
          </w:tcPr>
          <w:p w14:paraId="727CF85F" w14:textId="77777777" w:rsidR="00B35EEF" w:rsidRPr="009358D3" w:rsidRDefault="00B35EEF" w:rsidP="005C2C6F">
            <w:pPr>
              <w:rPr>
                <w:i/>
                <w:noProof/>
                <w:color w:val="FF0000"/>
                <w:sz w:val="16"/>
                <w:szCs w:val="16"/>
              </w:rPr>
            </w:pPr>
          </w:p>
        </w:tc>
        <w:tc>
          <w:tcPr>
            <w:tcW w:w="1100" w:type="dxa"/>
            <w:gridSpan w:val="3"/>
          </w:tcPr>
          <w:p w14:paraId="3F51517E" w14:textId="77777777" w:rsidR="00B35EEF" w:rsidRPr="009358D3" w:rsidRDefault="00B35EEF" w:rsidP="005C2C6F">
            <w:pPr>
              <w:rPr>
                <w:i/>
                <w:noProof/>
                <w:sz w:val="16"/>
                <w:szCs w:val="16"/>
              </w:rPr>
            </w:pPr>
            <w:r w:rsidRPr="009358D3">
              <w:rPr>
                <w:i/>
                <w:noProof/>
                <w:color w:val="FF0000"/>
                <w:sz w:val="16"/>
                <w:szCs w:val="16"/>
              </w:rPr>
              <w:t xml:space="preserve">Multiplicity </w:t>
            </w:r>
          </w:p>
        </w:tc>
      </w:tr>
    </w:tbl>
    <w:p w14:paraId="59F06242" w14:textId="27BA07E5" w:rsidR="006F3F02" w:rsidRDefault="006F3F02" w:rsidP="00237C7F">
      <w:pPr>
        <w:contextualSpacing w:val="0"/>
      </w:pPr>
      <w:bookmarkStart w:id="81" w:name="_Toc467145306"/>
    </w:p>
    <w:p w14:paraId="26CDB2E3" w14:textId="77777777" w:rsidR="006F3F02" w:rsidRDefault="006F3F02">
      <w:pPr>
        <w:contextualSpacing w:val="0"/>
      </w:pPr>
      <w:r>
        <w:br w:type="page"/>
      </w:r>
    </w:p>
    <w:p w14:paraId="62D6B207" w14:textId="6178B459" w:rsidR="002E3969" w:rsidRDefault="00B35EEF" w:rsidP="00237C7F">
      <w:pPr>
        <w:contextualSpacing w:val="0"/>
        <w:rPr>
          <w:rFonts w:eastAsia="Batang"/>
        </w:rPr>
      </w:pPr>
      <w:r w:rsidRPr="00237C7F">
        <w:rPr>
          <w:b/>
        </w:rPr>
        <w:lastRenderedPageBreak/>
        <w:t>Specificatie voor «Union»</w:t>
      </w:r>
      <w:bookmarkEnd w:id="81"/>
      <w:r w:rsidR="00237C7F">
        <w:rPr>
          <w:b/>
        </w:rPr>
        <w:br/>
      </w:r>
      <w:r w:rsidRPr="004866E1">
        <w:rPr>
          <w:rFonts w:eastAsia="Batang"/>
        </w:rPr>
        <w:t xml:space="preserve">De </w:t>
      </w:r>
      <w:r>
        <w:rPr>
          <w:rFonts w:eastAsia="Batang"/>
        </w:rPr>
        <w:t>unions</w:t>
      </w:r>
      <w:r w:rsidRPr="004866E1">
        <w:rPr>
          <w:rFonts w:eastAsia="Batang"/>
        </w:rPr>
        <w:t xml:space="preserve"> worden naar de volgende aspecten gespecificeerd:</w:t>
      </w:r>
    </w:p>
    <w:tbl>
      <w:tblPr>
        <w:tblW w:w="9923" w:type="dxa"/>
        <w:tblLayout w:type="fixed"/>
        <w:tblCellMar>
          <w:top w:w="113" w:type="dxa"/>
        </w:tblCellMar>
        <w:tblLook w:val="0000" w:firstRow="0" w:lastRow="0" w:firstColumn="0" w:lastColumn="0" w:noHBand="0" w:noVBand="0"/>
      </w:tblPr>
      <w:tblGrid>
        <w:gridCol w:w="1985"/>
        <w:gridCol w:w="992"/>
        <w:gridCol w:w="4394"/>
        <w:gridCol w:w="1418"/>
        <w:gridCol w:w="1134"/>
      </w:tblGrid>
      <w:tr w:rsidR="00B35EEF" w:rsidRPr="002D76EA" w14:paraId="5240CE28" w14:textId="77777777" w:rsidTr="005C2C6F">
        <w:trPr>
          <w:cantSplit/>
        </w:trPr>
        <w:tc>
          <w:tcPr>
            <w:tcW w:w="1985" w:type="dxa"/>
            <w:shd w:val="clear" w:color="auto" w:fill="D9D9D9" w:themeFill="background1" w:themeFillShade="D9"/>
          </w:tcPr>
          <w:p w14:paraId="18128973" w14:textId="77777777" w:rsidR="00B35EEF" w:rsidRPr="002D76EA" w:rsidRDefault="00B35EEF" w:rsidP="005C2C6F">
            <w:pPr>
              <w:snapToGrid w:val="0"/>
              <w:rPr>
                <w:rFonts w:eastAsia="Batang"/>
                <w:b/>
                <w:sz w:val="16"/>
                <w:szCs w:val="16"/>
              </w:rPr>
            </w:pPr>
            <w:r w:rsidRPr="002D76EA">
              <w:rPr>
                <w:b/>
              </w:rPr>
              <w:t>Aspect</w:t>
            </w:r>
          </w:p>
        </w:tc>
        <w:tc>
          <w:tcPr>
            <w:tcW w:w="992" w:type="dxa"/>
            <w:shd w:val="clear" w:color="auto" w:fill="D9D9D9" w:themeFill="background1" w:themeFillShade="D9"/>
          </w:tcPr>
          <w:p w14:paraId="1A2FB77A" w14:textId="77777777" w:rsidR="00B35EEF" w:rsidRDefault="00B35EEF" w:rsidP="005C2C6F">
            <w:pPr>
              <w:snapToGrid w:val="0"/>
              <w:rPr>
                <w:b/>
              </w:rPr>
            </w:pPr>
            <w:r>
              <w:rPr>
                <w:b/>
              </w:rPr>
              <w:t>Kardi</w:t>
            </w:r>
          </w:p>
          <w:p w14:paraId="339E8DBA" w14:textId="77777777" w:rsidR="00B35EEF" w:rsidRPr="002D76EA" w:rsidRDefault="00B35EEF" w:rsidP="005C2C6F">
            <w:pPr>
              <w:snapToGrid w:val="0"/>
              <w:rPr>
                <w:b/>
              </w:rPr>
            </w:pPr>
            <w:r>
              <w:rPr>
                <w:b/>
              </w:rPr>
              <w:t>naliteit</w:t>
            </w:r>
          </w:p>
        </w:tc>
        <w:tc>
          <w:tcPr>
            <w:tcW w:w="4394" w:type="dxa"/>
            <w:shd w:val="clear" w:color="auto" w:fill="D9D9D9" w:themeFill="background1" w:themeFillShade="D9"/>
          </w:tcPr>
          <w:p w14:paraId="64AFDA35" w14:textId="77777777" w:rsidR="00B35EEF" w:rsidRPr="002D76EA" w:rsidRDefault="00B35EEF" w:rsidP="005C2C6F">
            <w:pPr>
              <w:snapToGrid w:val="0"/>
              <w:rPr>
                <w:rFonts w:eastAsia="Batang"/>
                <w:b/>
              </w:rPr>
            </w:pPr>
            <w:r w:rsidRPr="002D76EA">
              <w:rPr>
                <w:b/>
              </w:rPr>
              <w:t>Toelichting</w:t>
            </w:r>
          </w:p>
        </w:tc>
        <w:tc>
          <w:tcPr>
            <w:tcW w:w="1418" w:type="dxa"/>
            <w:shd w:val="clear" w:color="auto" w:fill="D9D9D9" w:themeFill="background1" w:themeFillShade="D9"/>
          </w:tcPr>
          <w:p w14:paraId="49530197" w14:textId="77777777" w:rsidR="00B35EEF" w:rsidRDefault="00B35EEF" w:rsidP="005C2C6F">
            <w:pPr>
              <w:snapToGrid w:val="0"/>
              <w:rPr>
                <w:b/>
              </w:rPr>
            </w:pPr>
            <w:r>
              <w:rPr>
                <w:b/>
              </w:rPr>
              <w:t>In UML 2.5</w:t>
            </w:r>
          </w:p>
        </w:tc>
        <w:tc>
          <w:tcPr>
            <w:tcW w:w="1134" w:type="dxa"/>
            <w:shd w:val="clear" w:color="auto" w:fill="D9D9D9" w:themeFill="background1" w:themeFillShade="D9"/>
          </w:tcPr>
          <w:p w14:paraId="1070CBA2" w14:textId="77777777" w:rsidR="00B35EEF" w:rsidRPr="002D76EA" w:rsidRDefault="00B35EEF" w:rsidP="005C2C6F">
            <w:pPr>
              <w:snapToGrid w:val="0"/>
              <w:rPr>
                <w:b/>
              </w:rPr>
            </w:pPr>
            <w:r>
              <w:rPr>
                <w:b/>
              </w:rPr>
              <w:t>In EA</w:t>
            </w:r>
          </w:p>
        </w:tc>
      </w:tr>
      <w:tr w:rsidR="00B35EEF" w:rsidRPr="00394E7E" w14:paraId="2BE60C64" w14:textId="77777777" w:rsidTr="005C2C6F">
        <w:trPr>
          <w:cantSplit/>
        </w:trPr>
        <w:tc>
          <w:tcPr>
            <w:tcW w:w="1985" w:type="dxa"/>
            <w:shd w:val="clear" w:color="auto" w:fill="auto"/>
          </w:tcPr>
          <w:p w14:paraId="1B31B93D"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992" w:type="dxa"/>
          </w:tcPr>
          <w:p w14:paraId="5D9C116E" w14:textId="77777777" w:rsidR="00B35EEF" w:rsidRPr="00394E7E" w:rsidRDefault="00B35EEF" w:rsidP="005C2C6F">
            <w:pPr>
              <w:snapToGrid w:val="0"/>
              <w:rPr>
                <w:rFonts w:eastAsia="Batang"/>
              </w:rPr>
            </w:pPr>
            <w:r>
              <w:rPr>
                <w:rFonts w:eastAsia="Batang"/>
              </w:rPr>
              <w:t>1</w:t>
            </w:r>
          </w:p>
        </w:tc>
        <w:tc>
          <w:tcPr>
            <w:tcW w:w="4394" w:type="dxa"/>
            <w:shd w:val="clear" w:color="auto" w:fill="auto"/>
          </w:tcPr>
          <w:p w14:paraId="4755929C" w14:textId="6A63C972" w:rsidR="00B35EEF" w:rsidRPr="00394E7E" w:rsidRDefault="00B35EEF" w:rsidP="005C2C6F">
            <w:pPr>
              <w:snapToGrid w:val="0"/>
              <w:rPr>
                <w:rFonts w:eastAsia="Batang"/>
              </w:rPr>
            </w:pPr>
            <w:r w:rsidRPr="00394E7E">
              <w:rPr>
                <w:rFonts w:eastAsia="Batang"/>
              </w:rPr>
              <w:t xml:space="preserve">De naam van de </w:t>
            </w:r>
            <w:r>
              <w:rPr>
                <w:rFonts w:eastAsia="Batang"/>
              </w:rPr>
              <w:t>union</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sidR="00CF7F3F">
              <w:rPr>
                <w:rFonts w:eastAsia="Batang"/>
              </w:rPr>
              <w:t>.</w:t>
            </w:r>
            <w:r w:rsidRPr="00394E7E">
              <w:rPr>
                <w:rFonts w:eastAsia="Batang"/>
              </w:rPr>
              <w:t xml:space="preserve"> </w:t>
            </w:r>
          </w:p>
        </w:tc>
        <w:tc>
          <w:tcPr>
            <w:tcW w:w="1418" w:type="dxa"/>
          </w:tcPr>
          <w:p w14:paraId="38E648DC" w14:textId="77777777" w:rsidR="00B35EEF" w:rsidRPr="00B465B3" w:rsidRDefault="00B35EEF" w:rsidP="005C2C6F">
            <w:pPr>
              <w:snapToGrid w:val="0"/>
              <w:ind w:left="-105" w:right="-111"/>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1134" w:type="dxa"/>
          </w:tcPr>
          <w:p w14:paraId="7585DFC2"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4C49A4" w14:paraId="7CA7B5FD" w14:textId="77777777" w:rsidTr="005C2C6F">
        <w:trPr>
          <w:cantSplit/>
        </w:trPr>
        <w:tc>
          <w:tcPr>
            <w:tcW w:w="1985" w:type="dxa"/>
            <w:shd w:val="clear" w:color="auto" w:fill="auto"/>
          </w:tcPr>
          <w:p w14:paraId="337615FF" w14:textId="77777777" w:rsidR="00B35EEF" w:rsidRPr="002217FD" w:rsidRDefault="00B35EEF" w:rsidP="005C2C6F">
            <w:pPr>
              <w:rPr>
                <w:b/>
                <w:noProof/>
                <w:sz w:val="16"/>
                <w:szCs w:val="16"/>
              </w:rPr>
            </w:pPr>
            <w:r w:rsidRPr="002217FD">
              <w:rPr>
                <w:b/>
                <w:noProof/>
                <w:sz w:val="16"/>
                <w:szCs w:val="16"/>
              </w:rPr>
              <w:t xml:space="preserve">Herkomst </w:t>
            </w:r>
          </w:p>
        </w:tc>
        <w:tc>
          <w:tcPr>
            <w:tcW w:w="992" w:type="dxa"/>
          </w:tcPr>
          <w:p w14:paraId="54369DEB" w14:textId="77777777" w:rsidR="00B35EEF" w:rsidRPr="002217FD" w:rsidRDefault="00B35EEF" w:rsidP="005C2C6F">
            <w:pPr>
              <w:rPr>
                <w:noProof/>
              </w:rPr>
            </w:pPr>
            <w:r>
              <w:rPr>
                <w:noProof/>
              </w:rPr>
              <w:t>1</w:t>
            </w:r>
          </w:p>
        </w:tc>
        <w:tc>
          <w:tcPr>
            <w:tcW w:w="4394" w:type="dxa"/>
            <w:shd w:val="clear" w:color="auto" w:fill="auto"/>
          </w:tcPr>
          <w:p w14:paraId="4E5528BF" w14:textId="77777777" w:rsidR="00B35EEF" w:rsidRPr="002217FD" w:rsidRDefault="00B35EEF" w:rsidP="005C2C6F">
            <w:pPr>
              <w:rPr>
                <w:noProof/>
              </w:rPr>
            </w:pPr>
            <w:r w:rsidRPr="002217FD">
              <w:rPr>
                <w:noProof/>
              </w:rPr>
              <w:t xml:space="preserve">De </w:t>
            </w:r>
            <w:r>
              <w:rPr>
                <w:noProof/>
              </w:rPr>
              <w:t>registratie</w:t>
            </w:r>
            <w:r w:rsidRPr="002217FD">
              <w:rPr>
                <w:noProof/>
              </w:rPr>
              <w:t xml:space="preserve"> of het informatiemodel waaraan </w:t>
            </w:r>
            <w:r>
              <w:rPr>
                <w:noProof/>
              </w:rPr>
              <w:t>de</w:t>
            </w:r>
            <w:r w:rsidRPr="002217FD">
              <w:rPr>
                <w:noProof/>
              </w:rPr>
              <w:t xml:space="preserve"> </w:t>
            </w:r>
            <w:r>
              <w:rPr>
                <w:noProof/>
              </w:rPr>
              <w:t>union</w:t>
            </w:r>
            <w:r w:rsidRPr="002217FD">
              <w:rPr>
                <w:noProof/>
              </w:rPr>
              <w:t xml:space="preserve"> ontleend is </w:t>
            </w:r>
            <w:r w:rsidRPr="002217FD">
              <w:rPr>
                <w:rFonts w:eastAsia="Batang"/>
                <w:noProof/>
              </w:rPr>
              <w:t>dan wel</w:t>
            </w:r>
            <w:r>
              <w:rPr>
                <w:rFonts w:eastAsia="Batang"/>
                <w:noProof/>
              </w:rPr>
              <w:t xml:space="preserve"> de eigen organisatie </w:t>
            </w:r>
            <w:r w:rsidRPr="002217FD">
              <w:rPr>
                <w:rFonts w:eastAsia="Batang"/>
                <w:noProof/>
              </w:rPr>
              <w:t xml:space="preserve">indien het door </w:t>
            </w:r>
            <w:r>
              <w:rPr>
                <w:rFonts w:eastAsia="Batang"/>
                <w:noProof/>
              </w:rPr>
              <w:t>de eigen organisatie toegevoegd is.</w:t>
            </w:r>
          </w:p>
        </w:tc>
        <w:tc>
          <w:tcPr>
            <w:tcW w:w="1418" w:type="dxa"/>
          </w:tcPr>
          <w:p w14:paraId="34090233" w14:textId="77777777" w:rsidR="00B35EEF" w:rsidRPr="004C49A4" w:rsidRDefault="00B35EEF" w:rsidP="005C2C6F">
            <w:pPr>
              <w:ind w:left="-102" w:hanging="102"/>
              <w:rPr>
                <w:i/>
                <w:noProof/>
                <w:sz w:val="16"/>
                <w:szCs w:val="16"/>
              </w:rPr>
            </w:pPr>
          </w:p>
        </w:tc>
        <w:tc>
          <w:tcPr>
            <w:tcW w:w="1134" w:type="dxa"/>
          </w:tcPr>
          <w:p w14:paraId="58A63E0F" w14:textId="77777777" w:rsidR="00B35EEF" w:rsidRPr="004C49A4" w:rsidRDefault="00B35EEF" w:rsidP="005C2C6F">
            <w:pPr>
              <w:rPr>
                <w:i/>
                <w:noProof/>
                <w:sz w:val="16"/>
                <w:szCs w:val="16"/>
              </w:rPr>
            </w:pPr>
            <w:r w:rsidRPr="004C49A4">
              <w:rPr>
                <w:i/>
                <w:noProof/>
                <w:sz w:val="16"/>
                <w:szCs w:val="16"/>
              </w:rPr>
              <w:t xml:space="preserve">Tagged value </w:t>
            </w:r>
          </w:p>
        </w:tc>
      </w:tr>
      <w:tr w:rsidR="00B35EEF" w:rsidRPr="004C49A4" w14:paraId="773FFCA3" w14:textId="77777777" w:rsidTr="005C2C6F">
        <w:trPr>
          <w:cantSplit/>
        </w:trPr>
        <w:tc>
          <w:tcPr>
            <w:tcW w:w="1985" w:type="dxa"/>
            <w:shd w:val="clear" w:color="auto" w:fill="auto"/>
          </w:tcPr>
          <w:p w14:paraId="48FDA45E" w14:textId="77777777" w:rsidR="00B35EEF" w:rsidRPr="002217FD" w:rsidRDefault="00B35EEF" w:rsidP="005C2C6F">
            <w:pPr>
              <w:rPr>
                <w:b/>
                <w:noProof/>
                <w:sz w:val="16"/>
                <w:szCs w:val="16"/>
              </w:rPr>
            </w:pPr>
            <w:r w:rsidRPr="004866E1">
              <w:rPr>
                <w:rFonts w:eastAsia="Batang"/>
                <w:b/>
                <w:sz w:val="16"/>
                <w:szCs w:val="16"/>
              </w:rPr>
              <w:t>Definitie</w:t>
            </w:r>
          </w:p>
        </w:tc>
        <w:tc>
          <w:tcPr>
            <w:tcW w:w="992" w:type="dxa"/>
          </w:tcPr>
          <w:p w14:paraId="459794EC" w14:textId="77777777" w:rsidR="00B35EEF" w:rsidRPr="004866E1" w:rsidRDefault="00B35EEF" w:rsidP="005C2C6F">
            <w:pPr>
              <w:rPr>
                <w:rFonts w:eastAsia="Batang"/>
              </w:rPr>
            </w:pPr>
            <w:r>
              <w:rPr>
                <w:rFonts w:eastAsia="Batang"/>
              </w:rPr>
              <w:t>1</w:t>
            </w:r>
          </w:p>
        </w:tc>
        <w:tc>
          <w:tcPr>
            <w:tcW w:w="4394" w:type="dxa"/>
            <w:shd w:val="clear" w:color="auto" w:fill="auto"/>
          </w:tcPr>
          <w:p w14:paraId="6338F55A" w14:textId="11340710" w:rsidR="00B35EEF" w:rsidRPr="002217FD" w:rsidRDefault="00B35EEF" w:rsidP="005C2C6F">
            <w:pPr>
              <w:rPr>
                <w:noProof/>
              </w:rPr>
            </w:pPr>
            <w:r w:rsidRPr="004866E1">
              <w:rPr>
                <w:rFonts w:eastAsia="Batang"/>
              </w:rPr>
              <w:t xml:space="preserve">De beschrijving van de betekenis van </w:t>
            </w:r>
            <w:r>
              <w:rPr>
                <w:rFonts w:eastAsia="Batang"/>
              </w:rPr>
              <w:t>de union</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sidR="00CF7F3F">
              <w:rPr>
                <w:rFonts w:eastAsia="Batang"/>
              </w:rPr>
              <w:t>.</w:t>
            </w:r>
            <w:r w:rsidRPr="004866E1">
              <w:rPr>
                <w:rFonts w:eastAsia="Batang"/>
              </w:rPr>
              <w:t xml:space="preserve"> </w:t>
            </w:r>
          </w:p>
        </w:tc>
        <w:tc>
          <w:tcPr>
            <w:tcW w:w="1418" w:type="dxa"/>
          </w:tcPr>
          <w:p w14:paraId="1B2972D0" w14:textId="77777777" w:rsidR="00B35EEF" w:rsidRDefault="00B35EEF" w:rsidP="005C2C6F">
            <w:pPr>
              <w:rPr>
                <w:rFonts w:eastAsia="Batang"/>
                <w:i/>
                <w:color w:val="FF0000"/>
                <w:sz w:val="16"/>
                <w:szCs w:val="16"/>
              </w:rPr>
            </w:pPr>
            <w:r>
              <w:rPr>
                <w:rFonts w:eastAsia="Batang"/>
                <w:i/>
                <w:color w:val="FF0000"/>
                <w:sz w:val="16"/>
                <w:szCs w:val="16"/>
              </w:rPr>
              <w:t>Body van de metaclass Comment</w:t>
            </w:r>
          </w:p>
        </w:tc>
        <w:tc>
          <w:tcPr>
            <w:tcW w:w="1134" w:type="dxa"/>
          </w:tcPr>
          <w:p w14:paraId="2026455E" w14:textId="77777777" w:rsidR="00B35EEF" w:rsidRPr="004C49A4" w:rsidRDefault="00B35EEF" w:rsidP="005C2C6F">
            <w:pPr>
              <w:rPr>
                <w:i/>
                <w:noProof/>
                <w:sz w:val="16"/>
                <w:szCs w:val="16"/>
              </w:rPr>
            </w:pPr>
            <w:r>
              <w:rPr>
                <w:rFonts w:eastAsia="Batang"/>
                <w:i/>
                <w:color w:val="FF0000"/>
                <w:sz w:val="16"/>
                <w:szCs w:val="16"/>
              </w:rPr>
              <w:t xml:space="preserve">Notes </w:t>
            </w:r>
          </w:p>
        </w:tc>
      </w:tr>
      <w:tr w:rsidR="00B35EEF" w:rsidRPr="004C49A4" w14:paraId="11EA7833" w14:textId="77777777" w:rsidTr="005C2C6F">
        <w:trPr>
          <w:cantSplit/>
        </w:trPr>
        <w:tc>
          <w:tcPr>
            <w:tcW w:w="1985" w:type="dxa"/>
            <w:shd w:val="clear" w:color="auto" w:fill="auto"/>
          </w:tcPr>
          <w:p w14:paraId="6CCC0315" w14:textId="77777777" w:rsidR="00B35EEF" w:rsidRPr="002217FD" w:rsidRDefault="00B35EEF" w:rsidP="005C2C6F">
            <w:pPr>
              <w:rPr>
                <w:b/>
                <w:noProof/>
                <w:sz w:val="16"/>
                <w:szCs w:val="16"/>
              </w:rPr>
            </w:pPr>
          </w:p>
        </w:tc>
        <w:tc>
          <w:tcPr>
            <w:tcW w:w="992" w:type="dxa"/>
          </w:tcPr>
          <w:p w14:paraId="699F1EDC" w14:textId="77777777" w:rsidR="00B35EEF" w:rsidRPr="002217FD" w:rsidRDefault="00B35EEF" w:rsidP="005C2C6F">
            <w:pPr>
              <w:rPr>
                <w:rFonts w:eastAsia="Batang"/>
                <w:noProof/>
              </w:rPr>
            </w:pPr>
          </w:p>
        </w:tc>
        <w:tc>
          <w:tcPr>
            <w:tcW w:w="4394" w:type="dxa"/>
            <w:shd w:val="clear" w:color="auto" w:fill="auto"/>
          </w:tcPr>
          <w:p w14:paraId="186FBCDC" w14:textId="77777777" w:rsidR="00B35EEF" w:rsidRPr="002217FD" w:rsidRDefault="00B35EEF" w:rsidP="005C2C6F">
            <w:pPr>
              <w:rPr>
                <w:noProof/>
              </w:rPr>
            </w:pPr>
          </w:p>
        </w:tc>
        <w:tc>
          <w:tcPr>
            <w:tcW w:w="1418" w:type="dxa"/>
          </w:tcPr>
          <w:p w14:paraId="11ACFCB8" w14:textId="77777777" w:rsidR="00B35EEF" w:rsidRPr="004C49A4" w:rsidRDefault="00B35EEF" w:rsidP="005C2C6F">
            <w:pPr>
              <w:rPr>
                <w:i/>
                <w:noProof/>
                <w:sz w:val="16"/>
                <w:szCs w:val="16"/>
              </w:rPr>
            </w:pPr>
          </w:p>
        </w:tc>
        <w:tc>
          <w:tcPr>
            <w:tcW w:w="1134" w:type="dxa"/>
          </w:tcPr>
          <w:p w14:paraId="3467EC8C" w14:textId="77777777" w:rsidR="00B35EEF" w:rsidRPr="004C49A4" w:rsidRDefault="00B35EEF" w:rsidP="005C2C6F">
            <w:pPr>
              <w:rPr>
                <w:i/>
                <w:noProof/>
                <w:sz w:val="16"/>
                <w:szCs w:val="16"/>
              </w:rPr>
            </w:pPr>
          </w:p>
        </w:tc>
      </w:tr>
      <w:tr w:rsidR="00B35EEF" w:rsidRPr="004C49A4" w14:paraId="2162C7A0" w14:textId="77777777" w:rsidTr="005C2C6F">
        <w:trPr>
          <w:cantSplit/>
        </w:trPr>
        <w:tc>
          <w:tcPr>
            <w:tcW w:w="1985" w:type="dxa"/>
            <w:shd w:val="clear" w:color="auto" w:fill="auto"/>
          </w:tcPr>
          <w:p w14:paraId="6B11FEFD" w14:textId="77777777" w:rsidR="00B35EEF" w:rsidRPr="002217FD" w:rsidRDefault="00B35EEF" w:rsidP="005C2C6F">
            <w:pPr>
              <w:rPr>
                <w:b/>
                <w:noProof/>
                <w:sz w:val="16"/>
                <w:szCs w:val="16"/>
              </w:rPr>
            </w:pPr>
            <w:r w:rsidRPr="004866E1">
              <w:rPr>
                <w:rFonts w:eastAsia="Batang"/>
                <w:b/>
                <w:sz w:val="16"/>
                <w:szCs w:val="16"/>
              </w:rPr>
              <w:t>Datum opname</w:t>
            </w:r>
          </w:p>
        </w:tc>
        <w:tc>
          <w:tcPr>
            <w:tcW w:w="992" w:type="dxa"/>
          </w:tcPr>
          <w:p w14:paraId="2C700E2C" w14:textId="77777777" w:rsidR="00B35EEF" w:rsidRPr="004866E1" w:rsidRDefault="00B35EEF" w:rsidP="005C2C6F">
            <w:pPr>
              <w:rPr>
                <w:rFonts w:eastAsia="Batang"/>
              </w:rPr>
            </w:pPr>
            <w:r>
              <w:rPr>
                <w:rFonts w:eastAsia="Batang"/>
              </w:rPr>
              <w:t>1</w:t>
            </w:r>
          </w:p>
        </w:tc>
        <w:tc>
          <w:tcPr>
            <w:tcW w:w="4394" w:type="dxa"/>
            <w:shd w:val="clear" w:color="auto" w:fill="auto"/>
          </w:tcPr>
          <w:p w14:paraId="61DC74F1" w14:textId="77777777" w:rsidR="00B35EEF" w:rsidRPr="002217FD" w:rsidRDefault="00B35EEF" w:rsidP="005C2C6F">
            <w:pPr>
              <w:rPr>
                <w:rFonts w:eastAsia="Batang"/>
                <w:noProof/>
              </w:rPr>
            </w:pPr>
            <w:r w:rsidRPr="004866E1">
              <w:rPr>
                <w:rFonts w:eastAsia="Batang"/>
              </w:rPr>
              <w:t xml:space="preserve">De datum waarop </w:t>
            </w:r>
            <w:r>
              <w:rPr>
                <w:rFonts w:eastAsia="Batang"/>
              </w:rPr>
              <w:t>de union</w:t>
            </w:r>
            <w:r w:rsidRPr="004866E1">
              <w:rPr>
                <w:rFonts w:eastAsia="Batang"/>
              </w:rPr>
              <w:t xml:space="preserve"> is opgenomen in </w:t>
            </w:r>
            <w:r>
              <w:rPr>
                <w:rFonts w:eastAsia="Batang"/>
              </w:rPr>
              <w:t>het informatiemodel</w:t>
            </w:r>
            <w:r w:rsidRPr="004866E1">
              <w:rPr>
                <w:rFonts w:eastAsia="Batang"/>
              </w:rPr>
              <w:t>.</w:t>
            </w:r>
          </w:p>
        </w:tc>
        <w:tc>
          <w:tcPr>
            <w:tcW w:w="1418" w:type="dxa"/>
          </w:tcPr>
          <w:p w14:paraId="617F1BEA" w14:textId="77777777" w:rsidR="00B35EEF" w:rsidRPr="00CA78F0" w:rsidRDefault="00B35EEF" w:rsidP="005C2C6F">
            <w:pPr>
              <w:rPr>
                <w:rFonts w:eastAsia="Batang"/>
                <w:i/>
                <w:noProof/>
                <w:sz w:val="16"/>
                <w:szCs w:val="16"/>
              </w:rPr>
            </w:pPr>
          </w:p>
        </w:tc>
        <w:tc>
          <w:tcPr>
            <w:tcW w:w="1134" w:type="dxa"/>
          </w:tcPr>
          <w:p w14:paraId="645EBC18" w14:textId="77777777" w:rsidR="00B35EEF" w:rsidRPr="004C49A4" w:rsidRDefault="00B35EEF" w:rsidP="005C2C6F">
            <w:pPr>
              <w:rPr>
                <w:i/>
                <w:noProof/>
                <w:sz w:val="16"/>
                <w:szCs w:val="16"/>
              </w:rPr>
            </w:pPr>
            <w:r w:rsidRPr="00CA78F0">
              <w:rPr>
                <w:rFonts w:eastAsia="Batang"/>
                <w:i/>
                <w:noProof/>
                <w:sz w:val="16"/>
                <w:szCs w:val="16"/>
              </w:rPr>
              <w:t xml:space="preserve">Tagged value </w:t>
            </w:r>
          </w:p>
        </w:tc>
      </w:tr>
    </w:tbl>
    <w:p w14:paraId="659115F8" w14:textId="77777777" w:rsidR="00B35EEF" w:rsidRDefault="00B35EEF" w:rsidP="00B35EEF">
      <w:pPr>
        <w:pStyle w:val="Kop3"/>
      </w:pPr>
      <w:bookmarkStart w:id="82" w:name="_Toc467145307"/>
    </w:p>
    <w:p w14:paraId="0A04CAED" w14:textId="77777777" w:rsidR="00B35EEF" w:rsidRPr="00237C7F" w:rsidRDefault="00B35EEF" w:rsidP="00237C7F">
      <w:pPr>
        <w:rPr>
          <w:b/>
        </w:rPr>
      </w:pPr>
      <w:r w:rsidRPr="00237C7F">
        <w:rPr>
          <w:b/>
        </w:rPr>
        <w:t>2.3.15 Specificatie voor «Union element»</w:t>
      </w:r>
      <w:bookmarkEnd w:id="82"/>
    </w:p>
    <w:p w14:paraId="74E994ED" w14:textId="2475772B" w:rsidR="00B35EEF" w:rsidRDefault="00B35EEF" w:rsidP="00B35EEF">
      <w:pPr>
        <w:pStyle w:val="Lijstalinea"/>
        <w:keepNext/>
        <w:ind w:left="1458" w:hanging="1458"/>
        <w:rPr>
          <w:rFonts w:eastAsia="Batang"/>
        </w:rPr>
      </w:pPr>
      <w:r w:rsidRPr="004866E1">
        <w:rPr>
          <w:rFonts w:eastAsia="Batang"/>
        </w:rPr>
        <w:t xml:space="preserve">De </w:t>
      </w:r>
      <w:r>
        <w:rPr>
          <w:rFonts w:eastAsia="Batang"/>
        </w:rPr>
        <w:t>unionelementen</w:t>
      </w:r>
      <w:r w:rsidRPr="004866E1">
        <w:rPr>
          <w:rFonts w:eastAsia="Batang"/>
        </w:rPr>
        <w:t xml:space="preserve"> worden naar de volgende aspecten gespecificeerd:</w:t>
      </w:r>
    </w:p>
    <w:p w14:paraId="1FA1EF56" w14:textId="77777777" w:rsidR="00A27C64" w:rsidRDefault="00A27C64" w:rsidP="00B35EEF">
      <w:pPr>
        <w:pStyle w:val="Lijstalinea"/>
        <w:keepNext/>
        <w:ind w:left="1458" w:hanging="1458"/>
        <w:rPr>
          <w:rFonts w:eastAsia="Batang"/>
        </w:rPr>
      </w:pPr>
    </w:p>
    <w:tbl>
      <w:tblPr>
        <w:tblW w:w="9923" w:type="dxa"/>
        <w:tblLayout w:type="fixed"/>
        <w:tblCellMar>
          <w:top w:w="113" w:type="dxa"/>
        </w:tblCellMar>
        <w:tblLook w:val="0000" w:firstRow="0" w:lastRow="0" w:firstColumn="0" w:lastColumn="0" w:noHBand="0" w:noVBand="0"/>
      </w:tblPr>
      <w:tblGrid>
        <w:gridCol w:w="1985"/>
        <w:gridCol w:w="992"/>
        <w:gridCol w:w="4394"/>
        <w:gridCol w:w="1418"/>
        <w:gridCol w:w="1134"/>
      </w:tblGrid>
      <w:tr w:rsidR="00A27C64" w:rsidRPr="002D76EA" w14:paraId="2C75B6EB" w14:textId="77777777" w:rsidTr="00E62CED">
        <w:trPr>
          <w:cantSplit/>
        </w:trPr>
        <w:tc>
          <w:tcPr>
            <w:tcW w:w="1985" w:type="dxa"/>
            <w:shd w:val="clear" w:color="auto" w:fill="D9D9D9" w:themeFill="background1" w:themeFillShade="D9"/>
          </w:tcPr>
          <w:p w14:paraId="12E71BCC" w14:textId="77777777" w:rsidR="00A27C64" w:rsidRPr="002D76EA" w:rsidRDefault="00A27C64" w:rsidP="00E62CED">
            <w:pPr>
              <w:snapToGrid w:val="0"/>
              <w:rPr>
                <w:rFonts w:eastAsia="Batang"/>
                <w:b/>
                <w:sz w:val="16"/>
                <w:szCs w:val="16"/>
              </w:rPr>
            </w:pPr>
            <w:r w:rsidRPr="002D76EA">
              <w:rPr>
                <w:b/>
              </w:rPr>
              <w:t>Aspect</w:t>
            </w:r>
          </w:p>
        </w:tc>
        <w:tc>
          <w:tcPr>
            <w:tcW w:w="992" w:type="dxa"/>
            <w:shd w:val="clear" w:color="auto" w:fill="D9D9D9" w:themeFill="background1" w:themeFillShade="D9"/>
          </w:tcPr>
          <w:p w14:paraId="4722255E" w14:textId="77777777" w:rsidR="00A27C64" w:rsidRDefault="00A27C64" w:rsidP="00E62CED">
            <w:pPr>
              <w:snapToGrid w:val="0"/>
              <w:rPr>
                <w:b/>
              </w:rPr>
            </w:pPr>
            <w:r>
              <w:rPr>
                <w:b/>
              </w:rPr>
              <w:t>Kardi</w:t>
            </w:r>
          </w:p>
          <w:p w14:paraId="04007333" w14:textId="77777777" w:rsidR="00A27C64" w:rsidRPr="002D76EA" w:rsidRDefault="00A27C64" w:rsidP="00E62CED">
            <w:pPr>
              <w:snapToGrid w:val="0"/>
              <w:rPr>
                <w:b/>
              </w:rPr>
            </w:pPr>
            <w:r>
              <w:rPr>
                <w:b/>
              </w:rPr>
              <w:t>naliteit</w:t>
            </w:r>
          </w:p>
        </w:tc>
        <w:tc>
          <w:tcPr>
            <w:tcW w:w="4394" w:type="dxa"/>
            <w:shd w:val="clear" w:color="auto" w:fill="D9D9D9" w:themeFill="background1" w:themeFillShade="D9"/>
          </w:tcPr>
          <w:p w14:paraId="20501C28" w14:textId="77777777" w:rsidR="00A27C64" w:rsidRPr="002D76EA" w:rsidRDefault="00A27C64" w:rsidP="00E62CED">
            <w:pPr>
              <w:snapToGrid w:val="0"/>
              <w:rPr>
                <w:rFonts w:eastAsia="Batang"/>
                <w:b/>
              </w:rPr>
            </w:pPr>
            <w:r w:rsidRPr="002D76EA">
              <w:rPr>
                <w:b/>
              </w:rPr>
              <w:t>Toelichting</w:t>
            </w:r>
          </w:p>
        </w:tc>
        <w:tc>
          <w:tcPr>
            <w:tcW w:w="1418" w:type="dxa"/>
            <w:shd w:val="clear" w:color="auto" w:fill="D9D9D9" w:themeFill="background1" w:themeFillShade="D9"/>
          </w:tcPr>
          <w:p w14:paraId="3C54FFF3" w14:textId="77777777" w:rsidR="00A27C64" w:rsidRDefault="00A27C64" w:rsidP="00E62CED">
            <w:pPr>
              <w:snapToGrid w:val="0"/>
              <w:rPr>
                <w:b/>
              </w:rPr>
            </w:pPr>
            <w:r>
              <w:rPr>
                <w:b/>
              </w:rPr>
              <w:t>In UML 2.5</w:t>
            </w:r>
          </w:p>
        </w:tc>
        <w:tc>
          <w:tcPr>
            <w:tcW w:w="1134" w:type="dxa"/>
            <w:shd w:val="clear" w:color="auto" w:fill="D9D9D9" w:themeFill="background1" w:themeFillShade="D9"/>
          </w:tcPr>
          <w:p w14:paraId="23EBE9D1" w14:textId="77777777" w:rsidR="00A27C64" w:rsidRPr="002D76EA" w:rsidRDefault="00A27C64" w:rsidP="00E62CED">
            <w:pPr>
              <w:snapToGrid w:val="0"/>
              <w:rPr>
                <w:b/>
              </w:rPr>
            </w:pPr>
            <w:r>
              <w:rPr>
                <w:b/>
              </w:rPr>
              <w:t>In EA</w:t>
            </w:r>
          </w:p>
        </w:tc>
      </w:tr>
      <w:tr w:rsidR="00A27C64" w:rsidRPr="00394E7E" w14:paraId="03D0B61A" w14:textId="77777777" w:rsidTr="00E62CED">
        <w:trPr>
          <w:cantSplit/>
        </w:trPr>
        <w:tc>
          <w:tcPr>
            <w:tcW w:w="1985" w:type="dxa"/>
            <w:shd w:val="clear" w:color="auto" w:fill="auto"/>
          </w:tcPr>
          <w:p w14:paraId="3AF70D7E" w14:textId="712CF67E" w:rsidR="00A27C64" w:rsidRPr="00394E7E" w:rsidRDefault="00A27C64" w:rsidP="00A27C64">
            <w:pPr>
              <w:snapToGrid w:val="0"/>
              <w:rPr>
                <w:rFonts w:eastAsia="Batang"/>
                <w:b/>
                <w:sz w:val="16"/>
                <w:szCs w:val="16"/>
              </w:rPr>
            </w:pPr>
            <w:r w:rsidRPr="00394E7E">
              <w:rPr>
                <w:rFonts w:eastAsia="Batang"/>
                <w:b/>
                <w:sz w:val="16"/>
                <w:szCs w:val="16"/>
              </w:rPr>
              <w:t xml:space="preserve">Naam </w:t>
            </w:r>
          </w:p>
        </w:tc>
        <w:tc>
          <w:tcPr>
            <w:tcW w:w="992" w:type="dxa"/>
          </w:tcPr>
          <w:p w14:paraId="32CD767D" w14:textId="64F93077" w:rsidR="00A27C64" w:rsidRPr="00394E7E" w:rsidRDefault="00A27C64" w:rsidP="00A27C64">
            <w:pPr>
              <w:snapToGrid w:val="0"/>
              <w:rPr>
                <w:rFonts w:eastAsia="Batang"/>
              </w:rPr>
            </w:pPr>
            <w:r>
              <w:rPr>
                <w:rFonts w:eastAsia="Batang"/>
              </w:rPr>
              <w:t>1</w:t>
            </w:r>
          </w:p>
        </w:tc>
        <w:tc>
          <w:tcPr>
            <w:tcW w:w="4394" w:type="dxa"/>
            <w:shd w:val="clear" w:color="auto" w:fill="auto"/>
          </w:tcPr>
          <w:p w14:paraId="0F47597A" w14:textId="41F790E7" w:rsidR="00A27C64" w:rsidRPr="00394E7E" w:rsidRDefault="00A27C64" w:rsidP="00A27C64">
            <w:pPr>
              <w:snapToGrid w:val="0"/>
              <w:rPr>
                <w:rFonts w:eastAsia="Batang"/>
              </w:rPr>
            </w:pPr>
            <w:r w:rsidRPr="00394E7E">
              <w:rPr>
                <w:rFonts w:eastAsia="Batang"/>
              </w:rPr>
              <w:t xml:space="preserve">De naam van </w:t>
            </w:r>
            <w:r>
              <w:rPr>
                <w:rFonts w:eastAsia="Batang"/>
              </w:rPr>
              <w:t>het</w:t>
            </w:r>
            <w:r w:rsidRPr="00394E7E">
              <w:rPr>
                <w:rFonts w:eastAsia="Batang"/>
              </w:rPr>
              <w:t xml:space="preserve"> </w:t>
            </w:r>
            <w:r>
              <w:rPr>
                <w:rFonts w:eastAsia="Batang"/>
              </w:rPr>
              <w:t>union</w:t>
            </w:r>
            <w:r w:rsidR="00B12E92">
              <w:rPr>
                <w:rFonts w:eastAsia="Batang"/>
              </w:rPr>
              <w:t xml:space="preserve"> </w:t>
            </w:r>
            <w:r>
              <w:rPr>
                <w:rFonts w:eastAsia="Batang"/>
              </w:rPr>
              <w:t>element</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Pr>
                <w:rFonts w:eastAsia="Batang"/>
              </w:rPr>
              <w:t>.</w:t>
            </w:r>
            <w:r w:rsidRPr="00394E7E">
              <w:rPr>
                <w:rFonts w:eastAsia="Batang"/>
              </w:rPr>
              <w:t xml:space="preserve"> </w:t>
            </w:r>
          </w:p>
        </w:tc>
        <w:tc>
          <w:tcPr>
            <w:tcW w:w="1418" w:type="dxa"/>
          </w:tcPr>
          <w:p w14:paraId="1459BACC" w14:textId="77777777" w:rsidR="00A27C64" w:rsidRDefault="00A27C64" w:rsidP="00A27C64">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3F405C69" w14:textId="36AF2547" w:rsidR="00A27C64" w:rsidRPr="00B465B3" w:rsidRDefault="00A27C64" w:rsidP="00A27C64">
            <w:pPr>
              <w:snapToGrid w:val="0"/>
              <w:ind w:left="-105" w:right="-111"/>
              <w:rPr>
                <w:i/>
                <w:noProof/>
                <w:color w:val="FF0000"/>
                <w:sz w:val="16"/>
                <w:szCs w:val="16"/>
              </w:rPr>
            </w:pPr>
            <w:r>
              <w:rPr>
                <w:rFonts w:eastAsia="Batang"/>
                <w:i/>
                <w:color w:val="FF0000"/>
                <w:sz w:val="16"/>
                <w:szCs w:val="16"/>
              </w:rPr>
              <w:t xml:space="preserve">  element</w:t>
            </w:r>
          </w:p>
        </w:tc>
        <w:tc>
          <w:tcPr>
            <w:tcW w:w="1134" w:type="dxa"/>
          </w:tcPr>
          <w:p w14:paraId="2325FFBD" w14:textId="68C0FA6A" w:rsidR="00A27C64" w:rsidRPr="00394E7E" w:rsidRDefault="00A27C64" w:rsidP="00A27C64">
            <w:pPr>
              <w:snapToGrid w:val="0"/>
              <w:rPr>
                <w:rFonts w:eastAsia="Batang"/>
              </w:rPr>
            </w:pPr>
            <w:r w:rsidRPr="00B465B3">
              <w:rPr>
                <w:i/>
                <w:noProof/>
                <w:color w:val="FF0000"/>
                <w:sz w:val="16"/>
                <w:szCs w:val="16"/>
              </w:rPr>
              <w:t xml:space="preserve">Name </w:t>
            </w:r>
          </w:p>
        </w:tc>
      </w:tr>
      <w:tr w:rsidR="00A27C64" w:rsidRPr="004C49A4" w14:paraId="1EE30BBB" w14:textId="77777777" w:rsidTr="00E62CED">
        <w:trPr>
          <w:cantSplit/>
        </w:trPr>
        <w:tc>
          <w:tcPr>
            <w:tcW w:w="1985" w:type="dxa"/>
            <w:shd w:val="clear" w:color="auto" w:fill="auto"/>
          </w:tcPr>
          <w:p w14:paraId="019964B7" w14:textId="599F537E" w:rsidR="00A27C64" w:rsidRPr="002217FD" w:rsidRDefault="00A27C64" w:rsidP="00A27C64">
            <w:pPr>
              <w:rPr>
                <w:b/>
                <w:noProof/>
                <w:sz w:val="16"/>
                <w:szCs w:val="16"/>
              </w:rPr>
            </w:pPr>
            <w:r w:rsidRPr="004866E1">
              <w:rPr>
                <w:rFonts w:eastAsia="Batang"/>
                <w:b/>
                <w:sz w:val="16"/>
                <w:szCs w:val="16"/>
              </w:rPr>
              <w:t>Definitie</w:t>
            </w:r>
          </w:p>
        </w:tc>
        <w:tc>
          <w:tcPr>
            <w:tcW w:w="992" w:type="dxa"/>
          </w:tcPr>
          <w:p w14:paraId="74B97C45" w14:textId="4AA9BE20" w:rsidR="00A27C64" w:rsidRPr="004866E1" w:rsidRDefault="00F43934" w:rsidP="00A27C64">
            <w:pPr>
              <w:rPr>
                <w:rFonts w:eastAsia="Batang"/>
              </w:rPr>
            </w:pPr>
            <w:r>
              <w:rPr>
                <w:rFonts w:eastAsia="Batang"/>
              </w:rPr>
              <w:t>0..1</w:t>
            </w:r>
          </w:p>
        </w:tc>
        <w:tc>
          <w:tcPr>
            <w:tcW w:w="4394" w:type="dxa"/>
            <w:shd w:val="clear" w:color="auto" w:fill="auto"/>
          </w:tcPr>
          <w:p w14:paraId="0AE16153" w14:textId="517ED0E6" w:rsidR="00A27C64" w:rsidRPr="002217FD" w:rsidRDefault="00A27C64" w:rsidP="00A27C64">
            <w:pPr>
              <w:rPr>
                <w:noProof/>
              </w:rPr>
            </w:pPr>
            <w:r w:rsidRPr="004866E1">
              <w:rPr>
                <w:rFonts w:eastAsia="Batang"/>
              </w:rPr>
              <w:t xml:space="preserve">De beschrijving van de betekenis van </w:t>
            </w:r>
            <w:r>
              <w:rPr>
                <w:rFonts w:eastAsia="Batang"/>
              </w:rPr>
              <w:t>het union</w:t>
            </w:r>
            <w:r w:rsidR="00B12E92">
              <w:rPr>
                <w:rFonts w:eastAsia="Batang"/>
              </w:rPr>
              <w:t xml:space="preserve"> </w:t>
            </w:r>
            <w:r>
              <w:rPr>
                <w:rFonts w:eastAsia="Batang"/>
              </w:rPr>
              <w:t>element</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Pr>
                <w:rFonts w:eastAsia="Batang"/>
              </w:rPr>
              <w:t>.</w:t>
            </w:r>
            <w:r w:rsidRPr="004866E1">
              <w:rPr>
                <w:rFonts w:eastAsia="Batang"/>
              </w:rPr>
              <w:t xml:space="preserve"> </w:t>
            </w:r>
          </w:p>
        </w:tc>
        <w:tc>
          <w:tcPr>
            <w:tcW w:w="1418" w:type="dxa"/>
          </w:tcPr>
          <w:p w14:paraId="035F6EB8" w14:textId="7B46D400" w:rsidR="00A27C64" w:rsidRDefault="00A27C64" w:rsidP="00A27C64">
            <w:pPr>
              <w:rPr>
                <w:rFonts w:eastAsia="Batang"/>
                <w:i/>
                <w:color w:val="FF0000"/>
                <w:sz w:val="16"/>
                <w:szCs w:val="16"/>
              </w:rPr>
            </w:pPr>
            <w:r>
              <w:rPr>
                <w:rFonts w:eastAsia="Batang"/>
                <w:i/>
                <w:color w:val="FF0000"/>
                <w:sz w:val="16"/>
                <w:szCs w:val="16"/>
              </w:rPr>
              <w:t>Body van de metaclass Comment</w:t>
            </w:r>
          </w:p>
        </w:tc>
        <w:tc>
          <w:tcPr>
            <w:tcW w:w="1134" w:type="dxa"/>
          </w:tcPr>
          <w:p w14:paraId="7F2739D8" w14:textId="67400A32" w:rsidR="00A27C64" w:rsidRPr="004C49A4" w:rsidRDefault="00A27C64" w:rsidP="00A27C64">
            <w:pPr>
              <w:rPr>
                <w:i/>
                <w:noProof/>
                <w:sz w:val="16"/>
                <w:szCs w:val="16"/>
              </w:rPr>
            </w:pPr>
            <w:r>
              <w:rPr>
                <w:rFonts w:eastAsia="Batang"/>
                <w:i/>
                <w:color w:val="FF0000"/>
                <w:sz w:val="16"/>
                <w:szCs w:val="16"/>
              </w:rPr>
              <w:t xml:space="preserve">Notes </w:t>
            </w:r>
          </w:p>
        </w:tc>
      </w:tr>
      <w:tr w:rsidR="00A27C64" w:rsidRPr="004C49A4" w14:paraId="4A266693" w14:textId="77777777" w:rsidTr="00E62CED">
        <w:trPr>
          <w:cantSplit/>
        </w:trPr>
        <w:tc>
          <w:tcPr>
            <w:tcW w:w="1985" w:type="dxa"/>
            <w:shd w:val="clear" w:color="auto" w:fill="auto"/>
          </w:tcPr>
          <w:p w14:paraId="34D0FF7A" w14:textId="30E854C7" w:rsidR="00A27C64" w:rsidRDefault="00A27C64" w:rsidP="00A27C64">
            <w:pPr>
              <w:rPr>
                <w:i/>
                <w:noProof/>
                <w:sz w:val="16"/>
                <w:szCs w:val="16"/>
              </w:rPr>
            </w:pPr>
            <w:r>
              <w:rPr>
                <w:b/>
                <w:noProof/>
                <w:sz w:val="16"/>
                <w:szCs w:val="16"/>
              </w:rPr>
              <w:lastRenderedPageBreak/>
              <w:t>Domein</w:t>
            </w:r>
            <w:r w:rsidR="00E63533">
              <w:rPr>
                <w:b/>
                <w:noProof/>
                <w:sz w:val="16"/>
                <w:szCs w:val="16"/>
              </w:rPr>
              <w:br/>
            </w:r>
            <w:r w:rsidR="00E63533" w:rsidRPr="00A50387">
              <w:rPr>
                <w:i/>
                <w:noProof/>
                <w:sz w:val="16"/>
                <w:szCs w:val="16"/>
              </w:rPr>
              <w:t>(aspecten van een waarde/data)</w:t>
            </w:r>
          </w:p>
          <w:p w14:paraId="5C092A23" w14:textId="77777777" w:rsidR="00E63533" w:rsidRDefault="00E63533" w:rsidP="00A27C64">
            <w:pPr>
              <w:rPr>
                <w:b/>
                <w:noProof/>
                <w:sz w:val="16"/>
                <w:szCs w:val="16"/>
              </w:rPr>
            </w:pPr>
          </w:p>
          <w:p w14:paraId="50E5B127" w14:textId="77777777" w:rsidR="00A27C64" w:rsidRPr="00672E6C" w:rsidRDefault="00A27C64" w:rsidP="00A27C64">
            <w:pPr>
              <w:pStyle w:val="Lijstalinea"/>
              <w:numPr>
                <w:ilvl w:val="0"/>
                <w:numId w:val="12"/>
              </w:numPr>
              <w:rPr>
                <w:b/>
                <w:noProof/>
                <w:sz w:val="16"/>
                <w:szCs w:val="16"/>
              </w:rPr>
            </w:pPr>
            <w:r>
              <w:rPr>
                <w:b/>
                <w:noProof/>
                <w:sz w:val="16"/>
                <w:szCs w:val="16"/>
              </w:rPr>
              <w:t>Type</w:t>
            </w:r>
          </w:p>
          <w:p w14:paraId="16CA0A19" w14:textId="77777777" w:rsidR="00A27C64" w:rsidRDefault="00A27C64" w:rsidP="00A27C64">
            <w:pPr>
              <w:rPr>
                <w:b/>
                <w:noProof/>
                <w:sz w:val="16"/>
                <w:szCs w:val="16"/>
              </w:rPr>
            </w:pPr>
          </w:p>
          <w:p w14:paraId="0745CCF2" w14:textId="77777777" w:rsidR="00A27C64" w:rsidRPr="002217FD" w:rsidRDefault="00A27C64" w:rsidP="00A27C64">
            <w:pPr>
              <w:rPr>
                <w:b/>
                <w:noProof/>
                <w:sz w:val="16"/>
                <w:szCs w:val="16"/>
              </w:rPr>
            </w:pPr>
          </w:p>
        </w:tc>
        <w:tc>
          <w:tcPr>
            <w:tcW w:w="992" w:type="dxa"/>
          </w:tcPr>
          <w:p w14:paraId="66A2645E" w14:textId="77777777" w:rsidR="00E63533" w:rsidRDefault="00E63533" w:rsidP="00A27C64">
            <w:pPr>
              <w:rPr>
                <w:noProof/>
              </w:rPr>
            </w:pPr>
          </w:p>
          <w:p w14:paraId="7EF15A50" w14:textId="77777777" w:rsidR="00E63533" w:rsidRDefault="00E63533" w:rsidP="00A27C64">
            <w:pPr>
              <w:rPr>
                <w:noProof/>
              </w:rPr>
            </w:pPr>
          </w:p>
          <w:p w14:paraId="0C22AC0C" w14:textId="77777777" w:rsidR="00E63533" w:rsidRDefault="00E63533" w:rsidP="00A27C64">
            <w:pPr>
              <w:rPr>
                <w:noProof/>
              </w:rPr>
            </w:pPr>
          </w:p>
          <w:p w14:paraId="292EFAF0" w14:textId="77777777" w:rsidR="00E63533" w:rsidRDefault="00E63533" w:rsidP="00A27C64">
            <w:pPr>
              <w:rPr>
                <w:noProof/>
              </w:rPr>
            </w:pPr>
          </w:p>
          <w:p w14:paraId="1BD40262" w14:textId="5FF22E42" w:rsidR="00A27C64" w:rsidRPr="002217FD" w:rsidRDefault="00A27C64" w:rsidP="00A27C64">
            <w:pPr>
              <w:rPr>
                <w:rFonts w:eastAsia="Batang"/>
                <w:noProof/>
              </w:rPr>
            </w:pPr>
            <w:r>
              <w:rPr>
                <w:noProof/>
              </w:rPr>
              <w:t>1</w:t>
            </w:r>
          </w:p>
        </w:tc>
        <w:tc>
          <w:tcPr>
            <w:tcW w:w="4394" w:type="dxa"/>
            <w:shd w:val="clear" w:color="auto" w:fill="auto"/>
          </w:tcPr>
          <w:p w14:paraId="0A5D93F8" w14:textId="77777777" w:rsidR="00E63533" w:rsidRDefault="00E63533" w:rsidP="00A27C64">
            <w:pPr>
              <w:ind w:left="41" w:right="1453"/>
              <w:rPr>
                <w:noProof/>
              </w:rPr>
            </w:pPr>
          </w:p>
          <w:p w14:paraId="43024F36" w14:textId="77777777" w:rsidR="00E63533" w:rsidRDefault="00E63533" w:rsidP="00A27C64">
            <w:pPr>
              <w:ind w:left="41" w:right="1453"/>
              <w:rPr>
                <w:noProof/>
              </w:rPr>
            </w:pPr>
          </w:p>
          <w:p w14:paraId="4AA59459" w14:textId="77777777" w:rsidR="00E63533" w:rsidRDefault="00E63533" w:rsidP="00A27C64">
            <w:pPr>
              <w:ind w:left="41" w:right="1453"/>
              <w:rPr>
                <w:noProof/>
              </w:rPr>
            </w:pPr>
          </w:p>
          <w:p w14:paraId="4D38E9FB" w14:textId="77777777" w:rsidR="00E63533" w:rsidRDefault="00E63533" w:rsidP="00A27C64">
            <w:pPr>
              <w:ind w:left="41" w:right="1453"/>
              <w:rPr>
                <w:noProof/>
              </w:rPr>
            </w:pPr>
          </w:p>
          <w:p w14:paraId="68E57743" w14:textId="6CEFBBCC" w:rsidR="00A27C64" w:rsidRDefault="00A27C64" w:rsidP="00A27C64">
            <w:pPr>
              <w:ind w:left="41" w:right="1453"/>
              <w:rPr>
                <w:noProof/>
              </w:rPr>
            </w:pPr>
            <w:r w:rsidRPr="002217FD">
              <w:rPr>
                <w:noProof/>
              </w:rPr>
              <w:t xml:space="preserve">Het </w:t>
            </w:r>
            <w:r>
              <w:rPr>
                <w:noProof/>
              </w:rPr>
              <w:t xml:space="preserve">type </w:t>
            </w:r>
            <w:r w:rsidRPr="002217FD">
              <w:rPr>
                <w:noProof/>
              </w:rPr>
              <w:t xml:space="preserve">waarmee </w:t>
            </w:r>
            <w:r>
              <w:rPr>
                <w:noProof/>
              </w:rPr>
              <w:t>gegevens</w:t>
            </w:r>
            <w:r w:rsidRPr="002217FD">
              <w:rPr>
                <w:noProof/>
              </w:rPr>
              <w:t xml:space="preserve"> </w:t>
            </w:r>
            <w:r w:rsidR="00E63533">
              <w:rPr>
                <w:noProof/>
              </w:rPr>
              <w:t>v</w:t>
            </w:r>
            <w:r w:rsidRPr="002217FD">
              <w:rPr>
                <w:noProof/>
              </w:rPr>
              <w:t>an deze attribuutsoort worden vastgelegd.</w:t>
            </w:r>
            <w:r>
              <w:rPr>
                <w:noProof/>
              </w:rPr>
              <w:t xml:space="preserve"> Dit is altijd conform een datatype uit dit metamodel (of een extensie ervan).</w:t>
            </w:r>
          </w:p>
          <w:p w14:paraId="461D24A6" w14:textId="77777777" w:rsidR="00A27C64" w:rsidRDefault="00A27C64" w:rsidP="00A27C64">
            <w:pPr>
              <w:rPr>
                <w:noProof/>
              </w:rPr>
            </w:pPr>
          </w:p>
          <w:p w14:paraId="6713CFF1" w14:textId="77777777" w:rsidR="00A27C64" w:rsidRDefault="00A27C64" w:rsidP="00A27C64">
            <w:pPr>
              <w:rPr>
                <w:noProof/>
              </w:rPr>
            </w:pPr>
            <w:r>
              <w:rPr>
                <w:noProof/>
              </w:rPr>
              <w:t xml:space="preserve">Betreft het een waarde uit </w:t>
            </w:r>
            <w:r w:rsidRPr="002217FD">
              <w:rPr>
                <w:noProof/>
              </w:rPr>
              <w:t xml:space="preserve">een dynamische waardentabel, dan wordt de naam van de desbetreffende referentielijst </w:t>
            </w:r>
            <w:r>
              <w:rPr>
                <w:noProof/>
              </w:rPr>
              <w:t xml:space="preserve">of codelist als type </w:t>
            </w:r>
            <w:r w:rsidRPr="002217FD">
              <w:rPr>
                <w:noProof/>
              </w:rPr>
              <w:t xml:space="preserve">vermeld. </w:t>
            </w:r>
          </w:p>
          <w:p w14:paraId="2F6C325C" w14:textId="7E1D3002" w:rsidR="00A27C64" w:rsidRPr="002217FD" w:rsidRDefault="00A27C64" w:rsidP="00A27C64">
            <w:pPr>
              <w:rPr>
                <w:noProof/>
              </w:rPr>
            </w:pPr>
            <w:r>
              <w:rPr>
                <w:noProof/>
              </w:rPr>
              <w:t>Indien het een waarde uit een statische opsomming van waarden betreft, dan wordt de naam van de desbetreffende enumeratie als type vermeld.</w:t>
            </w:r>
          </w:p>
        </w:tc>
        <w:tc>
          <w:tcPr>
            <w:tcW w:w="1418" w:type="dxa"/>
          </w:tcPr>
          <w:p w14:paraId="71070DF3" w14:textId="77777777" w:rsidR="00A27C64" w:rsidRDefault="00A27C64" w:rsidP="00A27C64">
            <w:pPr>
              <w:rPr>
                <w:i/>
                <w:noProof/>
                <w:color w:val="FF0000"/>
                <w:sz w:val="16"/>
                <w:szCs w:val="16"/>
              </w:rPr>
            </w:pPr>
          </w:p>
          <w:p w14:paraId="64D4B535" w14:textId="77777777" w:rsidR="00A27C64" w:rsidRPr="004C49A4" w:rsidRDefault="00A27C64" w:rsidP="00A27C64">
            <w:pPr>
              <w:rPr>
                <w:i/>
                <w:noProof/>
                <w:sz w:val="16"/>
                <w:szCs w:val="16"/>
              </w:rPr>
            </w:pPr>
          </w:p>
        </w:tc>
        <w:tc>
          <w:tcPr>
            <w:tcW w:w="1134" w:type="dxa"/>
          </w:tcPr>
          <w:p w14:paraId="48EB04B2" w14:textId="77777777" w:rsidR="00A27C64" w:rsidRDefault="00A27C64" w:rsidP="00A27C64">
            <w:pPr>
              <w:rPr>
                <w:i/>
                <w:noProof/>
                <w:sz w:val="16"/>
                <w:szCs w:val="16"/>
              </w:rPr>
            </w:pPr>
          </w:p>
          <w:p w14:paraId="12070D82" w14:textId="77777777" w:rsidR="00E63533" w:rsidRDefault="00E63533" w:rsidP="00A27C64">
            <w:pPr>
              <w:rPr>
                <w:i/>
                <w:noProof/>
                <w:color w:val="FF0000"/>
                <w:sz w:val="16"/>
                <w:szCs w:val="16"/>
              </w:rPr>
            </w:pPr>
          </w:p>
          <w:p w14:paraId="339DEC0D" w14:textId="77777777" w:rsidR="00E63533" w:rsidRDefault="00E63533" w:rsidP="00A27C64">
            <w:pPr>
              <w:rPr>
                <w:i/>
                <w:noProof/>
                <w:color w:val="FF0000"/>
                <w:sz w:val="16"/>
                <w:szCs w:val="16"/>
              </w:rPr>
            </w:pPr>
          </w:p>
          <w:p w14:paraId="7B1FF3E8" w14:textId="77777777" w:rsidR="00A27C64" w:rsidRDefault="00A27C64" w:rsidP="00A27C64">
            <w:pPr>
              <w:rPr>
                <w:i/>
                <w:noProof/>
                <w:color w:val="FF0000"/>
                <w:sz w:val="16"/>
                <w:szCs w:val="16"/>
              </w:rPr>
            </w:pPr>
            <w:r>
              <w:rPr>
                <w:i/>
                <w:noProof/>
                <w:color w:val="FF0000"/>
                <w:sz w:val="16"/>
                <w:szCs w:val="16"/>
              </w:rPr>
              <w:t>Type</w:t>
            </w:r>
            <w:r w:rsidRPr="00B465B3">
              <w:rPr>
                <w:i/>
                <w:noProof/>
                <w:color w:val="FF0000"/>
                <w:sz w:val="16"/>
                <w:szCs w:val="16"/>
              </w:rPr>
              <w:t xml:space="preserve"> </w:t>
            </w:r>
          </w:p>
          <w:p w14:paraId="5D3BABAC" w14:textId="77777777" w:rsidR="00A27C64" w:rsidRDefault="00A27C64" w:rsidP="00A27C64">
            <w:pPr>
              <w:rPr>
                <w:i/>
                <w:noProof/>
                <w:sz w:val="16"/>
                <w:szCs w:val="16"/>
              </w:rPr>
            </w:pPr>
          </w:p>
          <w:p w14:paraId="5535D1FB" w14:textId="77777777" w:rsidR="00A27C64" w:rsidRDefault="00A27C64" w:rsidP="00A27C64">
            <w:pPr>
              <w:rPr>
                <w:i/>
                <w:noProof/>
                <w:sz w:val="16"/>
                <w:szCs w:val="16"/>
              </w:rPr>
            </w:pPr>
          </w:p>
          <w:p w14:paraId="0CC564A0" w14:textId="77777777" w:rsidR="00A27C64" w:rsidRDefault="00A27C64" w:rsidP="00A27C64">
            <w:pPr>
              <w:rPr>
                <w:i/>
                <w:noProof/>
                <w:sz w:val="16"/>
                <w:szCs w:val="16"/>
              </w:rPr>
            </w:pPr>
          </w:p>
          <w:p w14:paraId="0BB20AD2" w14:textId="77777777" w:rsidR="00A27C64" w:rsidRDefault="00A27C64" w:rsidP="00A27C64">
            <w:pPr>
              <w:rPr>
                <w:i/>
                <w:noProof/>
                <w:sz w:val="16"/>
                <w:szCs w:val="16"/>
              </w:rPr>
            </w:pPr>
          </w:p>
          <w:p w14:paraId="4855D2B6" w14:textId="77777777" w:rsidR="00A27C64" w:rsidRDefault="00A27C64" w:rsidP="00A27C64">
            <w:pPr>
              <w:rPr>
                <w:i/>
                <w:noProof/>
                <w:sz w:val="16"/>
                <w:szCs w:val="16"/>
              </w:rPr>
            </w:pPr>
          </w:p>
          <w:p w14:paraId="1F816157" w14:textId="77777777" w:rsidR="00A27C64" w:rsidRDefault="00A27C64" w:rsidP="00A27C64">
            <w:pPr>
              <w:rPr>
                <w:i/>
                <w:noProof/>
                <w:sz w:val="16"/>
                <w:szCs w:val="16"/>
              </w:rPr>
            </w:pPr>
          </w:p>
          <w:p w14:paraId="41801C8C" w14:textId="77777777" w:rsidR="00A27C64" w:rsidRDefault="00A27C64" w:rsidP="00A27C64">
            <w:pPr>
              <w:rPr>
                <w:i/>
                <w:noProof/>
                <w:sz w:val="16"/>
                <w:szCs w:val="16"/>
              </w:rPr>
            </w:pPr>
          </w:p>
          <w:p w14:paraId="6AD40DCF" w14:textId="77777777" w:rsidR="00A27C64" w:rsidRDefault="00A27C64" w:rsidP="00A27C64">
            <w:pPr>
              <w:rPr>
                <w:i/>
                <w:noProof/>
                <w:sz w:val="16"/>
                <w:szCs w:val="16"/>
              </w:rPr>
            </w:pPr>
          </w:p>
          <w:p w14:paraId="6422AE11" w14:textId="77777777" w:rsidR="00A27C64" w:rsidRDefault="00A27C64" w:rsidP="00A27C64">
            <w:pPr>
              <w:rPr>
                <w:i/>
                <w:noProof/>
                <w:sz w:val="16"/>
                <w:szCs w:val="16"/>
              </w:rPr>
            </w:pPr>
          </w:p>
          <w:p w14:paraId="217CA35C" w14:textId="77777777" w:rsidR="00A27C64" w:rsidRDefault="00A27C64" w:rsidP="00A27C64">
            <w:pPr>
              <w:rPr>
                <w:i/>
                <w:noProof/>
                <w:sz w:val="16"/>
                <w:szCs w:val="16"/>
              </w:rPr>
            </w:pPr>
          </w:p>
          <w:p w14:paraId="4593CA73" w14:textId="77777777" w:rsidR="00A27C64" w:rsidRDefault="00A27C64" w:rsidP="00A27C64">
            <w:pPr>
              <w:rPr>
                <w:i/>
                <w:noProof/>
                <w:sz w:val="16"/>
                <w:szCs w:val="16"/>
              </w:rPr>
            </w:pPr>
          </w:p>
          <w:p w14:paraId="51CA894C" w14:textId="77777777" w:rsidR="00A27C64" w:rsidRDefault="00A27C64" w:rsidP="00A27C64">
            <w:pPr>
              <w:rPr>
                <w:i/>
                <w:noProof/>
                <w:sz w:val="16"/>
                <w:szCs w:val="16"/>
              </w:rPr>
            </w:pPr>
          </w:p>
          <w:p w14:paraId="62021B8C" w14:textId="77777777" w:rsidR="00A27C64" w:rsidRDefault="00A27C64" w:rsidP="00A27C64">
            <w:pPr>
              <w:rPr>
                <w:i/>
                <w:noProof/>
                <w:sz w:val="16"/>
                <w:szCs w:val="16"/>
              </w:rPr>
            </w:pPr>
          </w:p>
          <w:p w14:paraId="4F389E86" w14:textId="77777777" w:rsidR="00A27C64" w:rsidRPr="004C49A4" w:rsidRDefault="00A27C64" w:rsidP="00A27C64">
            <w:pPr>
              <w:rPr>
                <w:i/>
                <w:noProof/>
                <w:sz w:val="16"/>
                <w:szCs w:val="16"/>
              </w:rPr>
            </w:pPr>
          </w:p>
        </w:tc>
      </w:tr>
      <w:tr w:rsidR="00A27C64" w:rsidRPr="004C49A4" w14:paraId="51DF3E75" w14:textId="77777777" w:rsidTr="00E62CED">
        <w:trPr>
          <w:cantSplit/>
        </w:trPr>
        <w:tc>
          <w:tcPr>
            <w:tcW w:w="1985" w:type="dxa"/>
            <w:shd w:val="clear" w:color="auto" w:fill="auto"/>
          </w:tcPr>
          <w:p w14:paraId="40C7A64D" w14:textId="77777777" w:rsidR="00A27C64" w:rsidRPr="000268DC" w:rsidRDefault="00A27C64" w:rsidP="00A27C64">
            <w:pPr>
              <w:pStyle w:val="Lijstalinea"/>
              <w:numPr>
                <w:ilvl w:val="0"/>
                <w:numId w:val="12"/>
              </w:numPr>
              <w:rPr>
                <w:b/>
                <w:noProof/>
                <w:sz w:val="16"/>
                <w:szCs w:val="16"/>
              </w:rPr>
            </w:pPr>
            <w:r>
              <w:rPr>
                <w:b/>
                <w:noProof/>
                <w:sz w:val="16"/>
                <w:szCs w:val="16"/>
              </w:rPr>
              <w:t xml:space="preserve">Lengte </w:t>
            </w:r>
          </w:p>
          <w:p w14:paraId="3E3A04D2" w14:textId="637B614D" w:rsidR="00A27C64" w:rsidRPr="002217FD" w:rsidRDefault="00A27C64" w:rsidP="00A27C64">
            <w:pPr>
              <w:rPr>
                <w:b/>
                <w:noProof/>
                <w:sz w:val="16"/>
                <w:szCs w:val="16"/>
              </w:rPr>
            </w:pPr>
          </w:p>
        </w:tc>
        <w:tc>
          <w:tcPr>
            <w:tcW w:w="992" w:type="dxa"/>
          </w:tcPr>
          <w:p w14:paraId="52D7C9F3" w14:textId="440469B6" w:rsidR="00A27C64" w:rsidRPr="004866E1" w:rsidRDefault="00F43934" w:rsidP="00A27C64">
            <w:pPr>
              <w:rPr>
                <w:rFonts w:eastAsia="Batang"/>
              </w:rPr>
            </w:pPr>
            <w:r>
              <w:rPr>
                <w:noProof/>
              </w:rPr>
              <w:t>0..1</w:t>
            </w:r>
          </w:p>
        </w:tc>
        <w:tc>
          <w:tcPr>
            <w:tcW w:w="4394" w:type="dxa"/>
            <w:shd w:val="clear" w:color="auto" w:fill="auto"/>
          </w:tcPr>
          <w:p w14:paraId="2DA78EA2" w14:textId="77777777" w:rsidR="00A27C64" w:rsidRDefault="00A27C64" w:rsidP="00A27C64">
            <w:r>
              <w:t>De aanduiding van de lengte van een gegeven. Getallen kunnen altijd positief of negatief zijn.</w:t>
            </w:r>
          </w:p>
          <w:p w14:paraId="1017A8E8" w14:textId="77777777" w:rsidR="00A27C64" w:rsidRDefault="00A27C64" w:rsidP="00A27C64"/>
          <w:p w14:paraId="76B78DC4" w14:textId="77777777" w:rsidR="00A27C64" w:rsidRDefault="00A27C64" w:rsidP="00A27C64">
            <w:pPr>
              <w:rPr>
                <w:i/>
                <w:iCs/>
              </w:rPr>
            </w:pPr>
            <w:r>
              <w:rPr>
                <w:i/>
                <w:iCs/>
              </w:rPr>
              <w:t xml:space="preserve">Bijvoorbeeld: </w:t>
            </w:r>
          </w:p>
          <w:p w14:paraId="7AC68EF6" w14:textId="77777777" w:rsidR="00A27C64" w:rsidRDefault="00A27C64" w:rsidP="00A27C64">
            <w:pPr>
              <w:rPr>
                <w:i/>
                <w:iCs/>
              </w:rPr>
            </w:pPr>
            <w:r>
              <w:rPr>
                <w:i/>
                <w:iCs/>
              </w:rPr>
              <w:t xml:space="preserve">‘1’ als de lengte exact 1 is; </w:t>
            </w:r>
          </w:p>
          <w:p w14:paraId="2E676FD3" w14:textId="77777777" w:rsidR="00A27C64" w:rsidRDefault="00A27C64" w:rsidP="00A27C64">
            <w:pPr>
              <w:rPr>
                <w:i/>
                <w:iCs/>
              </w:rPr>
            </w:pPr>
            <w:r>
              <w:rPr>
                <w:i/>
                <w:iCs/>
              </w:rPr>
              <w:t xml:space="preserve">‘1..2’ als de lengte 1 tot en met 2 lang kan zijn;  </w:t>
            </w:r>
          </w:p>
          <w:p w14:paraId="5139C040" w14:textId="77777777" w:rsidR="00A27C64" w:rsidRDefault="00A27C64" w:rsidP="00A27C64">
            <w:r>
              <w:rPr>
                <w:i/>
                <w:iCs/>
              </w:rPr>
              <w:t>'‘1,2’ voor Decimale getallen met 1 cijfer voor de komma en 2 erna.</w:t>
            </w:r>
            <w:r>
              <w:t xml:space="preserve"> Dit is van -9,99 tot +9,99;</w:t>
            </w:r>
          </w:p>
          <w:p w14:paraId="2F9145D8" w14:textId="77777777" w:rsidR="00A27C64" w:rsidRDefault="00A27C64" w:rsidP="00A27C64"/>
          <w:p w14:paraId="3B6B4B11" w14:textId="73314D34" w:rsidR="00A27C64" w:rsidRPr="002217FD" w:rsidRDefault="00A27C64" w:rsidP="00A27C64">
            <w:pPr>
              <w:rPr>
                <w:rFonts w:eastAsia="Batang"/>
                <w:noProof/>
              </w:rPr>
            </w:pPr>
            <w:r>
              <w:t>Dit is verder toegelicht in hoofdstuk 3.</w:t>
            </w:r>
          </w:p>
        </w:tc>
        <w:tc>
          <w:tcPr>
            <w:tcW w:w="1418" w:type="dxa"/>
          </w:tcPr>
          <w:p w14:paraId="1E2B9236" w14:textId="77777777" w:rsidR="00A27C64" w:rsidRPr="00CA78F0" w:rsidRDefault="00A27C64" w:rsidP="00A27C64">
            <w:pPr>
              <w:rPr>
                <w:rFonts w:eastAsia="Batang"/>
                <w:i/>
                <w:noProof/>
                <w:sz w:val="16"/>
                <w:szCs w:val="16"/>
              </w:rPr>
            </w:pPr>
          </w:p>
        </w:tc>
        <w:tc>
          <w:tcPr>
            <w:tcW w:w="1134" w:type="dxa"/>
          </w:tcPr>
          <w:p w14:paraId="00D9C95D" w14:textId="586AC913" w:rsidR="00A27C64" w:rsidRDefault="00A27C64" w:rsidP="00A27C64">
            <w:pPr>
              <w:ind w:hanging="953"/>
              <w:jc w:val="center"/>
              <w:rPr>
                <w:rFonts w:eastAsia="Batang"/>
                <w:i/>
                <w:noProof/>
                <w:sz w:val="16"/>
                <w:szCs w:val="16"/>
              </w:rPr>
            </w:pPr>
            <w:r>
              <w:rPr>
                <w:rFonts w:eastAsia="Batang"/>
                <w:i/>
                <w:noProof/>
                <w:sz w:val="16"/>
                <w:szCs w:val="16"/>
              </w:rPr>
              <w:t xml:space="preserve">         Tagged</w:t>
            </w:r>
          </w:p>
          <w:p w14:paraId="0894DC97" w14:textId="0200B219" w:rsidR="00A27C64" w:rsidRPr="00A27C64" w:rsidRDefault="00A27C64" w:rsidP="00A27C64">
            <w:pPr>
              <w:ind w:hanging="953"/>
              <w:jc w:val="center"/>
              <w:rPr>
                <w:rFonts w:eastAsia="Batang"/>
                <w:i/>
                <w:noProof/>
                <w:sz w:val="16"/>
                <w:szCs w:val="16"/>
              </w:rPr>
            </w:pPr>
            <w:r>
              <w:rPr>
                <w:rFonts w:eastAsia="Batang"/>
                <w:i/>
                <w:noProof/>
                <w:sz w:val="16"/>
                <w:szCs w:val="16"/>
              </w:rPr>
              <w:t xml:space="preserve">       v</w:t>
            </w:r>
            <w:r w:rsidRPr="009064C0">
              <w:rPr>
                <w:rFonts w:eastAsia="Batang"/>
                <w:i/>
                <w:noProof/>
                <w:sz w:val="16"/>
                <w:szCs w:val="16"/>
              </w:rPr>
              <w:t>alue</w:t>
            </w:r>
          </w:p>
        </w:tc>
      </w:tr>
      <w:tr w:rsidR="00A27C64" w:rsidRPr="004C49A4" w14:paraId="511D7637" w14:textId="77777777" w:rsidTr="00E62CED">
        <w:trPr>
          <w:cantSplit/>
        </w:trPr>
        <w:tc>
          <w:tcPr>
            <w:tcW w:w="1985" w:type="dxa"/>
            <w:shd w:val="clear" w:color="auto" w:fill="auto"/>
          </w:tcPr>
          <w:p w14:paraId="0EB717BC" w14:textId="3E0E9B26" w:rsidR="00A27C64" w:rsidRDefault="00A27C64" w:rsidP="00A27C64">
            <w:pPr>
              <w:pStyle w:val="Lijstalinea"/>
              <w:numPr>
                <w:ilvl w:val="0"/>
                <w:numId w:val="12"/>
              </w:numPr>
              <w:rPr>
                <w:b/>
                <w:noProof/>
                <w:sz w:val="16"/>
                <w:szCs w:val="16"/>
              </w:rPr>
            </w:pPr>
            <w:r>
              <w:rPr>
                <w:b/>
                <w:noProof/>
                <w:sz w:val="16"/>
                <w:szCs w:val="16"/>
              </w:rPr>
              <w:t>Patroon</w:t>
            </w:r>
          </w:p>
        </w:tc>
        <w:tc>
          <w:tcPr>
            <w:tcW w:w="992" w:type="dxa"/>
          </w:tcPr>
          <w:p w14:paraId="211637B4" w14:textId="78583478" w:rsidR="00A27C64" w:rsidRDefault="00F43934" w:rsidP="00A27C64">
            <w:pPr>
              <w:rPr>
                <w:noProof/>
              </w:rPr>
            </w:pPr>
            <w:r>
              <w:rPr>
                <w:noProof/>
              </w:rPr>
              <w:t>0..1</w:t>
            </w:r>
          </w:p>
        </w:tc>
        <w:tc>
          <w:tcPr>
            <w:tcW w:w="4394" w:type="dxa"/>
            <w:shd w:val="clear" w:color="auto" w:fill="auto"/>
          </w:tcPr>
          <w:p w14:paraId="6C63B4E7" w14:textId="006367CE" w:rsidR="00A27C64" w:rsidRDefault="00A27C64" w:rsidP="00A27C64">
            <w:r w:rsidRPr="00BD6127">
              <w:rPr>
                <w:noProof/>
              </w:rPr>
              <w:t>De verzameling van waarden die gegevens van deze attribuutsoort kunnen hebben</w:t>
            </w:r>
            <w:r>
              <w:rPr>
                <w:noProof/>
              </w:rPr>
              <w:t>, oftewel het waarden</w:t>
            </w:r>
            <w:r w:rsidRPr="00BD6127">
              <w:rPr>
                <w:noProof/>
              </w:rPr>
              <w:t>bereik</w:t>
            </w:r>
            <w:r>
              <w:rPr>
                <w:noProof/>
              </w:rPr>
              <w:t xml:space="preserve">, uitgedrukt in een specifieke structuur. </w:t>
            </w:r>
          </w:p>
        </w:tc>
        <w:tc>
          <w:tcPr>
            <w:tcW w:w="1418" w:type="dxa"/>
          </w:tcPr>
          <w:p w14:paraId="481FEAD1" w14:textId="77777777" w:rsidR="00A27C64" w:rsidRPr="00CA78F0" w:rsidRDefault="00A27C64" w:rsidP="00A27C64">
            <w:pPr>
              <w:rPr>
                <w:rFonts w:eastAsia="Batang"/>
                <w:i/>
                <w:noProof/>
                <w:sz w:val="16"/>
                <w:szCs w:val="16"/>
              </w:rPr>
            </w:pPr>
          </w:p>
        </w:tc>
        <w:tc>
          <w:tcPr>
            <w:tcW w:w="1134" w:type="dxa"/>
          </w:tcPr>
          <w:p w14:paraId="267D1D6D" w14:textId="77777777" w:rsidR="00A27C64" w:rsidRDefault="00A27C64" w:rsidP="00A27C64">
            <w:pPr>
              <w:ind w:hanging="953"/>
              <w:jc w:val="center"/>
              <w:rPr>
                <w:rFonts w:eastAsia="Batang"/>
                <w:i/>
                <w:noProof/>
                <w:sz w:val="16"/>
                <w:szCs w:val="16"/>
              </w:rPr>
            </w:pPr>
            <w:r>
              <w:rPr>
                <w:rFonts w:eastAsia="Batang"/>
                <w:i/>
                <w:noProof/>
                <w:sz w:val="16"/>
                <w:szCs w:val="16"/>
              </w:rPr>
              <w:t xml:space="preserve">         Tagged</w:t>
            </w:r>
          </w:p>
          <w:p w14:paraId="0B803928" w14:textId="0159A941" w:rsidR="00A27C64" w:rsidRPr="00A27C64" w:rsidRDefault="00A27C64" w:rsidP="00A27C64">
            <w:pPr>
              <w:ind w:hanging="953"/>
              <w:jc w:val="center"/>
              <w:rPr>
                <w:rFonts w:eastAsia="Batang"/>
                <w:i/>
                <w:noProof/>
                <w:sz w:val="16"/>
                <w:szCs w:val="16"/>
              </w:rPr>
            </w:pPr>
            <w:r>
              <w:rPr>
                <w:rFonts w:eastAsia="Batang"/>
                <w:i/>
                <w:noProof/>
                <w:sz w:val="16"/>
                <w:szCs w:val="16"/>
              </w:rPr>
              <w:t xml:space="preserve">       v</w:t>
            </w:r>
            <w:r w:rsidRPr="009064C0">
              <w:rPr>
                <w:rFonts w:eastAsia="Batang"/>
                <w:i/>
                <w:noProof/>
                <w:sz w:val="16"/>
                <w:szCs w:val="16"/>
              </w:rPr>
              <w:t>alue</w:t>
            </w:r>
          </w:p>
        </w:tc>
      </w:tr>
      <w:tr w:rsidR="00A27C64" w:rsidRPr="004C49A4" w14:paraId="76F9AE5D" w14:textId="77777777" w:rsidTr="00E62CED">
        <w:trPr>
          <w:cantSplit/>
        </w:trPr>
        <w:tc>
          <w:tcPr>
            <w:tcW w:w="1985" w:type="dxa"/>
            <w:shd w:val="clear" w:color="auto" w:fill="auto"/>
          </w:tcPr>
          <w:p w14:paraId="0402B870" w14:textId="63A30AF0" w:rsidR="00A27C64" w:rsidRDefault="00A27C64" w:rsidP="00A27C64">
            <w:pPr>
              <w:pStyle w:val="Lijstalinea"/>
              <w:numPr>
                <w:ilvl w:val="0"/>
                <w:numId w:val="12"/>
              </w:numPr>
              <w:rPr>
                <w:b/>
                <w:noProof/>
                <w:sz w:val="16"/>
                <w:szCs w:val="16"/>
              </w:rPr>
            </w:pPr>
            <w:r>
              <w:rPr>
                <w:b/>
                <w:noProof/>
                <w:sz w:val="16"/>
                <w:szCs w:val="16"/>
              </w:rPr>
              <w:t xml:space="preserve">Formeel </w:t>
            </w:r>
            <w:r>
              <w:rPr>
                <w:b/>
                <w:noProof/>
                <w:sz w:val="16"/>
                <w:szCs w:val="16"/>
              </w:rPr>
              <w:br/>
              <w:t>patroon</w:t>
            </w:r>
          </w:p>
        </w:tc>
        <w:tc>
          <w:tcPr>
            <w:tcW w:w="992" w:type="dxa"/>
          </w:tcPr>
          <w:p w14:paraId="776A55E2" w14:textId="6AE1D920" w:rsidR="00A27C64" w:rsidRDefault="00F43934" w:rsidP="00A27C64">
            <w:pPr>
              <w:rPr>
                <w:noProof/>
              </w:rPr>
            </w:pPr>
            <w:r>
              <w:rPr>
                <w:noProof/>
              </w:rPr>
              <w:t>0..1</w:t>
            </w:r>
          </w:p>
        </w:tc>
        <w:tc>
          <w:tcPr>
            <w:tcW w:w="4394" w:type="dxa"/>
            <w:shd w:val="clear" w:color="auto" w:fill="auto"/>
          </w:tcPr>
          <w:p w14:paraId="456DBDF5" w14:textId="4B7696BB" w:rsidR="00A27C64" w:rsidRPr="00BD6127" w:rsidRDefault="00A27C64" w:rsidP="00A27C64">
            <w:pPr>
              <w:rPr>
                <w:noProof/>
              </w:rPr>
            </w:pPr>
            <w:r>
              <w:rPr>
                <w:noProof/>
              </w:rPr>
              <w:t xml:space="preserve">Zoals patroon, formeel vastgelegd (met een reguliere expressie), </w:t>
            </w:r>
            <w:r>
              <w:rPr>
                <w:rStyle w:val="s1"/>
              </w:rPr>
              <w:t>uitgedrukt in een formele taal die door de computer wordt herkend.</w:t>
            </w:r>
          </w:p>
        </w:tc>
        <w:tc>
          <w:tcPr>
            <w:tcW w:w="1418" w:type="dxa"/>
          </w:tcPr>
          <w:p w14:paraId="1E1D276A" w14:textId="77777777" w:rsidR="00A27C64" w:rsidRPr="00CA78F0" w:rsidRDefault="00A27C64" w:rsidP="00A27C64">
            <w:pPr>
              <w:rPr>
                <w:rFonts w:eastAsia="Batang"/>
                <w:i/>
                <w:noProof/>
                <w:sz w:val="16"/>
                <w:szCs w:val="16"/>
              </w:rPr>
            </w:pPr>
          </w:p>
        </w:tc>
        <w:tc>
          <w:tcPr>
            <w:tcW w:w="1134" w:type="dxa"/>
          </w:tcPr>
          <w:p w14:paraId="7E67C015" w14:textId="77777777" w:rsidR="00A27C64" w:rsidRDefault="00A27C64" w:rsidP="00A27C64">
            <w:pPr>
              <w:ind w:hanging="953"/>
              <w:jc w:val="center"/>
              <w:rPr>
                <w:rFonts w:eastAsia="Batang"/>
                <w:i/>
                <w:noProof/>
                <w:sz w:val="16"/>
                <w:szCs w:val="16"/>
              </w:rPr>
            </w:pPr>
            <w:r>
              <w:rPr>
                <w:rFonts w:eastAsia="Batang"/>
                <w:i/>
                <w:noProof/>
                <w:sz w:val="16"/>
                <w:szCs w:val="16"/>
              </w:rPr>
              <w:t xml:space="preserve">        Tagged</w:t>
            </w:r>
          </w:p>
          <w:p w14:paraId="5F7DC4F4" w14:textId="6B6AE8D2" w:rsidR="00A27C64" w:rsidRPr="00A27C64" w:rsidRDefault="00A27C64" w:rsidP="00A27C64">
            <w:pPr>
              <w:ind w:hanging="953"/>
              <w:jc w:val="center"/>
              <w:rPr>
                <w:rFonts w:eastAsia="Batang"/>
                <w:i/>
                <w:noProof/>
                <w:sz w:val="16"/>
                <w:szCs w:val="16"/>
              </w:rPr>
            </w:pPr>
            <w:r>
              <w:rPr>
                <w:rFonts w:eastAsia="Batang"/>
                <w:i/>
                <w:noProof/>
                <w:sz w:val="16"/>
                <w:szCs w:val="16"/>
              </w:rPr>
              <w:t xml:space="preserve">     v</w:t>
            </w:r>
            <w:r w:rsidRPr="009064C0">
              <w:rPr>
                <w:rFonts w:eastAsia="Batang"/>
                <w:i/>
                <w:noProof/>
                <w:sz w:val="16"/>
                <w:szCs w:val="16"/>
              </w:rPr>
              <w:t>alue</w:t>
            </w:r>
          </w:p>
        </w:tc>
      </w:tr>
      <w:tr w:rsidR="00A27C64" w:rsidRPr="009358D3" w14:paraId="26AA0CA3" w14:textId="77777777" w:rsidTr="00A27C64">
        <w:trPr>
          <w:cantSplit/>
        </w:trPr>
        <w:tc>
          <w:tcPr>
            <w:tcW w:w="1985" w:type="dxa"/>
            <w:shd w:val="clear" w:color="auto" w:fill="auto"/>
          </w:tcPr>
          <w:p w14:paraId="06D0CD42" w14:textId="77777777" w:rsidR="00A27C64" w:rsidRPr="002217FD" w:rsidRDefault="00A27C64" w:rsidP="00A27C64">
            <w:pPr>
              <w:pStyle w:val="Lijstalinea"/>
              <w:ind w:left="720" w:hanging="360"/>
              <w:rPr>
                <w:b/>
                <w:noProof/>
                <w:sz w:val="16"/>
                <w:szCs w:val="16"/>
              </w:rPr>
            </w:pPr>
            <w:r>
              <w:rPr>
                <w:b/>
                <w:noProof/>
                <w:sz w:val="16"/>
                <w:szCs w:val="16"/>
              </w:rPr>
              <w:t>K</w:t>
            </w:r>
            <w:r w:rsidRPr="002217FD">
              <w:rPr>
                <w:b/>
                <w:noProof/>
                <w:sz w:val="16"/>
                <w:szCs w:val="16"/>
              </w:rPr>
              <w:t>ardinaliteit</w:t>
            </w:r>
          </w:p>
        </w:tc>
        <w:tc>
          <w:tcPr>
            <w:tcW w:w="992" w:type="dxa"/>
          </w:tcPr>
          <w:p w14:paraId="135F054B" w14:textId="77777777" w:rsidR="00A27C64" w:rsidRPr="002217FD" w:rsidRDefault="00A27C64" w:rsidP="00E62CED">
            <w:pPr>
              <w:rPr>
                <w:noProof/>
              </w:rPr>
            </w:pPr>
            <w:r>
              <w:rPr>
                <w:noProof/>
              </w:rPr>
              <w:t>1</w:t>
            </w:r>
          </w:p>
        </w:tc>
        <w:tc>
          <w:tcPr>
            <w:tcW w:w="4394" w:type="dxa"/>
            <w:shd w:val="clear" w:color="auto" w:fill="auto"/>
          </w:tcPr>
          <w:p w14:paraId="3F5AB715" w14:textId="77777777" w:rsidR="00A27C64" w:rsidRPr="002217FD" w:rsidRDefault="00A27C64" w:rsidP="00E62CED">
            <w:pPr>
              <w:rPr>
                <w:noProof/>
              </w:rPr>
            </w:pPr>
            <w:r w:rsidRPr="002217FD">
              <w:rPr>
                <w:noProof/>
              </w:rPr>
              <w:t xml:space="preserve">Deze indicatie geeft aan hoeveel keer waarden van </w:t>
            </w:r>
            <w:r>
              <w:rPr>
                <w:noProof/>
              </w:rPr>
              <w:t>dit</w:t>
            </w:r>
            <w:r w:rsidRPr="002217FD">
              <w:rPr>
                <w:noProof/>
              </w:rPr>
              <w:t xml:space="preserve"> </w:t>
            </w:r>
            <w:r>
              <w:rPr>
                <w:noProof/>
              </w:rPr>
              <w:t xml:space="preserve">unionelement </w:t>
            </w:r>
            <w:r w:rsidRPr="002217FD">
              <w:rPr>
                <w:noProof/>
              </w:rPr>
              <w:t xml:space="preserve"> kunnen voorkomen bij een </w:t>
            </w:r>
            <w:r>
              <w:rPr>
                <w:noProof/>
              </w:rPr>
              <w:t>referentielijst</w:t>
            </w:r>
            <w:r w:rsidRPr="002217FD">
              <w:rPr>
                <w:noProof/>
              </w:rPr>
              <w:t xml:space="preserve"> van het betreffende type</w:t>
            </w:r>
            <w:r>
              <w:rPr>
                <w:noProof/>
              </w:rPr>
              <w:t>.</w:t>
            </w:r>
          </w:p>
          <w:p w14:paraId="162E7A3F" w14:textId="77777777" w:rsidR="00A27C64" w:rsidRPr="002217FD" w:rsidRDefault="00A27C64" w:rsidP="00E62CED">
            <w:pPr>
              <w:rPr>
                <w:noProof/>
              </w:rPr>
            </w:pPr>
            <w:r>
              <w:rPr>
                <w:noProof/>
              </w:rPr>
              <w:t xml:space="preserve">De kardinaliteit van een unionelement is altijd 1. </w:t>
            </w:r>
          </w:p>
          <w:p w14:paraId="10147FA8" w14:textId="77777777" w:rsidR="00A27C64" w:rsidRPr="002217FD" w:rsidRDefault="00A27C64" w:rsidP="00E62CED">
            <w:pPr>
              <w:rPr>
                <w:noProof/>
              </w:rPr>
            </w:pPr>
            <w:r w:rsidRPr="002217FD">
              <w:rPr>
                <w:noProof/>
              </w:rPr>
              <w:tab/>
            </w:r>
          </w:p>
        </w:tc>
        <w:tc>
          <w:tcPr>
            <w:tcW w:w="1418" w:type="dxa"/>
          </w:tcPr>
          <w:p w14:paraId="7D720F6B" w14:textId="77777777" w:rsidR="00A27C64" w:rsidRPr="00A27C64" w:rsidRDefault="00A27C64" w:rsidP="00E62CED">
            <w:pPr>
              <w:rPr>
                <w:rFonts w:eastAsia="Batang"/>
                <w:i/>
                <w:noProof/>
                <w:sz w:val="16"/>
                <w:szCs w:val="16"/>
              </w:rPr>
            </w:pPr>
            <w:r w:rsidRPr="00A27C64">
              <w:rPr>
                <w:rFonts w:eastAsia="Batang"/>
                <w:i/>
                <w:noProof/>
                <w:sz w:val="16"/>
                <w:szCs w:val="16"/>
              </w:rPr>
              <w:t>lowerValue en upperValue van de metaclass MultiplicityElement</w:t>
            </w:r>
          </w:p>
        </w:tc>
        <w:tc>
          <w:tcPr>
            <w:tcW w:w="1134" w:type="dxa"/>
          </w:tcPr>
          <w:p w14:paraId="1BC66F57" w14:textId="77777777" w:rsidR="00A27C64" w:rsidRPr="00A27C64" w:rsidRDefault="00A27C64" w:rsidP="00A27C64">
            <w:pPr>
              <w:ind w:hanging="953"/>
              <w:jc w:val="center"/>
              <w:rPr>
                <w:rFonts w:eastAsia="Batang"/>
                <w:i/>
                <w:noProof/>
                <w:sz w:val="16"/>
                <w:szCs w:val="16"/>
              </w:rPr>
            </w:pPr>
            <w:r w:rsidRPr="00A27C64">
              <w:rPr>
                <w:rFonts w:eastAsia="Batang"/>
                <w:i/>
                <w:noProof/>
                <w:sz w:val="16"/>
                <w:szCs w:val="16"/>
              </w:rPr>
              <w:t xml:space="preserve">Multiplicity </w:t>
            </w:r>
          </w:p>
        </w:tc>
      </w:tr>
    </w:tbl>
    <w:p w14:paraId="19A88AB0" w14:textId="75539270" w:rsidR="00A27C64" w:rsidRDefault="00A27C64">
      <w:pPr>
        <w:contextualSpacing w:val="0"/>
        <w:rPr>
          <w:rFonts w:eastAsia="Calibri"/>
          <w:b/>
          <w:bCs/>
          <w:color w:val="003359"/>
          <w:szCs w:val="24"/>
          <w:lang w:eastAsia="en-US"/>
        </w:rPr>
      </w:pPr>
      <w:bookmarkStart w:id="83" w:name="_Toc467145308"/>
    </w:p>
    <w:p w14:paraId="4D054604" w14:textId="0DEEE61E" w:rsidR="00237C7F" w:rsidRDefault="00237C7F" w:rsidP="00237C7F">
      <w:pPr>
        <w:pStyle w:val="Kop3"/>
      </w:pPr>
      <w:bookmarkStart w:id="84" w:name="_Toc485712866"/>
      <w:r>
        <w:t>2.3.5 Specificatie metagegevens voor packages</w:t>
      </w:r>
      <w:bookmarkEnd w:id="84"/>
      <w:r>
        <w:t xml:space="preserve"> </w:t>
      </w:r>
    </w:p>
    <w:p w14:paraId="3AA24CD4" w14:textId="5A1F14D3" w:rsidR="00B35EEF" w:rsidRPr="00237C7F" w:rsidRDefault="00237C7F" w:rsidP="00237C7F">
      <w:pPr>
        <w:rPr>
          <w:b/>
        </w:rPr>
      </w:pPr>
      <w:r>
        <w:rPr>
          <w:b/>
        </w:rPr>
        <w:br/>
      </w:r>
      <w:r w:rsidR="00B35EEF" w:rsidRPr="00237C7F">
        <w:rPr>
          <w:b/>
        </w:rPr>
        <w:t>Specificatie voor «Extern»</w:t>
      </w:r>
      <w:bookmarkEnd w:id="83"/>
    </w:p>
    <w:p w14:paraId="7F6A4557" w14:textId="5FDAA278" w:rsidR="00B35EEF" w:rsidRDefault="00B35EEF" w:rsidP="00B35EEF">
      <w:pPr>
        <w:pStyle w:val="Lijstalinea"/>
        <w:keepNext/>
        <w:ind w:left="1458" w:hanging="1458"/>
      </w:pPr>
      <w:r>
        <w:rPr>
          <w:rFonts w:eastAsia="Batang"/>
        </w:rPr>
        <w:t>Extern</w:t>
      </w:r>
      <w:r w:rsidR="00CF7F3F">
        <w:rPr>
          <w:rFonts w:eastAsia="Batang"/>
        </w:rPr>
        <w:t>e packages</w:t>
      </w:r>
      <w:r w:rsidRPr="004866E1">
        <w:rPr>
          <w:rFonts w:eastAsia="Batang"/>
        </w:rPr>
        <w:t xml:space="preserve"> worden naar de volgende aspecten gespecificeerd:</w:t>
      </w:r>
    </w:p>
    <w:tbl>
      <w:tblPr>
        <w:tblW w:w="9781" w:type="dxa"/>
        <w:tblLayout w:type="fixed"/>
        <w:tblCellMar>
          <w:top w:w="113" w:type="dxa"/>
        </w:tblCellMar>
        <w:tblLook w:val="0000" w:firstRow="0" w:lastRow="0" w:firstColumn="0" w:lastColumn="0" w:noHBand="0" w:noVBand="0"/>
      </w:tblPr>
      <w:tblGrid>
        <w:gridCol w:w="2268"/>
        <w:gridCol w:w="851"/>
        <w:gridCol w:w="4111"/>
        <w:gridCol w:w="1559"/>
        <w:gridCol w:w="992"/>
      </w:tblGrid>
      <w:tr w:rsidR="00B35EEF" w:rsidRPr="002D76EA" w14:paraId="61667BFE" w14:textId="77777777" w:rsidTr="005C2C6F">
        <w:trPr>
          <w:cantSplit/>
        </w:trPr>
        <w:tc>
          <w:tcPr>
            <w:tcW w:w="2268" w:type="dxa"/>
            <w:shd w:val="clear" w:color="auto" w:fill="D9D9D9" w:themeFill="background1" w:themeFillShade="D9"/>
          </w:tcPr>
          <w:p w14:paraId="2AF32320" w14:textId="77777777" w:rsidR="00B35EEF" w:rsidRPr="002D76EA" w:rsidRDefault="00B35EEF" w:rsidP="005C2C6F">
            <w:pPr>
              <w:snapToGrid w:val="0"/>
              <w:rPr>
                <w:rFonts w:eastAsia="Batang"/>
                <w:b/>
                <w:sz w:val="16"/>
                <w:szCs w:val="16"/>
              </w:rPr>
            </w:pPr>
            <w:r w:rsidRPr="002D76EA">
              <w:rPr>
                <w:b/>
              </w:rPr>
              <w:t>Aspect</w:t>
            </w:r>
          </w:p>
        </w:tc>
        <w:tc>
          <w:tcPr>
            <w:tcW w:w="851" w:type="dxa"/>
            <w:shd w:val="clear" w:color="auto" w:fill="D9D9D9" w:themeFill="background1" w:themeFillShade="D9"/>
          </w:tcPr>
          <w:p w14:paraId="4C975AAA" w14:textId="77777777" w:rsidR="00B35EEF" w:rsidRPr="002D76EA" w:rsidRDefault="00B35EEF" w:rsidP="005C2C6F">
            <w:pPr>
              <w:snapToGrid w:val="0"/>
              <w:rPr>
                <w:b/>
              </w:rPr>
            </w:pPr>
          </w:p>
        </w:tc>
        <w:tc>
          <w:tcPr>
            <w:tcW w:w="4111" w:type="dxa"/>
            <w:shd w:val="clear" w:color="auto" w:fill="D9D9D9" w:themeFill="background1" w:themeFillShade="D9"/>
          </w:tcPr>
          <w:p w14:paraId="657E1601" w14:textId="77777777" w:rsidR="00B35EEF" w:rsidRPr="002D76EA" w:rsidRDefault="00B35EEF" w:rsidP="005C2C6F">
            <w:pPr>
              <w:snapToGrid w:val="0"/>
              <w:rPr>
                <w:rFonts w:eastAsia="Batang"/>
                <w:b/>
              </w:rPr>
            </w:pPr>
            <w:r w:rsidRPr="002D76EA">
              <w:rPr>
                <w:b/>
              </w:rPr>
              <w:t>Toelichting</w:t>
            </w:r>
          </w:p>
        </w:tc>
        <w:tc>
          <w:tcPr>
            <w:tcW w:w="1559" w:type="dxa"/>
            <w:shd w:val="clear" w:color="auto" w:fill="D9D9D9" w:themeFill="background1" w:themeFillShade="D9"/>
          </w:tcPr>
          <w:p w14:paraId="311F13EF" w14:textId="77777777" w:rsidR="00B35EEF" w:rsidRDefault="00B35EEF" w:rsidP="005C2C6F">
            <w:pPr>
              <w:snapToGrid w:val="0"/>
              <w:rPr>
                <w:b/>
              </w:rPr>
            </w:pPr>
            <w:r>
              <w:rPr>
                <w:b/>
              </w:rPr>
              <w:t>In UML 2.5</w:t>
            </w:r>
          </w:p>
        </w:tc>
        <w:tc>
          <w:tcPr>
            <w:tcW w:w="992" w:type="dxa"/>
            <w:shd w:val="clear" w:color="auto" w:fill="D9D9D9" w:themeFill="background1" w:themeFillShade="D9"/>
          </w:tcPr>
          <w:p w14:paraId="104C7D10" w14:textId="77777777" w:rsidR="00B35EEF" w:rsidRPr="002D76EA" w:rsidRDefault="00B35EEF" w:rsidP="005C2C6F">
            <w:pPr>
              <w:snapToGrid w:val="0"/>
              <w:rPr>
                <w:b/>
              </w:rPr>
            </w:pPr>
            <w:r>
              <w:rPr>
                <w:b/>
              </w:rPr>
              <w:t>In EA</w:t>
            </w:r>
          </w:p>
        </w:tc>
      </w:tr>
      <w:tr w:rsidR="00B35EEF" w:rsidRPr="00394E7E" w14:paraId="3E54D480" w14:textId="77777777" w:rsidTr="005C2C6F">
        <w:trPr>
          <w:cantSplit/>
        </w:trPr>
        <w:tc>
          <w:tcPr>
            <w:tcW w:w="2268" w:type="dxa"/>
            <w:shd w:val="clear" w:color="auto" w:fill="auto"/>
          </w:tcPr>
          <w:p w14:paraId="33AFAD6B"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851" w:type="dxa"/>
          </w:tcPr>
          <w:p w14:paraId="759CBC28" w14:textId="77777777" w:rsidR="00B35EEF" w:rsidRPr="00394E7E" w:rsidRDefault="00B35EEF" w:rsidP="005C2C6F">
            <w:pPr>
              <w:snapToGrid w:val="0"/>
              <w:rPr>
                <w:rFonts w:eastAsia="Batang"/>
              </w:rPr>
            </w:pPr>
            <w:r>
              <w:rPr>
                <w:rFonts w:eastAsia="Batang"/>
              </w:rPr>
              <w:t>1</w:t>
            </w:r>
          </w:p>
        </w:tc>
        <w:tc>
          <w:tcPr>
            <w:tcW w:w="4111" w:type="dxa"/>
            <w:shd w:val="clear" w:color="auto" w:fill="auto"/>
          </w:tcPr>
          <w:p w14:paraId="18EB4604" w14:textId="6197C28A" w:rsidR="00B35EEF" w:rsidRPr="00394E7E" w:rsidRDefault="00B35EEF" w:rsidP="00CF7F3F">
            <w:pPr>
              <w:snapToGrid w:val="0"/>
              <w:rPr>
                <w:rFonts w:eastAsia="Batang"/>
              </w:rPr>
            </w:pPr>
            <w:r w:rsidRPr="00394E7E">
              <w:rPr>
                <w:rFonts w:eastAsia="Batang"/>
              </w:rPr>
              <w:t xml:space="preserve">De naam van </w:t>
            </w:r>
            <w:r w:rsidR="00CF7F3F">
              <w:rPr>
                <w:rFonts w:eastAsia="Batang"/>
              </w:rPr>
              <w:t xml:space="preserve">het </w:t>
            </w:r>
            <w:r>
              <w:rPr>
                <w:rFonts w:eastAsia="Batang"/>
              </w:rPr>
              <w:t>externe package</w:t>
            </w:r>
            <w:r w:rsidRPr="00394E7E">
              <w:rPr>
                <w:rFonts w:eastAsia="Batang"/>
              </w:rPr>
              <w:t xml:space="preserve"> zoals gespecificeerd </w:t>
            </w:r>
            <w:r>
              <w:rPr>
                <w:rFonts w:eastAsia="Batang"/>
              </w:rPr>
              <w:t>door de externe instantie.</w:t>
            </w:r>
          </w:p>
        </w:tc>
        <w:tc>
          <w:tcPr>
            <w:tcW w:w="1559" w:type="dxa"/>
          </w:tcPr>
          <w:p w14:paraId="14E9C81F" w14:textId="77777777" w:rsidR="00B35EEF" w:rsidRPr="00B465B3" w:rsidRDefault="00B35EEF" w:rsidP="005C2C6F">
            <w:pPr>
              <w:snapToGrid w:val="0"/>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992" w:type="dxa"/>
          </w:tcPr>
          <w:p w14:paraId="67AEF75F"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394E7E" w14:paraId="35EAF44E" w14:textId="77777777" w:rsidTr="005C2C6F">
        <w:trPr>
          <w:cantSplit/>
        </w:trPr>
        <w:tc>
          <w:tcPr>
            <w:tcW w:w="2268" w:type="dxa"/>
            <w:shd w:val="clear" w:color="auto" w:fill="auto"/>
          </w:tcPr>
          <w:p w14:paraId="5768F5EF" w14:textId="77777777" w:rsidR="00B35EEF" w:rsidRPr="00394E7E" w:rsidRDefault="00B35EEF" w:rsidP="005C2C6F">
            <w:pPr>
              <w:snapToGrid w:val="0"/>
              <w:rPr>
                <w:rFonts w:eastAsia="Batang"/>
                <w:b/>
                <w:sz w:val="16"/>
                <w:szCs w:val="16"/>
              </w:rPr>
            </w:pPr>
            <w:r>
              <w:rPr>
                <w:rFonts w:eastAsia="Batang"/>
                <w:b/>
                <w:sz w:val="16"/>
                <w:szCs w:val="16"/>
              </w:rPr>
              <w:t>Locatie</w:t>
            </w:r>
          </w:p>
        </w:tc>
        <w:tc>
          <w:tcPr>
            <w:tcW w:w="851" w:type="dxa"/>
          </w:tcPr>
          <w:p w14:paraId="70AFBDF1" w14:textId="77777777" w:rsidR="00B35EEF" w:rsidRDefault="00B35EEF" w:rsidP="005C2C6F">
            <w:pPr>
              <w:snapToGrid w:val="0"/>
              <w:rPr>
                <w:rFonts w:eastAsia="Batang"/>
              </w:rPr>
            </w:pPr>
            <w:r>
              <w:rPr>
                <w:rFonts w:eastAsia="Batang"/>
              </w:rPr>
              <w:t>1</w:t>
            </w:r>
          </w:p>
        </w:tc>
        <w:tc>
          <w:tcPr>
            <w:tcW w:w="4111" w:type="dxa"/>
            <w:shd w:val="clear" w:color="auto" w:fill="auto"/>
          </w:tcPr>
          <w:p w14:paraId="2116CAE0" w14:textId="49D22DCE" w:rsidR="00B35EEF" w:rsidRPr="00CF2EB8" w:rsidRDefault="00B35EEF" w:rsidP="00DC7131">
            <w:pPr>
              <w:snapToGrid w:val="0"/>
              <w:rPr>
                <w:rFonts w:eastAsia="Batang"/>
                <w:b/>
              </w:rPr>
            </w:pPr>
            <w:r>
              <w:rPr>
                <w:rFonts w:eastAsia="Batang"/>
              </w:rPr>
              <w:t xml:space="preserve">De verwijzing naar de locatie van het bijbehorende package (dit kan een geheel model zijn in één package). </w:t>
            </w:r>
            <w:r w:rsidR="00586FD7">
              <w:rPr>
                <w:rFonts w:eastAsia="Batang"/>
              </w:rPr>
              <w:t xml:space="preserve">Indien mogelijk is de verwijzing een URI of een URL.  </w:t>
            </w:r>
          </w:p>
        </w:tc>
        <w:tc>
          <w:tcPr>
            <w:tcW w:w="1559" w:type="dxa"/>
          </w:tcPr>
          <w:p w14:paraId="0271C4D3" w14:textId="77777777" w:rsidR="00B35EEF" w:rsidRPr="004C49A4" w:rsidRDefault="00B35EEF" w:rsidP="005C2C6F">
            <w:pPr>
              <w:snapToGrid w:val="0"/>
              <w:rPr>
                <w:i/>
                <w:noProof/>
                <w:sz w:val="16"/>
                <w:szCs w:val="16"/>
              </w:rPr>
            </w:pPr>
          </w:p>
        </w:tc>
        <w:tc>
          <w:tcPr>
            <w:tcW w:w="992" w:type="dxa"/>
          </w:tcPr>
          <w:p w14:paraId="61989723" w14:textId="77777777" w:rsidR="00B35EEF" w:rsidRPr="00B465B3" w:rsidRDefault="00B35EEF" w:rsidP="005C2C6F">
            <w:pPr>
              <w:snapToGrid w:val="0"/>
              <w:rPr>
                <w:i/>
                <w:noProof/>
                <w:color w:val="FF0000"/>
                <w:sz w:val="16"/>
                <w:szCs w:val="16"/>
              </w:rPr>
            </w:pPr>
            <w:r w:rsidRPr="004C49A4">
              <w:rPr>
                <w:i/>
                <w:noProof/>
                <w:sz w:val="16"/>
                <w:szCs w:val="16"/>
              </w:rPr>
              <w:t xml:space="preserve">Tagged value </w:t>
            </w:r>
          </w:p>
        </w:tc>
      </w:tr>
      <w:tr w:rsidR="00B35EEF" w:rsidRPr="00394E7E" w14:paraId="2871649C" w14:textId="77777777" w:rsidTr="005C2C6F">
        <w:trPr>
          <w:cantSplit/>
        </w:trPr>
        <w:tc>
          <w:tcPr>
            <w:tcW w:w="2268" w:type="dxa"/>
            <w:shd w:val="clear" w:color="auto" w:fill="auto"/>
          </w:tcPr>
          <w:p w14:paraId="11AB35F8" w14:textId="77777777" w:rsidR="00B35EEF" w:rsidRDefault="00B35EEF" w:rsidP="005C2C6F">
            <w:pPr>
              <w:snapToGrid w:val="0"/>
              <w:rPr>
                <w:rFonts w:eastAsia="Batang"/>
                <w:b/>
                <w:sz w:val="16"/>
                <w:szCs w:val="16"/>
              </w:rPr>
            </w:pPr>
            <w:r>
              <w:rPr>
                <w:rFonts w:eastAsia="Batang"/>
                <w:b/>
                <w:sz w:val="16"/>
                <w:szCs w:val="16"/>
              </w:rPr>
              <w:t>Definitie</w:t>
            </w:r>
          </w:p>
        </w:tc>
        <w:tc>
          <w:tcPr>
            <w:tcW w:w="851" w:type="dxa"/>
          </w:tcPr>
          <w:p w14:paraId="70423891" w14:textId="77777777" w:rsidR="00B35EEF" w:rsidRPr="004866E1" w:rsidRDefault="00B35EEF" w:rsidP="005C2C6F">
            <w:pPr>
              <w:snapToGrid w:val="0"/>
              <w:rPr>
                <w:rFonts w:eastAsia="Batang"/>
              </w:rPr>
            </w:pPr>
            <w:r>
              <w:rPr>
                <w:rFonts w:eastAsia="Batang"/>
              </w:rPr>
              <w:t>1</w:t>
            </w:r>
          </w:p>
        </w:tc>
        <w:tc>
          <w:tcPr>
            <w:tcW w:w="4111" w:type="dxa"/>
            <w:shd w:val="clear" w:color="auto" w:fill="auto"/>
          </w:tcPr>
          <w:p w14:paraId="37810BD6" w14:textId="77777777" w:rsidR="00B35EEF" w:rsidRDefault="00B35EEF" w:rsidP="005C2C6F">
            <w:pPr>
              <w:snapToGrid w:val="0"/>
              <w:rPr>
                <w:rFonts w:eastAsia="Batang"/>
              </w:rPr>
            </w:pPr>
            <w:r w:rsidRPr="004866E1">
              <w:rPr>
                <w:rFonts w:eastAsia="Batang"/>
              </w:rPr>
              <w:t xml:space="preserve">De beschrijving van de betekenis van </w:t>
            </w:r>
            <w:r>
              <w:rPr>
                <w:rFonts w:eastAsia="Batang"/>
              </w:rPr>
              <w:t xml:space="preserve">het package, gezien vanuit het eigen informatiemodel. </w:t>
            </w:r>
          </w:p>
          <w:p w14:paraId="6CAFDFA4" w14:textId="77777777" w:rsidR="00B35EEF" w:rsidRDefault="00B35EEF" w:rsidP="005C2C6F">
            <w:pPr>
              <w:snapToGrid w:val="0"/>
              <w:rPr>
                <w:rFonts w:eastAsia="Batang"/>
                <w:i/>
              </w:rPr>
            </w:pPr>
          </w:p>
          <w:p w14:paraId="32237AAF" w14:textId="77777777" w:rsidR="00B35EEF" w:rsidRDefault="00B35EEF" w:rsidP="005C2C6F">
            <w:pPr>
              <w:snapToGrid w:val="0"/>
              <w:rPr>
                <w:rFonts w:eastAsia="Batang"/>
                <w:i/>
              </w:rPr>
            </w:pPr>
            <w:r w:rsidRPr="00B23F10">
              <w:rPr>
                <w:rFonts w:eastAsia="Batang"/>
                <w:i/>
              </w:rPr>
              <w:t>Bijvoorbeeld: bron van definities.</w:t>
            </w:r>
          </w:p>
          <w:p w14:paraId="162658D4" w14:textId="77777777" w:rsidR="00B35EEF" w:rsidRPr="00B23F10" w:rsidRDefault="00B35EEF" w:rsidP="005C2C6F">
            <w:pPr>
              <w:snapToGrid w:val="0"/>
              <w:rPr>
                <w:rFonts w:eastAsia="Batang"/>
                <w:i/>
              </w:rPr>
            </w:pPr>
          </w:p>
        </w:tc>
        <w:tc>
          <w:tcPr>
            <w:tcW w:w="1559" w:type="dxa"/>
          </w:tcPr>
          <w:p w14:paraId="582A7AE8" w14:textId="77777777" w:rsidR="00B35EEF" w:rsidRDefault="00B35EEF" w:rsidP="005C2C6F">
            <w:pPr>
              <w:snapToGrid w:val="0"/>
              <w:rPr>
                <w:i/>
                <w:noProof/>
                <w:color w:val="FF0000"/>
                <w:sz w:val="16"/>
                <w:szCs w:val="16"/>
              </w:rPr>
            </w:pPr>
            <w:r>
              <w:rPr>
                <w:rFonts w:eastAsia="Batang"/>
                <w:i/>
                <w:color w:val="FF0000"/>
                <w:sz w:val="16"/>
                <w:szCs w:val="16"/>
              </w:rPr>
              <w:t>Body van de metaclass Comment</w:t>
            </w:r>
          </w:p>
        </w:tc>
        <w:tc>
          <w:tcPr>
            <w:tcW w:w="992" w:type="dxa"/>
          </w:tcPr>
          <w:p w14:paraId="70B9F177" w14:textId="77777777" w:rsidR="00B35EEF" w:rsidRPr="00B465B3" w:rsidRDefault="00B35EEF" w:rsidP="005C2C6F">
            <w:pPr>
              <w:snapToGrid w:val="0"/>
              <w:rPr>
                <w:i/>
                <w:noProof/>
                <w:color w:val="FF0000"/>
                <w:sz w:val="16"/>
                <w:szCs w:val="16"/>
              </w:rPr>
            </w:pPr>
            <w:r>
              <w:rPr>
                <w:i/>
                <w:noProof/>
                <w:color w:val="FF0000"/>
                <w:sz w:val="16"/>
                <w:szCs w:val="16"/>
              </w:rPr>
              <w:t>Notes</w:t>
            </w:r>
            <w:r w:rsidRPr="00B465B3">
              <w:rPr>
                <w:i/>
                <w:noProof/>
                <w:color w:val="FF0000"/>
                <w:sz w:val="16"/>
                <w:szCs w:val="16"/>
              </w:rPr>
              <w:t xml:space="preserve"> </w:t>
            </w:r>
          </w:p>
        </w:tc>
      </w:tr>
      <w:tr w:rsidR="00B35EEF" w:rsidRPr="00394E7E" w14:paraId="47E499A4" w14:textId="77777777" w:rsidTr="005C2C6F">
        <w:trPr>
          <w:cantSplit/>
        </w:trPr>
        <w:tc>
          <w:tcPr>
            <w:tcW w:w="2268" w:type="dxa"/>
            <w:shd w:val="clear" w:color="auto" w:fill="auto"/>
          </w:tcPr>
          <w:p w14:paraId="212D6A3F" w14:textId="4D823EC0" w:rsidR="00B35EEF" w:rsidRDefault="00B35EEF" w:rsidP="005C2C6F">
            <w:pPr>
              <w:snapToGrid w:val="0"/>
              <w:rPr>
                <w:rFonts w:eastAsia="Batang"/>
                <w:b/>
                <w:sz w:val="16"/>
                <w:szCs w:val="16"/>
              </w:rPr>
            </w:pPr>
            <w:r w:rsidRPr="002217FD">
              <w:rPr>
                <w:b/>
                <w:noProof/>
                <w:sz w:val="16"/>
                <w:szCs w:val="16"/>
              </w:rPr>
              <w:t xml:space="preserve">Herkomst </w:t>
            </w:r>
            <w:r w:rsidR="00A27C64">
              <w:rPr>
                <w:b/>
                <w:noProof/>
                <w:sz w:val="16"/>
                <w:szCs w:val="16"/>
                <w:vertAlign w:val="superscript"/>
              </w:rPr>
              <w:t xml:space="preserve"> *</w:t>
            </w:r>
          </w:p>
        </w:tc>
        <w:tc>
          <w:tcPr>
            <w:tcW w:w="851" w:type="dxa"/>
          </w:tcPr>
          <w:p w14:paraId="6651C7DA" w14:textId="77777777" w:rsidR="00B35EEF" w:rsidRDefault="00B35EEF" w:rsidP="005C2C6F">
            <w:pPr>
              <w:snapToGrid w:val="0"/>
              <w:rPr>
                <w:rFonts w:eastAsia="Batang"/>
              </w:rPr>
            </w:pPr>
            <w:r>
              <w:rPr>
                <w:rFonts w:eastAsia="Batang"/>
              </w:rPr>
              <w:t>1</w:t>
            </w:r>
          </w:p>
        </w:tc>
        <w:tc>
          <w:tcPr>
            <w:tcW w:w="4111" w:type="dxa"/>
            <w:shd w:val="clear" w:color="auto" w:fill="auto"/>
          </w:tcPr>
          <w:p w14:paraId="6A6CF5A5" w14:textId="77777777" w:rsidR="00B35EEF" w:rsidRPr="004866E1" w:rsidRDefault="00B35EEF" w:rsidP="005C2C6F">
            <w:pPr>
              <w:snapToGrid w:val="0"/>
              <w:rPr>
                <w:rFonts w:eastAsia="Batang"/>
              </w:rPr>
            </w:pPr>
            <w:r w:rsidRPr="00104F30">
              <w:rPr>
                <w:noProof/>
              </w:rPr>
              <w:t xml:space="preserve">De </w:t>
            </w:r>
            <w:r>
              <w:rPr>
                <w:noProof/>
              </w:rPr>
              <w:t>registratie</w:t>
            </w:r>
            <w:r w:rsidRPr="00104F30">
              <w:rPr>
                <w:noProof/>
              </w:rPr>
              <w:t xml:space="preserve"> of het informatiemodel waaraan </w:t>
            </w:r>
            <w:r>
              <w:rPr>
                <w:noProof/>
              </w:rPr>
              <w:t>h</w:t>
            </w:r>
            <w:r w:rsidRPr="00104F30">
              <w:rPr>
                <w:noProof/>
              </w:rPr>
              <w:t>e</w:t>
            </w:r>
            <w:r>
              <w:rPr>
                <w:noProof/>
              </w:rPr>
              <w:t>t</w:t>
            </w:r>
            <w:r w:rsidRPr="00104F30">
              <w:rPr>
                <w:noProof/>
              </w:rPr>
              <w:t xml:space="preserve"> </w:t>
            </w:r>
            <w:r>
              <w:rPr>
                <w:noProof/>
              </w:rPr>
              <w:t>package</w:t>
            </w:r>
            <w:r w:rsidRPr="00104F30">
              <w:rPr>
                <w:noProof/>
              </w:rPr>
              <w:t xml:space="preserve"> ontleend is</w:t>
            </w:r>
            <w:r>
              <w:rPr>
                <w:noProof/>
              </w:rPr>
              <w:t xml:space="preserve">. Bij een view is de herkomst nooit de eigen organsiatie. </w:t>
            </w:r>
            <w:r w:rsidRPr="00104F30">
              <w:rPr>
                <w:noProof/>
              </w:rPr>
              <w:t xml:space="preserve"> </w:t>
            </w:r>
          </w:p>
        </w:tc>
        <w:tc>
          <w:tcPr>
            <w:tcW w:w="1559" w:type="dxa"/>
          </w:tcPr>
          <w:p w14:paraId="7118BA04" w14:textId="77777777" w:rsidR="00B35EEF" w:rsidRPr="00523C78" w:rsidRDefault="00B35EEF" w:rsidP="005C2C6F">
            <w:pPr>
              <w:snapToGrid w:val="0"/>
              <w:ind w:left="-809" w:right="-243" w:firstLine="142"/>
              <w:rPr>
                <w:i/>
                <w:noProof/>
                <w:sz w:val="16"/>
                <w:szCs w:val="16"/>
              </w:rPr>
            </w:pPr>
          </w:p>
        </w:tc>
        <w:tc>
          <w:tcPr>
            <w:tcW w:w="992" w:type="dxa"/>
          </w:tcPr>
          <w:p w14:paraId="5CA52E0D" w14:textId="77777777" w:rsidR="00B35EEF" w:rsidRPr="00B465B3" w:rsidRDefault="00B35EEF" w:rsidP="005C2C6F">
            <w:pPr>
              <w:snapToGrid w:val="0"/>
              <w:rPr>
                <w:i/>
                <w:noProof/>
                <w:color w:val="FF0000"/>
                <w:sz w:val="16"/>
                <w:szCs w:val="16"/>
              </w:rPr>
            </w:pPr>
            <w:r w:rsidRPr="00523C78">
              <w:rPr>
                <w:i/>
                <w:noProof/>
                <w:sz w:val="16"/>
                <w:szCs w:val="16"/>
              </w:rPr>
              <w:t xml:space="preserve">Tagged value </w:t>
            </w:r>
          </w:p>
        </w:tc>
      </w:tr>
    </w:tbl>
    <w:p w14:paraId="27E6F827" w14:textId="0DFF6DCA" w:rsidR="00B35EEF" w:rsidRPr="00237C7F" w:rsidRDefault="00237C7F" w:rsidP="00237C7F">
      <w:pPr>
        <w:rPr>
          <w:b/>
        </w:rPr>
      </w:pPr>
      <w:bookmarkStart w:id="85" w:name="_Toc467145309"/>
      <w:r>
        <w:rPr>
          <w:b/>
        </w:rPr>
        <w:br/>
      </w:r>
      <w:r w:rsidR="00B35EEF" w:rsidRPr="00237C7F">
        <w:rPr>
          <w:b/>
        </w:rPr>
        <w:t>Specificatie voor «View»</w:t>
      </w:r>
      <w:bookmarkEnd w:id="85"/>
    </w:p>
    <w:p w14:paraId="62CAC642" w14:textId="160F0605" w:rsidR="00B35EEF" w:rsidRDefault="00B35EEF" w:rsidP="00B35EEF">
      <w:pPr>
        <w:contextualSpacing w:val="0"/>
        <w:rPr>
          <w:rFonts w:eastAsia="Batang"/>
        </w:rPr>
      </w:pPr>
      <w:r>
        <w:rPr>
          <w:rFonts w:eastAsia="Batang"/>
        </w:rPr>
        <w:t>View</w:t>
      </w:r>
      <w:r w:rsidR="00CF7F3F">
        <w:rPr>
          <w:rFonts w:eastAsia="Batang"/>
        </w:rPr>
        <w:t xml:space="preserve"> package</w:t>
      </w:r>
      <w:r>
        <w:rPr>
          <w:rFonts w:eastAsia="Batang"/>
        </w:rPr>
        <w:t>s worden</w:t>
      </w:r>
      <w:r w:rsidRPr="004866E1">
        <w:rPr>
          <w:rFonts w:eastAsia="Batang"/>
        </w:rPr>
        <w:t xml:space="preserve"> naar de volgende aspecten gespecificeerd</w:t>
      </w:r>
      <w:r>
        <w:rPr>
          <w:rFonts w:eastAsia="Batang"/>
        </w:rPr>
        <w:t xml:space="preserve">, analoog aan </w:t>
      </w:r>
      <w:r w:rsidRPr="00027F8C">
        <w:t>«</w:t>
      </w:r>
      <w:r>
        <w:t>Extern</w:t>
      </w:r>
      <w:r w:rsidRPr="00027F8C">
        <w:t>»</w:t>
      </w:r>
      <w:r w:rsidRPr="004866E1">
        <w:rPr>
          <w:rFonts w:eastAsia="Batang"/>
        </w:rPr>
        <w:t>:</w:t>
      </w:r>
    </w:p>
    <w:tbl>
      <w:tblPr>
        <w:tblW w:w="10204" w:type="dxa"/>
        <w:tblLayout w:type="fixed"/>
        <w:tblCellMar>
          <w:top w:w="113" w:type="dxa"/>
        </w:tblCellMar>
        <w:tblLook w:val="0000" w:firstRow="0" w:lastRow="0" w:firstColumn="0" w:lastColumn="0" w:noHBand="0" w:noVBand="0"/>
      </w:tblPr>
      <w:tblGrid>
        <w:gridCol w:w="1985"/>
        <w:gridCol w:w="675"/>
        <w:gridCol w:w="4111"/>
        <w:gridCol w:w="1275"/>
        <w:gridCol w:w="142"/>
        <w:gridCol w:w="1735"/>
        <w:gridCol w:w="281"/>
      </w:tblGrid>
      <w:tr w:rsidR="00B35EEF" w:rsidRPr="002D76EA" w14:paraId="16BEDAB9" w14:textId="77777777" w:rsidTr="00511D3B">
        <w:trPr>
          <w:gridAfter w:val="1"/>
          <w:wAfter w:w="281" w:type="dxa"/>
          <w:cantSplit/>
        </w:trPr>
        <w:tc>
          <w:tcPr>
            <w:tcW w:w="1985" w:type="dxa"/>
            <w:shd w:val="clear" w:color="auto" w:fill="D9D9D9" w:themeFill="background1" w:themeFillShade="D9"/>
          </w:tcPr>
          <w:p w14:paraId="1824C6DE" w14:textId="77777777" w:rsidR="00B35EEF" w:rsidRPr="002D76EA" w:rsidRDefault="00B35EEF" w:rsidP="005C2C6F">
            <w:pPr>
              <w:snapToGrid w:val="0"/>
              <w:rPr>
                <w:rFonts w:eastAsia="Batang"/>
                <w:b/>
                <w:sz w:val="16"/>
                <w:szCs w:val="16"/>
              </w:rPr>
            </w:pPr>
            <w:r w:rsidRPr="002D76EA">
              <w:rPr>
                <w:b/>
              </w:rPr>
              <w:t>Aspect</w:t>
            </w:r>
          </w:p>
        </w:tc>
        <w:tc>
          <w:tcPr>
            <w:tcW w:w="675" w:type="dxa"/>
            <w:shd w:val="clear" w:color="auto" w:fill="D9D9D9" w:themeFill="background1" w:themeFillShade="D9"/>
          </w:tcPr>
          <w:p w14:paraId="55EDF3E9" w14:textId="77777777" w:rsidR="00B35EEF" w:rsidRPr="002D76EA" w:rsidRDefault="00B35EEF" w:rsidP="005C2C6F">
            <w:pPr>
              <w:snapToGrid w:val="0"/>
              <w:rPr>
                <w:b/>
              </w:rPr>
            </w:pPr>
          </w:p>
        </w:tc>
        <w:tc>
          <w:tcPr>
            <w:tcW w:w="4111" w:type="dxa"/>
            <w:shd w:val="clear" w:color="auto" w:fill="D9D9D9" w:themeFill="background1" w:themeFillShade="D9"/>
          </w:tcPr>
          <w:p w14:paraId="24B31381" w14:textId="77777777" w:rsidR="00B35EEF" w:rsidRPr="002D76EA" w:rsidRDefault="00B35EEF" w:rsidP="005C2C6F">
            <w:pPr>
              <w:snapToGrid w:val="0"/>
              <w:rPr>
                <w:rFonts w:eastAsia="Batang"/>
                <w:b/>
              </w:rPr>
            </w:pPr>
            <w:r w:rsidRPr="002D76EA">
              <w:rPr>
                <w:b/>
              </w:rPr>
              <w:t>Toelichting</w:t>
            </w:r>
          </w:p>
        </w:tc>
        <w:tc>
          <w:tcPr>
            <w:tcW w:w="1275" w:type="dxa"/>
            <w:shd w:val="clear" w:color="auto" w:fill="D9D9D9" w:themeFill="background1" w:themeFillShade="D9"/>
          </w:tcPr>
          <w:p w14:paraId="04FFF7E3" w14:textId="22DCDAF0" w:rsidR="00B35EEF" w:rsidRDefault="00B35EEF" w:rsidP="00511D3B">
            <w:pPr>
              <w:snapToGrid w:val="0"/>
              <w:ind w:left="-107" w:right="-245" w:firstLine="20"/>
              <w:rPr>
                <w:b/>
              </w:rPr>
            </w:pPr>
            <w:r>
              <w:rPr>
                <w:b/>
              </w:rPr>
              <w:t xml:space="preserve">In UML 2.5 </w:t>
            </w:r>
          </w:p>
        </w:tc>
        <w:tc>
          <w:tcPr>
            <w:tcW w:w="1877" w:type="dxa"/>
            <w:gridSpan w:val="2"/>
            <w:shd w:val="clear" w:color="auto" w:fill="D9D9D9" w:themeFill="background1" w:themeFillShade="D9"/>
          </w:tcPr>
          <w:p w14:paraId="6AD55F88" w14:textId="77777777" w:rsidR="00B35EEF" w:rsidRPr="002D76EA" w:rsidRDefault="00B35EEF" w:rsidP="00511D3B">
            <w:pPr>
              <w:snapToGrid w:val="0"/>
              <w:rPr>
                <w:b/>
              </w:rPr>
            </w:pPr>
            <w:r>
              <w:rPr>
                <w:b/>
              </w:rPr>
              <w:t>In EA?</w:t>
            </w:r>
          </w:p>
        </w:tc>
      </w:tr>
      <w:tr w:rsidR="00B35EEF" w:rsidRPr="00394E7E" w14:paraId="66615A24" w14:textId="77777777" w:rsidTr="00511D3B">
        <w:trPr>
          <w:cantSplit/>
        </w:trPr>
        <w:tc>
          <w:tcPr>
            <w:tcW w:w="1985" w:type="dxa"/>
            <w:shd w:val="clear" w:color="auto" w:fill="auto"/>
          </w:tcPr>
          <w:p w14:paraId="32D9977E"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675" w:type="dxa"/>
          </w:tcPr>
          <w:p w14:paraId="60957DA9" w14:textId="77777777" w:rsidR="00B35EEF" w:rsidRPr="00394E7E" w:rsidRDefault="00B35EEF" w:rsidP="005C2C6F">
            <w:pPr>
              <w:snapToGrid w:val="0"/>
              <w:rPr>
                <w:rFonts w:eastAsia="Batang"/>
              </w:rPr>
            </w:pPr>
            <w:r>
              <w:rPr>
                <w:rFonts w:eastAsia="Batang"/>
              </w:rPr>
              <w:t>1</w:t>
            </w:r>
          </w:p>
        </w:tc>
        <w:tc>
          <w:tcPr>
            <w:tcW w:w="4111" w:type="dxa"/>
            <w:shd w:val="clear" w:color="auto" w:fill="auto"/>
          </w:tcPr>
          <w:p w14:paraId="6202A1C5" w14:textId="5966B825" w:rsidR="00B35EEF" w:rsidRDefault="00B35EEF" w:rsidP="005C2C6F">
            <w:pPr>
              <w:snapToGrid w:val="0"/>
              <w:rPr>
                <w:rFonts w:eastAsia="Batang"/>
              </w:rPr>
            </w:pPr>
            <w:r w:rsidRPr="00394E7E">
              <w:rPr>
                <w:rFonts w:eastAsia="Batang"/>
              </w:rPr>
              <w:t xml:space="preserve">De naam van </w:t>
            </w:r>
            <w:r w:rsidR="00CF7F3F">
              <w:rPr>
                <w:rFonts w:eastAsia="Batang"/>
              </w:rPr>
              <w:t xml:space="preserve">het </w:t>
            </w:r>
            <w:r>
              <w:rPr>
                <w:rFonts w:eastAsia="Batang"/>
              </w:rPr>
              <w:t xml:space="preserve">view package. </w:t>
            </w:r>
          </w:p>
          <w:p w14:paraId="1A04F98E" w14:textId="77777777" w:rsidR="00B35EEF" w:rsidRDefault="00B35EEF" w:rsidP="005C2C6F">
            <w:pPr>
              <w:snapToGrid w:val="0"/>
              <w:rPr>
                <w:rFonts w:eastAsia="Batang"/>
              </w:rPr>
            </w:pPr>
          </w:p>
          <w:p w14:paraId="4BE68125" w14:textId="77777777" w:rsidR="00B35EEF" w:rsidRPr="00394E7E" w:rsidRDefault="00B35EEF" w:rsidP="005C2C6F">
            <w:pPr>
              <w:snapToGrid w:val="0"/>
              <w:rPr>
                <w:rFonts w:eastAsia="Batang"/>
              </w:rPr>
            </w:pPr>
            <w:r>
              <w:rPr>
                <w:rFonts w:eastAsia="Batang"/>
              </w:rPr>
              <w:t xml:space="preserve">Deze is, indien mogelijk, analoog aan de naamgeving in het externe schema waar de view over gaat, eventueel met een prefix.  </w:t>
            </w:r>
          </w:p>
        </w:tc>
        <w:tc>
          <w:tcPr>
            <w:tcW w:w="1417" w:type="dxa"/>
            <w:gridSpan w:val="2"/>
          </w:tcPr>
          <w:p w14:paraId="0DC7F5B1" w14:textId="77777777" w:rsidR="00511D3B" w:rsidRDefault="00B35EEF" w:rsidP="005C2C6F">
            <w:pPr>
              <w:snapToGrid w:val="0"/>
              <w:ind w:left="-107" w:right="44"/>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64F549FF" w14:textId="4B294C3C" w:rsidR="00B35EEF" w:rsidRPr="00B465B3" w:rsidRDefault="00B35EEF" w:rsidP="005C2C6F">
            <w:pPr>
              <w:snapToGrid w:val="0"/>
              <w:ind w:left="-107" w:right="44"/>
              <w:rPr>
                <w:i/>
                <w:noProof/>
                <w:color w:val="FF0000"/>
                <w:sz w:val="16"/>
                <w:szCs w:val="16"/>
              </w:rPr>
            </w:pPr>
            <w:r>
              <w:rPr>
                <w:rFonts w:eastAsia="Batang"/>
                <w:i/>
                <w:color w:val="FF0000"/>
                <w:sz w:val="16"/>
                <w:szCs w:val="16"/>
              </w:rPr>
              <w:t>element</w:t>
            </w:r>
          </w:p>
        </w:tc>
        <w:tc>
          <w:tcPr>
            <w:tcW w:w="2016" w:type="dxa"/>
            <w:gridSpan w:val="2"/>
          </w:tcPr>
          <w:p w14:paraId="3124A882"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B465B3" w14:paraId="1DC1B6CD" w14:textId="77777777" w:rsidTr="00511D3B">
        <w:trPr>
          <w:cantSplit/>
        </w:trPr>
        <w:tc>
          <w:tcPr>
            <w:tcW w:w="1985" w:type="dxa"/>
            <w:shd w:val="clear" w:color="auto" w:fill="auto"/>
          </w:tcPr>
          <w:p w14:paraId="3FCC0BE4" w14:textId="77777777" w:rsidR="00B35EEF" w:rsidRPr="00394E7E" w:rsidRDefault="00B35EEF" w:rsidP="005C2C6F">
            <w:pPr>
              <w:snapToGrid w:val="0"/>
              <w:rPr>
                <w:rFonts w:eastAsia="Batang"/>
                <w:b/>
                <w:sz w:val="16"/>
                <w:szCs w:val="16"/>
              </w:rPr>
            </w:pPr>
            <w:r>
              <w:rPr>
                <w:rFonts w:eastAsia="Batang"/>
                <w:b/>
                <w:sz w:val="16"/>
                <w:szCs w:val="16"/>
              </w:rPr>
              <w:t>Locatie</w:t>
            </w:r>
          </w:p>
        </w:tc>
        <w:tc>
          <w:tcPr>
            <w:tcW w:w="675" w:type="dxa"/>
          </w:tcPr>
          <w:p w14:paraId="11F10A7D" w14:textId="77777777" w:rsidR="00B35EEF" w:rsidRDefault="00B35EEF" w:rsidP="005C2C6F">
            <w:pPr>
              <w:snapToGrid w:val="0"/>
              <w:rPr>
                <w:rFonts w:eastAsia="Batang"/>
              </w:rPr>
            </w:pPr>
            <w:r>
              <w:rPr>
                <w:rFonts w:eastAsia="Batang"/>
              </w:rPr>
              <w:t>1</w:t>
            </w:r>
          </w:p>
        </w:tc>
        <w:tc>
          <w:tcPr>
            <w:tcW w:w="4111" w:type="dxa"/>
            <w:shd w:val="clear" w:color="auto" w:fill="auto"/>
          </w:tcPr>
          <w:p w14:paraId="672C1D06" w14:textId="7EE27750" w:rsidR="00B35EEF" w:rsidRPr="00394E7E" w:rsidRDefault="00B35EEF" w:rsidP="00DC7131">
            <w:pPr>
              <w:snapToGrid w:val="0"/>
              <w:rPr>
                <w:rFonts w:eastAsia="Batang"/>
              </w:rPr>
            </w:pPr>
            <w:r>
              <w:rPr>
                <w:rFonts w:eastAsia="Batang"/>
              </w:rPr>
              <w:t>De verwijzing naar de locatie van het bijbehorende informatiemodel waar de view over gaat.</w:t>
            </w:r>
            <w:r w:rsidR="00DC7131">
              <w:rPr>
                <w:rFonts w:eastAsia="Batang"/>
              </w:rPr>
              <w:t xml:space="preserve"> Indien mogelijk is de verwijzing een URI of een URL.  </w:t>
            </w:r>
          </w:p>
        </w:tc>
        <w:tc>
          <w:tcPr>
            <w:tcW w:w="1417" w:type="dxa"/>
            <w:gridSpan w:val="2"/>
          </w:tcPr>
          <w:p w14:paraId="22625130" w14:textId="77777777" w:rsidR="00B35EEF" w:rsidRPr="00642296" w:rsidRDefault="00B35EEF" w:rsidP="005C2C6F">
            <w:pPr>
              <w:snapToGrid w:val="0"/>
              <w:rPr>
                <w:i/>
                <w:noProof/>
                <w:color w:val="FF0000"/>
                <w:sz w:val="16"/>
                <w:szCs w:val="16"/>
              </w:rPr>
            </w:pPr>
          </w:p>
        </w:tc>
        <w:tc>
          <w:tcPr>
            <w:tcW w:w="2016" w:type="dxa"/>
            <w:gridSpan w:val="2"/>
          </w:tcPr>
          <w:p w14:paraId="30D16865" w14:textId="77777777" w:rsidR="00B35EEF" w:rsidRDefault="00B35EEF" w:rsidP="005C2C6F">
            <w:pPr>
              <w:snapToGrid w:val="0"/>
              <w:rPr>
                <w:i/>
                <w:noProof/>
                <w:color w:val="000000" w:themeColor="text1"/>
                <w:sz w:val="16"/>
                <w:szCs w:val="16"/>
              </w:rPr>
            </w:pPr>
            <w:r w:rsidRPr="00994C00">
              <w:rPr>
                <w:i/>
                <w:noProof/>
                <w:color w:val="000000" w:themeColor="text1"/>
                <w:sz w:val="16"/>
                <w:szCs w:val="16"/>
              </w:rPr>
              <w:t xml:space="preserve">Tagged </w:t>
            </w:r>
          </w:p>
          <w:p w14:paraId="6C9EA8E1" w14:textId="77777777" w:rsidR="00B35EEF" w:rsidRPr="0098001F" w:rsidRDefault="00B35EEF" w:rsidP="005C2C6F">
            <w:pPr>
              <w:snapToGrid w:val="0"/>
              <w:rPr>
                <w:i/>
                <w:noProof/>
                <w:color w:val="000000" w:themeColor="text1"/>
                <w:sz w:val="16"/>
                <w:szCs w:val="16"/>
              </w:rPr>
            </w:pPr>
            <w:r w:rsidRPr="00994C00">
              <w:rPr>
                <w:i/>
                <w:noProof/>
                <w:color w:val="000000" w:themeColor="text1"/>
                <w:sz w:val="16"/>
                <w:szCs w:val="16"/>
              </w:rPr>
              <w:t xml:space="preserve">value </w:t>
            </w:r>
          </w:p>
        </w:tc>
      </w:tr>
      <w:tr w:rsidR="00B35EEF" w:rsidRPr="00B465B3" w14:paraId="646A46D7" w14:textId="77777777" w:rsidTr="00511D3B">
        <w:trPr>
          <w:cantSplit/>
        </w:trPr>
        <w:tc>
          <w:tcPr>
            <w:tcW w:w="1985" w:type="dxa"/>
            <w:shd w:val="clear" w:color="auto" w:fill="auto"/>
          </w:tcPr>
          <w:p w14:paraId="2B8EA214" w14:textId="77777777" w:rsidR="00B35EEF" w:rsidRDefault="00B35EEF" w:rsidP="005C2C6F">
            <w:pPr>
              <w:snapToGrid w:val="0"/>
              <w:rPr>
                <w:rFonts w:eastAsia="Batang"/>
                <w:b/>
                <w:sz w:val="16"/>
                <w:szCs w:val="16"/>
              </w:rPr>
            </w:pPr>
            <w:r>
              <w:rPr>
                <w:rFonts w:eastAsia="Batang"/>
                <w:b/>
                <w:sz w:val="16"/>
                <w:szCs w:val="16"/>
              </w:rPr>
              <w:t>Definitie</w:t>
            </w:r>
          </w:p>
        </w:tc>
        <w:tc>
          <w:tcPr>
            <w:tcW w:w="675" w:type="dxa"/>
          </w:tcPr>
          <w:p w14:paraId="19EC974F" w14:textId="77777777" w:rsidR="00B35EEF" w:rsidRPr="004866E1" w:rsidRDefault="00B35EEF" w:rsidP="005C2C6F">
            <w:pPr>
              <w:snapToGrid w:val="0"/>
              <w:rPr>
                <w:rFonts w:eastAsia="Batang"/>
              </w:rPr>
            </w:pPr>
            <w:r>
              <w:rPr>
                <w:rFonts w:eastAsia="Batang"/>
              </w:rPr>
              <w:t>1</w:t>
            </w:r>
          </w:p>
        </w:tc>
        <w:tc>
          <w:tcPr>
            <w:tcW w:w="4111" w:type="dxa"/>
            <w:shd w:val="clear" w:color="auto" w:fill="auto"/>
          </w:tcPr>
          <w:p w14:paraId="24757476" w14:textId="54B34479" w:rsidR="00B35EEF" w:rsidRDefault="00B35EEF" w:rsidP="00CF7F3F">
            <w:pPr>
              <w:snapToGrid w:val="0"/>
              <w:rPr>
                <w:rFonts w:eastAsia="Batang"/>
              </w:rPr>
            </w:pPr>
            <w:r w:rsidRPr="004866E1">
              <w:rPr>
                <w:rFonts w:eastAsia="Batang"/>
              </w:rPr>
              <w:t xml:space="preserve">De beschrijving van de betekenis van </w:t>
            </w:r>
            <w:r w:rsidR="00CF7F3F">
              <w:rPr>
                <w:rFonts w:eastAsia="Batang"/>
              </w:rPr>
              <w:t xml:space="preserve">het </w:t>
            </w:r>
            <w:r>
              <w:rPr>
                <w:rFonts w:eastAsia="Batang"/>
              </w:rPr>
              <w:t>package</w:t>
            </w:r>
            <w:r w:rsidR="00CF7F3F">
              <w:rPr>
                <w:rFonts w:eastAsia="Batang"/>
              </w:rPr>
              <w:t>.</w:t>
            </w:r>
          </w:p>
        </w:tc>
        <w:tc>
          <w:tcPr>
            <w:tcW w:w="1417" w:type="dxa"/>
            <w:gridSpan w:val="2"/>
          </w:tcPr>
          <w:p w14:paraId="4901A6A3" w14:textId="77777777" w:rsidR="00B35EEF" w:rsidRDefault="00B35EEF" w:rsidP="005C2C6F">
            <w:pPr>
              <w:snapToGrid w:val="0"/>
              <w:rPr>
                <w:i/>
                <w:noProof/>
                <w:color w:val="FF0000"/>
                <w:sz w:val="16"/>
                <w:szCs w:val="16"/>
              </w:rPr>
            </w:pPr>
            <w:r>
              <w:rPr>
                <w:rFonts w:eastAsia="Batang"/>
                <w:i/>
                <w:color w:val="FF0000"/>
                <w:sz w:val="16"/>
                <w:szCs w:val="16"/>
              </w:rPr>
              <w:t>Body van de metaclass Comment</w:t>
            </w:r>
          </w:p>
        </w:tc>
        <w:tc>
          <w:tcPr>
            <w:tcW w:w="2016" w:type="dxa"/>
            <w:gridSpan w:val="2"/>
          </w:tcPr>
          <w:p w14:paraId="5F6297E6" w14:textId="77777777" w:rsidR="00B35EEF" w:rsidRPr="00B465B3" w:rsidRDefault="00B35EEF" w:rsidP="005C2C6F">
            <w:pPr>
              <w:snapToGrid w:val="0"/>
              <w:rPr>
                <w:i/>
                <w:noProof/>
                <w:color w:val="FF0000"/>
                <w:sz w:val="16"/>
                <w:szCs w:val="16"/>
              </w:rPr>
            </w:pPr>
            <w:r>
              <w:rPr>
                <w:i/>
                <w:noProof/>
                <w:color w:val="FF0000"/>
                <w:sz w:val="16"/>
                <w:szCs w:val="16"/>
              </w:rPr>
              <w:t>Notes</w:t>
            </w:r>
            <w:r w:rsidRPr="00B465B3">
              <w:rPr>
                <w:i/>
                <w:noProof/>
                <w:color w:val="FF0000"/>
                <w:sz w:val="16"/>
                <w:szCs w:val="16"/>
              </w:rPr>
              <w:t xml:space="preserve"> </w:t>
            </w:r>
          </w:p>
        </w:tc>
      </w:tr>
      <w:tr w:rsidR="00B35EEF" w:rsidRPr="00B465B3" w14:paraId="3A766EB2" w14:textId="77777777" w:rsidTr="00511D3B">
        <w:trPr>
          <w:cantSplit/>
        </w:trPr>
        <w:tc>
          <w:tcPr>
            <w:tcW w:w="1985" w:type="dxa"/>
            <w:shd w:val="clear" w:color="auto" w:fill="auto"/>
          </w:tcPr>
          <w:p w14:paraId="5C2CA2B6" w14:textId="661CFB2C" w:rsidR="00B35EEF" w:rsidRDefault="00B35EEF" w:rsidP="005C2C6F">
            <w:pPr>
              <w:snapToGrid w:val="0"/>
              <w:rPr>
                <w:rFonts w:eastAsia="Batang"/>
                <w:b/>
                <w:sz w:val="16"/>
                <w:szCs w:val="16"/>
              </w:rPr>
            </w:pPr>
            <w:r w:rsidRPr="002217FD">
              <w:rPr>
                <w:b/>
                <w:noProof/>
                <w:sz w:val="16"/>
                <w:szCs w:val="16"/>
              </w:rPr>
              <w:t>Herkomst</w:t>
            </w:r>
            <w:r>
              <w:rPr>
                <w:b/>
                <w:noProof/>
                <w:sz w:val="16"/>
                <w:szCs w:val="16"/>
                <w:vertAlign w:val="superscript"/>
              </w:rPr>
              <w:t xml:space="preserve"> *</w:t>
            </w:r>
            <w:r w:rsidRPr="002217FD">
              <w:rPr>
                <w:b/>
                <w:noProof/>
                <w:sz w:val="16"/>
                <w:szCs w:val="16"/>
              </w:rPr>
              <w:t xml:space="preserve"> </w:t>
            </w:r>
          </w:p>
        </w:tc>
        <w:tc>
          <w:tcPr>
            <w:tcW w:w="675" w:type="dxa"/>
          </w:tcPr>
          <w:p w14:paraId="376AFC94" w14:textId="77777777" w:rsidR="00B35EEF" w:rsidRDefault="00B35EEF" w:rsidP="005C2C6F">
            <w:pPr>
              <w:snapToGrid w:val="0"/>
              <w:rPr>
                <w:rFonts w:eastAsia="Batang"/>
              </w:rPr>
            </w:pPr>
            <w:r>
              <w:rPr>
                <w:rFonts w:eastAsia="Batang"/>
              </w:rPr>
              <w:t>1</w:t>
            </w:r>
          </w:p>
        </w:tc>
        <w:tc>
          <w:tcPr>
            <w:tcW w:w="4111" w:type="dxa"/>
            <w:shd w:val="clear" w:color="auto" w:fill="auto"/>
          </w:tcPr>
          <w:p w14:paraId="1E689927" w14:textId="77777777" w:rsidR="00B35EEF" w:rsidRPr="004866E1" w:rsidRDefault="00B35EEF" w:rsidP="005C2C6F">
            <w:pPr>
              <w:snapToGrid w:val="0"/>
              <w:rPr>
                <w:rFonts w:eastAsia="Batang"/>
              </w:rPr>
            </w:pPr>
            <w:r w:rsidRPr="00104F30">
              <w:rPr>
                <w:noProof/>
              </w:rPr>
              <w:t xml:space="preserve">De </w:t>
            </w:r>
            <w:r>
              <w:rPr>
                <w:noProof/>
              </w:rPr>
              <w:t>registratie</w:t>
            </w:r>
            <w:r w:rsidRPr="00104F30">
              <w:rPr>
                <w:noProof/>
              </w:rPr>
              <w:t xml:space="preserve"> of het informatiemodel waaraan </w:t>
            </w:r>
            <w:r>
              <w:rPr>
                <w:noProof/>
              </w:rPr>
              <w:t>h</w:t>
            </w:r>
            <w:r w:rsidRPr="00104F30">
              <w:rPr>
                <w:noProof/>
              </w:rPr>
              <w:t>e</w:t>
            </w:r>
            <w:r>
              <w:rPr>
                <w:noProof/>
              </w:rPr>
              <w:t>t</w:t>
            </w:r>
            <w:r w:rsidRPr="00104F30">
              <w:rPr>
                <w:noProof/>
              </w:rPr>
              <w:t xml:space="preserve"> </w:t>
            </w:r>
            <w:r>
              <w:rPr>
                <w:noProof/>
              </w:rPr>
              <w:t>package</w:t>
            </w:r>
            <w:r w:rsidRPr="00104F30">
              <w:rPr>
                <w:noProof/>
              </w:rPr>
              <w:t xml:space="preserve"> ontleend is</w:t>
            </w:r>
            <w:r>
              <w:rPr>
                <w:noProof/>
              </w:rPr>
              <w:t xml:space="preserve">. Bij een view is de herkomst nooit de eigen organsiatie. </w:t>
            </w:r>
            <w:r w:rsidRPr="00104F30">
              <w:rPr>
                <w:noProof/>
              </w:rPr>
              <w:t xml:space="preserve"> </w:t>
            </w:r>
          </w:p>
        </w:tc>
        <w:tc>
          <w:tcPr>
            <w:tcW w:w="1417" w:type="dxa"/>
            <w:gridSpan w:val="2"/>
          </w:tcPr>
          <w:p w14:paraId="2DC82969" w14:textId="77777777" w:rsidR="00B35EEF" w:rsidRPr="00523C78" w:rsidRDefault="00B35EEF" w:rsidP="005C2C6F">
            <w:pPr>
              <w:snapToGrid w:val="0"/>
              <w:rPr>
                <w:i/>
                <w:noProof/>
                <w:sz w:val="16"/>
                <w:szCs w:val="16"/>
              </w:rPr>
            </w:pPr>
          </w:p>
        </w:tc>
        <w:tc>
          <w:tcPr>
            <w:tcW w:w="2016" w:type="dxa"/>
            <w:gridSpan w:val="2"/>
          </w:tcPr>
          <w:p w14:paraId="72E97C7B" w14:textId="77777777" w:rsidR="00B35EEF" w:rsidRDefault="00B35EEF" w:rsidP="005C2C6F">
            <w:pPr>
              <w:snapToGrid w:val="0"/>
              <w:rPr>
                <w:i/>
                <w:noProof/>
                <w:sz w:val="16"/>
                <w:szCs w:val="16"/>
              </w:rPr>
            </w:pPr>
            <w:r w:rsidRPr="00523C78">
              <w:rPr>
                <w:i/>
                <w:noProof/>
                <w:sz w:val="16"/>
                <w:szCs w:val="16"/>
              </w:rPr>
              <w:t xml:space="preserve">Tagged </w:t>
            </w:r>
          </w:p>
          <w:p w14:paraId="025964A3" w14:textId="77777777" w:rsidR="00B35EEF" w:rsidRPr="00B465B3" w:rsidRDefault="00B35EEF" w:rsidP="005C2C6F">
            <w:pPr>
              <w:snapToGrid w:val="0"/>
              <w:rPr>
                <w:i/>
                <w:noProof/>
                <w:color w:val="FF0000"/>
                <w:sz w:val="16"/>
                <w:szCs w:val="16"/>
              </w:rPr>
            </w:pPr>
            <w:r w:rsidRPr="00523C78">
              <w:rPr>
                <w:i/>
                <w:noProof/>
                <w:sz w:val="16"/>
                <w:szCs w:val="16"/>
              </w:rPr>
              <w:t xml:space="preserve">value </w:t>
            </w:r>
          </w:p>
        </w:tc>
      </w:tr>
    </w:tbl>
    <w:p w14:paraId="15EB0257" w14:textId="375D6D43" w:rsidR="00521B71" w:rsidRDefault="00237C7F">
      <w:pPr>
        <w:pStyle w:val="Kop3"/>
      </w:pPr>
      <w:bookmarkStart w:id="86" w:name="_Toc485712867"/>
      <w:bookmarkStart w:id="87" w:name="_Toc467145310"/>
      <w:r>
        <w:lastRenderedPageBreak/>
        <w:t xml:space="preserve">2.3.6 Specificatie </w:t>
      </w:r>
      <w:r w:rsidR="009C5145">
        <w:t xml:space="preserve">metagegevens - </w:t>
      </w:r>
      <w:r>
        <w:t>overig</w:t>
      </w:r>
      <w:bookmarkEnd w:id="86"/>
    </w:p>
    <w:p w14:paraId="7B243321" w14:textId="6A3E2292" w:rsidR="00B35EEF" w:rsidRPr="007425F7" w:rsidRDefault="00B35EEF" w:rsidP="00CF2EB8">
      <w:r w:rsidRPr="00CF2EB8">
        <w:rPr>
          <w:b/>
        </w:rPr>
        <w:t>Specificatie voor Enumeratie(waarden)</w:t>
      </w:r>
      <w:bookmarkEnd w:id="87"/>
    </w:p>
    <w:p w14:paraId="10953EC1" w14:textId="01381C85" w:rsidR="00B35EEF" w:rsidRDefault="00B35EEF" w:rsidP="00B35EEF">
      <w:pPr>
        <w:keepNext/>
      </w:pPr>
      <w:r>
        <w:t>Enumeraties betreffen de metaclass Enumeration en worden naar de volgende aspecten gespecificeerd:</w:t>
      </w:r>
    </w:p>
    <w:tbl>
      <w:tblPr>
        <w:tblW w:w="9039" w:type="dxa"/>
        <w:tblLayout w:type="fixed"/>
        <w:tblCellMar>
          <w:top w:w="113" w:type="dxa"/>
        </w:tblCellMar>
        <w:tblLook w:val="0000" w:firstRow="0" w:lastRow="0" w:firstColumn="0" w:lastColumn="0" w:noHBand="0" w:noVBand="0"/>
      </w:tblPr>
      <w:tblGrid>
        <w:gridCol w:w="2093"/>
        <w:gridCol w:w="992"/>
        <w:gridCol w:w="3544"/>
        <w:gridCol w:w="1559"/>
        <w:gridCol w:w="851"/>
      </w:tblGrid>
      <w:tr w:rsidR="00B35EEF" w:rsidRPr="00394E7E" w14:paraId="486DC84A" w14:textId="77777777" w:rsidTr="00AB5B1B">
        <w:trPr>
          <w:cantSplit/>
        </w:trPr>
        <w:tc>
          <w:tcPr>
            <w:tcW w:w="2093" w:type="dxa"/>
            <w:shd w:val="clear" w:color="auto" w:fill="D9D9D9" w:themeFill="background1" w:themeFillShade="D9"/>
          </w:tcPr>
          <w:p w14:paraId="48953732" w14:textId="77777777" w:rsidR="00B35EEF" w:rsidRPr="002D76EA" w:rsidRDefault="00B35EEF" w:rsidP="005C2C6F">
            <w:pPr>
              <w:snapToGrid w:val="0"/>
              <w:rPr>
                <w:rFonts w:eastAsia="Batang"/>
                <w:b/>
                <w:sz w:val="16"/>
                <w:szCs w:val="16"/>
              </w:rPr>
            </w:pPr>
            <w:r w:rsidRPr="002D76EA">
              <w:rPr>
                <w:b/>
              </w:rPr>
              <w:t>Aspect</w:t>
            </w:r>
          </w:p>
        </w:tc>
        <w:tc>
          <w:tcPr>
            <w:tcW w:w="992" w:type="dxa"/>
            <w:shd w:val="clear" w:color="auto" w:fill="D9D9D9" w:themeFill="background1" w:themeFillShade="D9"/>
          </w:tcPr>
          <w:p w14:paraId="1F736523" w14:textId="77777777" w:rsidR="00B35EEF" w:rsidRDefault="00B35EEF" w:rsidP="005C2C6F">
            <w:pPr>
              <w:snapToGrid w:val="0"/>
              <w:rPr>
                <w:b/>
              </w:rPr>
            </w:pPr>
            <w:r>
              <w:rPr>
                <w:b/>
              </w:rPr>
              <w:t>Kardi</w:t>
            </w:r>
          </w:p>
          <w:p w14:paraId="28FBBFBD" w14:textId="77777777" w:rsidR="00B35EEF" w:rsidRPr="002D76EA" w:rsidRDefault="00B35EEF" w:rsidP="005C2C6F">
            <w:pPr>
              <w:snapToGrid w:val="0"/>
              <w:rPr>
                <w:b/>
              </w:rPr>
            </w:pPr>
            <w:r>
              <w:rPr>
                <w:b/>
              </w:rPr>
              <w:t>naliteit</w:t>
            </w:r>
          </w:p>
        </w:tc>
        <w:tc>
          <w:tcPr>
            <w:tcW w:w="3544" w:type="dxa"/>
            <w:shd w:val="clear" w:color="auto" w:fill="D9D9D9" w:themeFill="background1" w:themeFillShade="D9"/>
          </w:tcPr>
          <w:p w14:paraId="5CF78F33" w14:textId="77777777" w:rsidR="00B35EEF" w:rsidRPr="002D76EA" w:rsidRDefault="00B35EEF" w:rsidP="005C2C6F">
            <w:pPr>
              <w:snapToGrid w:val="0"/>
              <w:rPr>
                <w:rFonts w:eastAsia="Batang"/>
                <w:b/>
              </w:rPr>
            </w:pPr>
            <w:r w:rsidRPr="002D76EA">
              <w:rPr>
                <w:b/>
              </w:rPr>
              <w:t>Toelichting</w:t>
            </w:r>
          </w:p>
        </w:tc>
        <w:tc>
          <w:tcPr>
            <w:tcW w:w="1559" w:type="dxa"/>
            <w:shd w:val="clear" w:color="auto" w:fill="D9D9D9" w:themeFill="background1" w:themeFillShade="D9"/>
          </w:tcPr>
          <w:p w14:paraId="203D73B1" w14:textId="5B6F5377" w:rsidR="00B35EEF" w:rsidRDefault="00B35EEF" w:rsidP="004F3FBF">
            <w:pPr>
              <w:snapToGrid w:val="0"/>
              <w:ind w:left="-502" w:firstLine="502"/>
              <w:rPr>
                <w:b/>
              </w:rPr>
            </w:pPr>
            <w:r>
              <w:rPr>
                <w:b/>
              </w:rPr>
              <w:t>In UML</w:t>
            </w:r>
            <w:r w:rsidR="004F3FBF">
              <w:rPr>
                <w:b/>
              </w:rPr>
              <w:t xml:space="preserve"> 2.5 </w:t>
            </w:r>
          </w:p>
        </w:tc>
        <w:tc>
          <w:tcPr>
            <w:tcW w:w="851" w:type="dxa"/>
            <w:shd w:val="clear" w:color="auto" w:fill="D9D9D9" w:themeFill="background1" w:themeFillShade="D9"/>
          </w:tcPr>
          <w:p w14:paraId="708C10CF" w14:textId="77777777" w:rsidR="00B35EEF" w:rsidRPr="002D76EA" w:rsidRDefault="00B35EEF" w:rsidP="005C2C6F">
            <w:pPr>
              <w:snapToGrid w:val="0"/>
              <w:rPr>
                <w:b/>
              </w:rPr>
            </w:pPr>
            <w:r>
              <w:rPr>
                <w:b/>
              </w:rPr>
              <w:t>In EA</w:t>
            </w:r>
          </w:p>
        </w:tc>
      </w:tr>
      <w:tr w:rsidR="00B35EEF" w:rsidRPr="00394E7E" w14:paraId="12992230" w14:textId="77777777" w:rsidTr="00887A45">
        <w:trPr>
          <w:cantSplit/>
        </w:trPr>
        <w:tc>
          <w:tcPr>
            <w:tcW w:w="2093" w:type="dxa"/>
            <w:shd w:val="clear" w:color="auto" w:fill="auto"/>
          </w:tcPr>
          <w:p w14:paraId="36A998B9" w14:textId="0931FF87" w:rsidR="00B35EEF" w:rsidRPr="00394E7E" w:rsidRDefault="00B35EEF" w:rsidP="00237C7F">
            <w:pPr>
              <w:snapToGrid w:val="0"/>
              <w:rPr>
                <w:rFonts w:eastAsia="Batang"/>
                <w:b/>
                <w:sz w:val="16"/>
                <w:szCs w:val="16"/>
              </w:rPr>
            </w:pPr>
            <w:r w:rsidRPr="00394E7E">
              <w:rPr>
                <w:rFonts w:eastAsia="Batang"/>
                <w:b/>
                <w:sz w:val="16"/>
                <w:szCs w:val="16"/>
              </w:rPr>
              <w:t xml:space="preserve">Naam </w:t>
            </w:r>
          </w:p>
        </w:tc>
        <w:tc>
          <w:tcPr>
            <w:tcW w:w="992" w:type="dxa"/>
          </w:tcPr>
          <w:p w14:paraId="2354C2E2" w14:textId="77777777" w:rsidR="00B35EEF" w:rsidRPr="00394E7E" w:rsidRDefault="00B35EEF" w:rsidP="005C2C6F">
            <w:pPr>
              <w:snapToGrid w:val="0"/>
              <w:rPr>
                <w:rFonts w:eastAsia="Batang"/>
              </w:rPr>
            </w:pPr>
            <w:r>
              <w:rPr>
                <w:rFonts w:eastAsia="Batang"/>
              </w:rPr>
              <w:t>1</w:t>
            </w:r>
          </w:p>
        </w:tc>
        <w:tc>
          <w:tcPr>
            <w:tcW w:w="3544" w:type="dxa"/>
            <w:shd w:val="clear" w:color="auto" w:fill="auto"/>
          </w:tcPr>
          <w:p w14:paraId="05C50B22" w14:textId="3AF8F551" w:rsidR="00B35EEF" w:rsidRPr="00394E7E" w:rsidRDefault="00B35EEF" w:rsidP="005C2C6F">
            <w:pPr>
              <w:snapToGrid w:val="0"/>
              <w:rPr>
                <w:rFonts w:eastAsia="Batang"/>
              </w:rPr>
            </w:pPr>
            <w:r w:rsidRPr="00394E7E">
              <w:rPr>
                <w:rFonts w:eastAsia="Batang"/>
              </w:rPr>
              <w:t xml:space="preserve">De naam van de </w:t>
            </w:r>
            <w:r>
              <w:rPr>
                <w:rFonts w:eastAsia="Batang"/>
              </w:rPr>
              <w:t>enumeratie</w:t>
            </w:r>
            <w:r w:rsidRPr="00394E7E">
              <w:rPr>
                <w:rFonts w:eastAsia="Batang"/>
              </w:rPr>
              <w:t xml:space="preserve"> zoals gespecificeerd in de catalogus van de desbetreffende </w:t>
            </w:r>
            <w:r>
              <w:rPr>
                <w:rFonts w:eastAsia="Batang"/>
              </w:rPr>
              <w:t>registratie</w:t>
            </w:r>
            <w:r w:rsidR="00CF7F3F">
              <w:rPr>
                <w:rFonts w:eastAsia="Batang"/>
              </w:rPr>
              <w:t>.</w:t>
            </w:r>
            <w:r w:rsidRPr="00394E7E">
              <w:rPr>
                <w:rFonts w:eastAsia="Batang"/>
              </w:rPr>
              <w:t xml:space="preserve"> </w:t>
            </w:r>
          </w:p>
        </w:tc>
        <w:tc>
          <w:tcPr>
            <w:tcW w:w="1559" w:type="dxa"/>
          </w:tcPr>
          <w:p w14:paraId="7348BF36" w14:textId="77777777" w:rsidR="00B35EEF"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48DC6CBC" w14:textId="77777777" w:rsidR="00B35EEF" w:rsidRPr="00B465B3" w:rsidRDefault="00B35EEF" w:rsidP="005C2C6F">
            <w:pPr>
              <w:snapToGrid w:val="0"/>
              <w:rPr>
                <w:i/>
                <w:noProof/>
                <w:color w:val="FF0000"/>
                <w:sz w:val="16"/>
                <w:szCs w:val="16"/>
              </w:rPr>
            </w:pPr>
            <w:r>
              <w:rPr>
                <w:rFonts w:eastAsia="Batang"/>
                <w:i/>
                <w:color w:val="FF0000"/>
                <w:sz w:val="16"/>
                <w:szCs w:val="16"/>
              </w:rPr>
              <w:t>element</w:t>
            </w:r>
          </w:p>
        </w:tc>
        <w:tc>
          <w:tcPr>
            <w:tcW w:w="851" w:type="dxa"/>
          </w:tcPr>
          <w:p w14:paraId="4B443459"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394E7E" w14:paraId="72E0E359" w14:textId="77777777" w:rsidTr="00887A45">
        <w:trPr>
          <w:cantSplit/>
        </w:trPr>
        <w:tc>
          <w:tcPr>
            <w:tcW w:w="2093" w:type="dxa"/>
            <w:shd w:val="clear" w:color="auto" w:fill="auto"/>
          </w:tcPr>
          <w:p w14:paraId="142E9982" w14:textId="5DC27C93" w:rsidR="00B35EEF" w:rsidRPr="00394E7E" w:rsidRDefault="00B35EEF" w:rsidP="00237C7F">
            <w:pPr>
              <w:snapToGrid w:val="0"/>
              <w:rPr>
                <w:rFonts w:eastAsia="Batang"/>
                <w:b/>
                <w:sz w:val="16"/>
                <w:szCs w:val="16"/>
              </w:rPr>
            </w:pPr>
            <w:r w:rsidRPr="00394E7E">
              <w:rPr>
                <w:rFonts w:eastAsia="Batang"/>
                <w:b/>
                <w:sz w:val="16"/>
                <w:szCs w:val="16"/>
              </w:rPr>
              <w:t xml:space="preserve">Definitie </w:t>
            </w:r>
          </w:p>
        </w:tc>
        <w:tc>
          <w:tcPr>
            <w:tcW w:w="992" w:type="dxa"/>
          </w:tcPr>
          <w:p w14:paraId="5AC3DA2E" w14:textId="77777777" w:rsidR="00B35EEF" w:rsidRPr="00394E7E" w:rsidRDefault="00B35EEF" w:rsidP="005C2C6F">
            <w:pPr>
              <w:snapToGrid w:val="0"/>
              <w:rPr>
                <w:rFonts w:eastAsia="Batang"/>
              </w:rPr>
            </w:pPr>
            <w:r>
              <w:rPr>
                <w:rFonts w:eastAsia="Batang"/>
              </w:rPr>
              <w:t>1</w:t>
            </w:r>
          </w:p>
        </w:tc>
        <w:tc>
          <w:tcPr>
            <w:tcW w:w="3544" w:type="dxa"/>
            <w:shd w:val="clear" w:color="auto" w:fill="auto"/>
          </w:tcPr>
          <w:p w14:paraId="2695FB44" w14:textId="7BE7FFFC" w:rsidR="00B35EEF" w:rsidRPr="00394E7E" w:rsidRDefault="00B35EEF" w:rsidP="005C2C6F">
            <w:pPr>
              <w:snapToGrid w:val="0"/>
              <w:rPr>
                <w:rFonts w:eastAsia="Batang"/>
              </w:rPr>
            </w:pPr>
            <w:r w:rsidRPr="00394E7E">
              <w:rPr>
                <w:rFonts w:eastAsia="Batang"/>
              </w:rPr>
              <w:t xml:space="preserve">De beschrijving van de betekenis van de </w:t>
            </w:r>
            <w:r>
              <w:rPr>
                <w:rFonts w:eastAsia="Batang"/>
              </w:rPr>
              <w:t>enumeratie</w:t>
            </w:r>
            <w:r w:rsidRPr="00394E7E">
              <w:rPr>
                <w:rFonts w:eastAsia="Batang"/>
              </w:rPr>
              <w:t xml:space="preserve"> zoals gespecificeerd in de catalogus van de desbetreffende </w:t>
            </w:r>
            <w:r>
              <w:rPr>
                <w:rFonts w:eastAsia="Batang"/>
              </w:rPr>
              <w:t>registratie</w:t>
            </w:r>
            <w:r w:rsidR="00CF7F3F">
              <w:rPr>
                <w:rFonts w:eastAsia="Batang"/>
              </w:rPr>
              <w:t>.</w:t>
            </w:r>
            <w:r w:rsidRPr="00394E7E">
              <w:rPr>
                <w:rFonts w:eastAsia="Batang"/>
              </w:rPr>
              <w:t xml:space="preserve"> </w:t>
            </w:r>
          </w:p>
        </w:tc>
        <w:tc>
          <w:tcPr>
            <w:tcW w:w="1559" w:type="dxa"/>
          </w:tcPr>
          <w:p w14:paraId="62D53066" w14:textId="77777777" w:rsidR="00B35EEF" w:rsidRDefault="00B35EEF" w:rsidP="005C2C6F">
            <w:pPr>
              <w:snapToGrid w:val="0"/>
              <w:rPr>
                <w:i/>
                <w:noProof/>
                <w:color w:val="FF0000"/>
                <w:sz w:val="16"/>
                <w:szCs w:val="16"/>
              </w:rPr>
            </w:pPr>
            <w:r>
              <w:rPr>
                <w:rFonts w:eastAsia="Batang"/>
                <w:i/>
                <w:color w:val="FF0000"/>
                <w:sz w:val="16"/>
                <w:szCs w:val="16"/>
              </w:rPr>
              <w:t>Body van de metaclass Comment</w:t>
            </w:r>
          </w:p>
        </w:tc>
        <w:tc>
          <w:tcPr>
            <w:tcW w:w="851" w:type="dxa"/>
          </w:tcPr>
          <w:p w14:paraId="27AEAAF3" w14:textId="77777777" w:rsidR="00B35EEF" w:rsidRPr="00394E7E" w:rsidRDefault="00B35EEF" w:rsidP="005C2C6F">
            <w:pPr>
              <w:snapToGrid w:val="0"/>
              <w:rPr>
                <w:rFonts w:eastAsia="Batang"/>
              </w:rPr>
            </w:pPr>
            <w:r>
              <w:rPr>
                <w:i/>
                <w:noProof/>
                <w:color w:val="FF0000"/>
                <w:sz w:val="16"/>
                <w:szCs w:val="16"/>
              </w:rPr>
              <w:t>Notes</w:t>
            </w:r>
            <w:r w:rsidRPr="00B465B3">
              <w:rPr>
                <w:i/>
                <w:noProof/>
                <w:color w:val="FF0000"/>
                <w:sz w:val="16"/>
                <w:szCs w:val="16"/>
              </w:rPr>
              <w:t xml:space="preserve"> </w:t>
            </w:r>
          </w:p>
        </w:tc>
      </w:tr>
    </w:tbl>
    <w:p w14:paraId="4DB25A89" w14:textId="39727EA9" w:rsidR="00237C7F" w:rsidRPr="00237C7F" w:rsidRDefault="00DA7F8E" w:rsidP="00237C7F">
      <w:pPr>
        <w:rPr>
          <w:b/>
        </w:rPr>
      </w:pPr>
      <w:r>
        <w:rPr>
          <w:b/>
        </w:rPr>
        <w:br/>
      </w:r>
      <w:r w:rsidR="00237C7F" w:rsidRPr="00237C7F">
        <w:rPr>
          <w:b/>
        </w:rPr>
        <w:t>Specificatie voor Enumeratie(waarden)</w:t>
      </w:r>
    </w:p>
    <w:p w14:paraId="46D00242" w14:textId="5960965B" w:rsidR="00B35EEF" w:rsidRDefault="00B35EEF" w:rsidP="00B35EEF">
      <w:pPr>
        <w:keepNext/>
      </w:pPr>
      <w:r>
        <w:t xml:space="preserve">De enumeratiewaarde zelf betreft de metaclass UML-EnumerationLiteral en </w:t>
      </w:r>
      <w:r w:rsidR="0059126D">
        <w:t xml:space="preserve">kent </w:t>
      </w:r>
      <w:r>
        <w:t>volgende aspecten:</w:t>
      </w:r>
    </w:p>
    <w:tbl>
      <w:tblPr>
        <w:tblW w:w="9180" w:type="dxa"/>
        <w:tblLayout w:type="fixed"/>
        <w:tblCellMar>
          <w:top w:w="113" w:type="dxa"/>
        </w:tblCellMar>
        <w:tblLook w:val="0000" w:firstRow="0" w:lastRow="0" w:firstColumn="0" w:lastColumn="0" w:noHBand="0" w:noVBand="0"/>
      </w:tblPr>
      <w:tblGrid>
        <w:gridCol w:w="1809"/>
        <w:gridCol w:w="709"/>
        <w:gridCol w:w="4394"/>
        <w:gridCol w:w="1418"/>
        <w:gridCol w:w="850"/>
      </w:tblGrid>
      <w:tr w:rsidR="00B35EEF" w:rsidRPr="00394E7E" w14:paraId="547D81A1" w14:textId="77777777" w:rsidTr="00887A45">
        <w:trPr>
          <w:cantSplit/>
          <w:tblHeader/>
        </w:trPr>
        <w:tc>
          <w:tcPr>
            <w:tcW w:w="1809" w:type="dxa"/>
            <w:shd w:val="clear" w:color="auto" w:fill="BFBFBF" w:themeFill="background1" w:themeFillShade="BF"/>
          </w:tcPr>
          <w:p w14:paraId="34F37605" w14:textId="77777777" w:rsidR="00B35EEF" w:rsidRPr="000D235E" w:rsidRDefault="00B35EEF" w:rsidP="005C2C6F">
            <w:pPr>
              <w:snapToGrid w:val="0"/>
              <w:rPr>
                <w:rFonts w:eastAsia="Batang"/>
                <w:b/>
                <w:sz w:val="16"/>
                <w:szCs w:val="16"/>
              </w:rPr>
            </w:pPr>
            <w:r w:rsidRPr="000D235E">
              <w:rPr>
                <w:rFonts w:eastAsia="Batang"/>
                <w:b/>
                <w:sz w:val="16"/>
                <w:szCs w:val="16"/>
              </w:rPr>
              <w:t>Aspect</w:t>
            </w:r>
          </w:p>
        </w:tc>
        <w:tc>
          <w:tcPr>
            <w:tcW w:w="709" w:type="dxa"/>
            <w:shd w:val="clear" w:color="auto" w:fill="BFBFBF" w:themeFill="background1" w:themeFillShade="BF"/>
          </w:tcPr>
          <w:p w14:paraId="7B0361B3" w14:textId="77777777" w:rsidR="00B35EEF" w:rsidRPr="000D235E" w:rsidRDefault="00B35EEF" w:rsidP="005C2C6F">
            <w:pPr>
              <w:snapToGrid w:val="0"/>
              <w:rPr>
                <w:rFonts w:eastAsia="Batang"/>
                <w:b/>
              </w:rPr>
            </w:pPr>
          </w:p>
        </w:tc>
        <w:tc>
          <w:tcPr>
            <w:tcW w:w="4394" w:type="dxa"/>
            <w:shd w:val="clear" w:color="auto" w:fill="BFBFBF" w:themeFill="background1" w:themeFillShade="BF"/>
          </w:tcPr>
          <w:p w14:paraId="4BC7FF98" w14:textId="77777777" w:rsidR="00B35EEF" w:rsidRPr="000D235E" w:rsidRDefault="00B35EEF" w:rsidP="005C2C6F">
            <w:pPr>
              <w:snapToGrid w:val="0"/>
              <w:rPr>
                <w:rFonts w:eastAsia="Batang"/>
                <w:b/>
              </w:rPr>
            </w:pPr>
            <w:r w:rsidRPr="000D235E">
              <w:rPr>
                <w:rFonts w:eastAsia="Batang"/>
                <w:b/>
              </w:rPr>
              <w:t>Toelichting</w:t>
            </w:r>
          </w:p>
        </w:tc>
        <w:tc>
          <w:tcPr>
            <w:tcW w:w="1418" w:type="dxa"/>
            <w:shd w:val="clear" w:color="auto" w:fill="BFBFBF" w:themeFill="background1" w:themeFillShade="BF"/>
          </w:tcPr>
          <w:p w14:paraId="52A555E4" w14:textId="77777777" w:rsidR="00B35EEF" w:rsidRDefault="00B35EEF" w:rsidP="005C2C6F">
            <w:pPr>
              <w:snapToGrid w:val="0"/>
              <w:rPr>
                <w:rFonts w:eastAsia="Batang"/>
                <w:b/>
              </w:rPr>
            </w:pPr>
            <w:r>
              <w:rPr>
                <w:rFonts w:eastAsia="Batang"/>
                <w:b/>
              </w:rPr>
              <w:t>In UML 2.5</w:t>
            </w:r>
          </w:p>
        </w:tc>
        <w:tc>
          <w:tcPr>
            <w:tcW w:w="850" w:type="dxa"/>
            <w:shd w:val="clear" w:color="auto" w:fill="BFBFBF" w:themeFill="background1" w:themeFillShade="BF"/>
          </w:tcPr>
          <w:p w14:paraId="2BDCE658" w14:textId="77777777" w:rsidR="00B35EEF" w:rsidRPr="000D235E" w:rsidRDefault="00B35EEF" w:rsidP="005C2C6F">
            <w:pPr>
              <w:snapToGrid w:val="0"/>
              <w:rPr>
                <w:rFonts w:eastAsia="Batang"/>
                <w:b/>
              </w:rPr>
            </w:pPr>
            <w:r>
              <w:rPr>
                <w:rFonts w:eastAsia="Batang"/>
                <w:b/>
              </w:rPr>
              <w:t>In EA</w:t>
            </w:r>
          </w:p>
        </w:tc>
      </w:tr>
      <w:tr w:rsidR="00B35EEF" w:rsidRPr="00394E7E" w14:paraId="55176884" w14:textId="77777777" w:rsidTr="00887A45">
        <w:trPr>
          <w:cantSplit/>
        </w:trPr>
        <w:tc>
          <w:tcPr>
            <w:tcW w:w="1809" w:type="dxa"/>
            <w:shd w:val="clear" w:color="auto" w:fill="auto"/>
          </w:tcPr>
          <w:p w14:paraId="6DE2D826"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709" w:type="dxa"/>
          </w:tcPr>
          <w:p w14:paraId="328B21C4" w14:textId="77777777" w:rsidR="00B35EEF" w:rsidRPr="00394E7E" w:rsidRDefault="00B35EEF" w:rsidP="005C2C6F">
            <w:pPr>
              <w:snapToGrid w:val="0"/>
              <w:rPr>
                <w:rFonts w:eastAsia="Batang"/>
              </w:rPr>
            </w:pPr>
            <w:r>
              <w:rPr>
                <w:rFonts w:eastAsia="Batang"/>
              </w:rPr>
              <w:t>1</w:t>
            </w:r>
          </w:p>
        </w:tc>
        <w:tc>
          <w:tcPr>
            <w:tcW w:w="4394" w:type="dxa"/>
            <w:shd w:val="clear" w:color="auto" w:fill="auto"/>
          </w:tcPr>
          <w:p w14:paraId="1E9B2EB4" w14:textId="71420397" w:rsidR="00B35EEF" w:rsidRPr="00394E7E" w:rsidRDefault="00B35EEF" w:rsidP="005C2C6F">
            <w:pPr>
              <w:snapToGrid w:val="0"/>
              <w:rPr>
                <w:rFonts w:eastAsia="Batang"/>
              </w:rPr>
            </w:pPr>
            <w:r w:rsidRPr="00394E7E">
              <w:rPr>
                <w:rFonts w:eastAsia="Batang"/>
              </w:rPr>
              <w:t xml:space="preserve">De naam van de </w:t>
            </w:r>
            <w:r>
              <w:rPr>
                <w:rFonts w:eastAsia="Batang"/>
              </w:rPr>
              <w:t>enumeratiewaarde</w:t>
            </w:r>
            <w:r w:rsidRPr="00394E7E">
              <w:rPr>
                <w:rFonts w:eastAsia="Batang"/>
              </w:rPr>
              <w:t xml:space="preserve"> zoals gespecificeerd in de catalogus van de desbetreffende </w:t>
            </w:r>
            <w:r>
              <w:rPr>
                <w:rFonts w:eastAsia="Batang"/>
              </w:rPr>
              <w:t>registratie</w:t>
            </w:r>
            <w:r w:rsidR="00CF7F3F">
              <w:rPr>
                <w:rFonts w:eastAsia="Batang"/>
              </w:rPr>
              <w:t>.</w:t>
            </w:r>
            <w:r w:rsidRPr="00394E7E">
              <w:rPr>
                <w:rFonts w:eastAsia="Batang"/>
              </w:rPr>
              <w:t xml:space="preserve"> </w:t>
            </w:r>
          </w:p>
        </w:tc>
        <w:tc>
          <w:tcPr>
            <w:tcW w:w="1418" w:type="dxa"/>
          </w:tcPr>
          <w:p w14:paraId="425B6258" w14:textId="77777777" w:rsidR="00B35EEF"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46D8913A" w14:textId="77777777" w:rsidR="00B35EEF" w:rsidRPr="00B465B3" w:rsidRDefault="00B35EEF" w:rsidP="005C2C6F">
            <w:pPr>
              <w:snapToGrid w:val="0"/>
              <w:rPr>
                <w:i/>
                <w:noProof/>
                <w:color w:val="FF0000"/>
                <w:sz w:val="16"/>
                <w:szCs w:val="16"/>
              </w:rPr>
            </w:pPr>
            <w:r>
              <w:rPr>
                <w:rFonts w:eastAsia="Batang"/>
                <w:i/>
                <w:color w:val="FF0000"/>
                <w:sz w:val="16"/>
                <w:szCs w:val="16"/>
              </w:rPr>
              <w:t>element</w:t>
            </w:r>
          </w:p>
        </w:tc>
        <w:tc>
          <w:tcPr>
            <w:tcW w:w="850" w:type="dxa"/>
          </w:tcPr>
          <w:p w14:paraId="7D482DF1"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394E7E" w14:paraId="672580B1" w14:textId="77777777" w:rsidTr="00887A45">
        <w:trPr>
          <w:cantSplit/>
        </w:trPr>
        <w:tc>
          <w:tcPr>
            <w:tcW w:w="1809" w:type="dxa"/>
            <w:shd w:val="clear" w:color="auto" w:fill="auto"/>
          </w:tcPr>
          <w:p w14:paraId="7E11746E" w14:textId="77777777" w:rsidR="00B35EEF" w:rsidRPr="00394E7E" w:rsidRDefault="00B35EEF" w:rsidP="005C2C6F">
            <w:pPr>
              <w:snapToGrid w:val="0"/>
              <w:rPr>
                <w:rFonts w:eastAsia="Batang"/>
                <w:b/>
                <w:sz w:val="16"/>
                <w:szCs w:val="16"/>
              </w:rPr>
            </w:pPr>
            <w:r w:rsidRPr="00394E7E">
              <w:rPr>
                <w:rFonts w:eastAsia="Batang"/>
                <w:b/>
                <w:sz w:val="16"/>
                <w:szCs w:val="16"/>
              </w:rPr>
              <w:t xml:space="preserve">Definitie </w:t>
            </w:r>
          </w:p>
        </w:tc>
        <w:tc>
          <w:tcPr>
            <w:tcW w:w="709" w:type="dxa"/>
          </w:tcPr>
          <w:p w14:paraId="7EAC900D" w14:textId="6CC11B05" w:rsidR="00B35EEF" w:rsidRPr="00394E7E" w:rsidRDefault="00F43934" w:rsidP="005C2C6F">
            <w:pPr>
              <w:snapToGrid w:val="0"/>
              <w:rPr>
                <w:rFonts w:eastAsia="Batang"/>
              </w:rPr>
            </w:pPr>
            <w:r>
              <w:rPr>
                <w:noProof/>
              </w:rPr>
              <w:t>0..1</w:t>
            </w:r>
          </w:p>
        </w:tc>
        <w:tc>
          <w:tcPr>
            <w:tcW w:w="4394" w:type="dxa"/>
            <w:shd w:val="clear" w:color="auto" w:fill="auto"/>
          </w:tcPr>
          <w:p w14:paraId="3D1F38BC" w14:textId="2483C18D" w:rsidR="00B35EEF" w:rsidRPr="00394E7E" w:rsidRDefault="00B35EEF" w:rsidP="005C2C6F">
            <w:pPr>
              <w:snapToGrid w:val="0"/>
              <w:rPr>
                <w:rFonts w:eastAsia="Batang"/>
              </w:rPr>
            </w:pPr>
            <w:r w:rsidRPr="00394E7E">
              <w:rPr>
                <w:rFonts w:eastAsia="Batang"/>
              </w:rPr>
              <w:t xml:space="preserve">De beschrijving van de betekenis van de </w:t>
            </w:r>
            <w:r>
              <w:rPr>
                <w:rFonts w:eastAsia="Batang"/>
              </w:rPr>
              <w:t>enumeratiewaarde</w:t>
            </w:r>
            <w:r w:rsidRPr="00394E7E">
              <w:rPr>
                <w:rFonts w:eastAsia="Batang"/>
              </w:rPr>
              <w:t xml:space="preserve"> zoals gespecificeerd in de catalogus van de desbetreffende </w:t>
            </w:r>
            <w:r>
              <w:rPr>
                <w:rFonts w:eastAsia="Batang"/>
              </w:rPr>
              <w:t>registratie</w:t>
            </w:r>
            <w:r w:rsidR="00CF7F3F">
              <w:rPr>
                <w:rFonts w:eastAsia="Batang"/>
              </w:rPr>
              <w:t>.</w:t>
            </w:r>
          </w:p>
        </w:tc>
        <w:tc>
          <w:tcPr>
            <w:tcW w:w="1418" w:type="dxa"/>
          </w:tcPr>
          <w:p w14:paraId="71D0616E" w14:textId="77777777" w:rsidR="00B35EEF" w:rsidRDefault="00B35EEF" w:rsidP="005C2C6F">
            <w:pPr>
              <w:snapToGrid w:val="0"/>
              <w:rPr>
                <w:i/>
                <w:noProof/>
                <w:color w:val="FF0000"/>
                <w:sz w:val="16"/>
                <w:szCs w:val="16"/>
              </w:rPr>
            </w:pPr>
            <w:r>
              <w:rPr>
                <w:rFonts w:eastAsia="Batang"/>
                <w:i/>
                <w:color w:val="FF0000"/>
                <w:sz w:val="16"/>
                <w:szCs w:val="16"/>
              </w:rPr>
              <w:t>Body van de metaclass Comment</w:t>
            </w:r>
          </w:p>
        </w:tc>
        <w:tc>
          <w:tcPr>
            <w:tcW w:w="850" w:type="dxa"/>
          </w:tcPr>
          <w:p w14:paraId="6236B0B2" w14:textId="77777777" w:rsidR="00B35EEF" w:rsidRPr="00394E7E" w:rsidRDefault="00B35EEF" w:rsidP="005C2C6F">
            <w:pPr>
              <w:snapToGrid w:val="0"/>
              <w:rPr>
                <w:rFonts w:eastAsia="Batang"/>
              </w:rPr>
            </w:pPr>
            <w:r>
              <w:rPr>
                <w:i/>
                <w:noProof/>
                <w:color w:val="FF0000"/>
                <w:sz w:val="16"/>
                <w:szCs w:val="16"/>
              </w:rPr>
              <w:t>Notes</w:t>
            </w:r>
            <w:r w:rsidRPr="00B465B3">
              <w:rPr>
                <w:i/>
                <w:noProof/>
                <w:color w:val="FF0000"/>
                <w:sz w:val="16"/>
                <w:szCs w:val="16"/>
              </w:rPr>
              <w:t xml:space="preserve"> </w:t>
            </w:r>
          </w:p>
        </w:tc>
      </w:tr>
      <w:tr w:rsidR="00B35EEF" w:rsidRPr="00553165" w14:paraId="29689288" w14:textId="77777777" w:rsidTr="00887A45">
        <w:trPr>
          <w:cantSplit/>
          <w:trHeight w:val="789"/>
        </w:trPr>
        <w:tc>
          <w:tcPr>
            <w:tcW w:w="1809" w:type="dxa"/>
            <w:shd w:val="clear" w:color="auto" w:fill="auto"/>
          </w:tcPr>
          <w:p w14:paraId="24C6F2F3" w14:textId="77777777" w:rsidR="00B35EEF" w:rsidRPr="00394E7E" w:rsidRDefault="00B35EEF" w:rsidP="005C2C6F">
            <w:pPr>
              <w:snapToGrid w:val="0"/>
              <w:rPr>
                <w:rFonts w:eastAsia="Batang"/>
                <w:b/>
                <w:sz w:val="16"/>
                <w:szCs w:val="16"/>
              </w:rPr>
            </w:pPr>
            <w:r>
              <w:rPr>
                <w:rFonts w:eastAsia="Batang"/>
                <w:b/>
                <w:sz w:val="16"/>
                <w:szCs w:val="16"/>
              </w:rPr>
              <w:t>Code</w:t>
            </w:r>
          </w:p>
        </w:tc>
        <w:tc>
          <w:tcPr>
            <w:tcW w:w="709" w:type="dxa"/>
          </w:tcPr>
          <w:p w14:paraId="7F631649" w14:textId="473682CE" w:rsidR="00B35EEF" w:rsidRDefault="00F43934" w:rsidP="005C2C6F">
            <w:pPr>
              <w:snapToGrid w:val="0"/>
              <w:rPr>
                <w:rFonts w:eastAsia="Batang"/>
              </w:rPr>
            </w:pPr>
            <w:r>
              <w:rPr>
                <w:noProof/>
              </w:rPr>
              <w:t>0..1</w:t>
            </w:r>
          </w:p>
        </w:tc>
        <w:tc>
          <w:tcPr>
            <w:tcW w:w="4394" w:type="dxa"/>
            <w:shd w:val="clear" w:color="auto" w:fill="auto"/>
          </w:tcPr>
          <w:p w14:paraId="175AEFB3" w14:textId="643E452B" w:rsidR="00B35EEF" w:rsidRPr="00394E7E" w:rsidRDefault="00B35EEF" w:rsidP="00C07D79">
            <w:pPr>
              <w:snapToGrid w:val="0"/>
              <w:rPr>
                <w:rFonts w:eastAsia="Batang"/>
              </w:rPr>
            </w:pPr>
            <w:r>
              <w:rPr>
                <w:rFonts w:eastAsia="Batang"/>
              </w:rPr>
              <w:t>De in een registratie of informatiemodel aan de enumeratiewaarde toegekend unieke code</w:t>
            </w:r>
            <w:r w:rsidR="00C07D79">
              <w:rPr>
                <w:rFonts w:eastAsia="Batang"/>
              </w:rPr>
              <w:t xml:space="preserve"> (niet te verwarren met alias, zoals bedoeld in 2.6.1)</w:t>
            </w:r>
            <w:r w:rsidR="00CF7F3F">
              <w:rPr>
                <w:rFonts w:eastAsia="Batang"/>
              </w:rPr>
              <w:t>.</w:t>
            </w:r>
          </w:p>
        </w:tc>
        <w:tc>
          <w:tcPr>
            <w:tcW w:w="1418" w:type="dxa"/>
          </w:tcPr>
          <w:p w14:paraId="16AA5F33" w14:textId="77777777" w:rsidR="00B35EEF" w:rsidRDefault="00B35EEF" w:rsidP="005C2C6F">
            <w:pPr>
              <w:snapToGrid w:val="0"/>
              <w:rPr>
                <w:rFonts w:eastAsia="Batang"/>
                <w:i/>
                <w:color w:val="FF0000"/>
                <w:sz w:val="16"/>
                <w:szCs w:val="16"/>
              </w:rPr>
            </w:pPr>
            <w:r>
              <w:rPr>
                <w:rFonts w:eastAsia="Batang"/>
                <w:i/>
                <w:color w:val="FF0000"/>
                <w:sz w:val="16"/>
                <w:szCs w:val="16"/>
              </w:rPr>
              <w:t>Alias van de metaclass Element</w:t>
            </w:r>
          </w:p>
          <w:p w14:paraId="2112F1B5" w14:textId="77777777" w:rsidR="00B35EEF" w:rsidRPr="00553165" w:rsidRDefault="00B35EEF" w:rsidP="005C2C6F">
            <w:pPr>
              <w:snapToGrid w:val="0"/>
              <w:rPr>
                <w:rFonts w:eastAsia="Batang"/>
                <w:i/>
                <w:color w:val="FF0000"/>
                <w:sz w:val="16"/>
                <w:szCs w:val="16"/>
              </w:rPr>
            </w:pPr>
            <w:r>
              <w:rPr>
                <w:rFonts w:eastAsia="Batang"/>
                <w:i/>
                <w:color w:val="FF0000"/>
                <w:sz w:val="16"/>
                <w:szCs w:val="16"/>
              </w:rPr>
              <w:t>Import</w:t>
            </w:r>
          </w:p>
        </w:tc>
        <w:tc>
          <w:tcPr>
            <w:tcW w:w="850" w:type="dxa"/>
          </w:tcPr>
          <w:p w14:paraId="6ECF7FD9" w14:textId="77777777" w:rsidR="00B35EEF" w:rsidRPr="00553165" w:rsidRDefault="00B35EEF" w:rsidP="005C2C6F">
            <w:pPr>
              <w:snapToGrid w:val="0"/>
              <w:rPr>
                <w:rFonts w:eastAsia="Batang"/>
                <w:i/>
                <w:color w:val="FF0000"/>
                <w:sz w:val="16"/>
                <w:szCs w:val="16"/>
              </w:rPr>
            </w:pPr>
            <w:r w:rsidRPr="00553165">
              <w:rPr>
                <w:rFonts w:eastAsia="Batang"/>
                <w:i/>
                <w:color w:val="FF0000"/>
                <w:sz w:val="16"/>
                <w:szCs w:val="16"/>
              </w:rPr>
              <w:t xml:space="preserve">Alias </w:t>
            </w:r>
          </w:p>
        </w:tc>
      </w:tr>
    </w:tbl>
    <w:p w14:paraId="79AFAA24" w14:textId="189A5AB1" w:rsidR="00B35EEF" w:rsidRDefault="00C07D79" w:rsidP="00B35EEF">
      <w:pPr>
        <w:contextualSpacing w:val="0"/>
      </w:pPr>
      <w:bookmarkStart w:id="88" w:name="_Toc467145311"/>
      <w:r>
        <w:rPr>
          <w:b/>
        </w:rPr>
        <w:br/>
      </w:r>
      <w:r w:rsidR="00B35EEF" w:rsidRPr="00237C7F">
        <w:rPr>
          <w:b/>
        </w:rPr>
        <w:t xml:space="preserve">Specificatie voor een </w:t>
      </w:r>
      <w:bookmarkEnd w:id="88"/>
      <w:r w:rsidR="00B35EEF" w:rsidRPr="00237C7F">
        <w:rPr>
          <w:b/>
        </w:rPr>
        <w:t>Constraint</w:t>
      </w:r>
      <w:r w:rsidR="00237C7F">
        <w:rPr>
          <w:b/>
        </w:rPr>
        <w:br/>
      </w:r>
      <w:r w:rsidR="00B35EEF">
        <w:t>Constraint betreft de metaclass UML Constraint en wordt naar de volgende aspecten gespecificeerd</w:t>
      </w:r>
      <w:r w:rsidR="00CF7F3F">
        <w:t>:</w:t>
      </w:r>
    </w:p>
    <w:tbl>
      <w:tblPr>
        <w:tblW w:w="9923" w:type="dxa"/>
        <w:tblLayout w:type="fixed"/>
        <w:tblCellMar>
          <w:top w:w="113" w:type="dxa"/>
        </w:tblCellMar>
        <w:tblLook w:val="0000" w:firstRow="0" w:lastRow="0" w:firstColumn="0" w:lastColumn="0" w:noHBand="0" w:noVBand="0"/>
      </w:tblPr>
      <w:tblGrid>
        <w:gridCol w:w="1560"/>
        <w:gridCol w:w="533"/>
        <w:gridCol w:w="459"/>
        <w:gridCol w:w="533"/>
        <w:gridCol w:w="3827"/>
        <w:gridCol w:w="1276"/>
        <w:gridCol w:w="1026"/>
        <w:gridCol w:w="709"/>
      </w:tblGrid>
      <w:tr w:rsidR="00B35EEF" w:rsidRPr="002D76EA" w14:paraId="4DD59080" w14:textId="77777777" w:rsidTr="0059126D">
        <w:trPr>
          <w:gridAfter w:val="1"/>
          <w:wAfter w:w="709" w:type="dxa"/>
          <w:cantSplit/>
        </w:trPr>
        <w:tc>
          <w:tcPr>
            <w:tcW w:w="2093" w:type="dxa"/>
            <w:gridSpan w:val="2"/>
            <w:shd w:val="clear" w:color="auto" w:fill="D9D9D9" w:themeFill="background1" w:themeFillShade="D9"/>
          </w:tcPr>
          <w:p w14:paraId="631F1F30" w14:textId="77777777" w:rsidR="00B35EEF" w:rsidRPr="002D76EA" w:rsidRDefault="00B35EEF" w:rsidP="005C2C6F">
            <w:pPr>
              <w:snapToGrid w:val="0"/>
              <w:rPr>
                <w:rFonts w:eastAsia="Batang"/>
                <w:b/>
                <w:sz w:val="16"/>
                <w:szCs w:val="16"/>
              </w:rPr>
            </w:pPr>
            <w:r w:rsidRPr="002D76EA">
              <w:rPr>
                <w:b/>
              </w:rPr>
              <w:t>Aspect</w:t>
            </w:r>
          </w:p>
        </w:tc>
        <w:tc>
          <w:tcPr>
            <w:tcW w:w="992" w:type="dxa"/>
            <w:gridSpan w:val="2"/>
            <w:shd w:val="clear" w:color="auto" w:fill="D9D9D9" w:themeFill="background1" w:themeFillShade="D9"/>
          </w:tcPr>
          <w:p w14:paraId="3BFC54DF" w14:textId="77777777" w:rsidR="00B35EEF" w:rsidRDefault="00B35EEF" w:rsidP="005C2C6F">
            <w:pPr>
              <w:snapToGrid w:val="0"/>
              <w:rPr>
                <w:b/>
              </w:rPr>
            </w:pPr>
            <w:r>
              <w:rPr>
                <w:b/>
              </w:rPr>
              <w:t>Kardi</w:t>
            </w:r>
          </w:p>
          <w:p w14:paraId="5A50C015" w14:textId="77777777" w:rsidR="00B35EEF" w:rsidRPr="002D76EA" w:rsidRDefault="00B35EEF" w:rsidP="005C2C6F">
            <w:pPr>
              <w:snapToGrid w:val="0"/>
              <w:rPr>
                <w:b/>
              </w:rPr>
            </w:pPr>
            <w:r>
              <w:rPr>
                <w:b/>
              </w:rPr>
              <w:t>naliteit</w:t>
            </w:r>
          </w:p>
        </w:tc>
        <w:tc>
          <w:tcPr>
            <w:tcW w:w="3827" w:type="dxa"/>
            <w:shd w:val="clear" w:color="auto" w:fill="D9D9D9" w:themeFill="background1" w:themeFillShade="D9"/>
          </w:tcPr>
          <w:p w14:paraId="66E5D3FF" w14:textId="77777777" w:rsidR="00B35EEF" w:rsidRPr="002D76EA" w:rsidRDefault="00B35EEF" w:rsidP="005C2C6F">
            <w:pPr>
              <w:snapToGrid w:val="0"/>
              <w:rPr>
                <w:rFonts w:eastAsia="Batang"/>
                <w:b/>
              </w:rPr>
            </w:pPr>
            <w:r w:rsidRPr="002D76EA">
              <w:rPr>
                <w:b/>
              </w:rPr>
              <w:t>Toelichting</w:t>
            </w:r>
          </w:p>
        </w:tc>
        <w:tc>
          <w:tcPr>
            <w:tcW w:w="1276" w:type="dxa"/>
            <w:shd w:val="clear" w:color="auto" w:fill="D9D9D9" w:themeFill="background1" w:themeFillShade="D9"/>
          </w:tcPr>
          <w:p w14:paraId="1A02CCD5" w14:textId="77777777" w:rsidR="00B35EEF" w:rsidRDefault="00B35EEF" w:rsidP="005C2C6F">
            <w:pPr>
              <w:snapToGrid w:val="0"/>
              <w:rPr>
                <w:b/>
              </w:rPr>
            </w:pPr>
            <w:r>
              <w:rPr>
                <w:b/>
              </w:rPr>
              <w:t>In UML 2.5</w:t>
            </w:r>
          </w:p>
        </w:tc>
        <w:tc>
          <w:tcPr>
            <w:tcW w:w="1026" w:type="dxa"/>
            <w:shd w:val="clear" w:color="auto" w:fill="D9D9D9" w:themeFill="background1" w:themeFillShade="D9"/>
          </w:tcPr>
          <w:p w14:paraId="7878D022" w14:textId="77777777" w:rsidR="00B35EEF" w:rsidRPr="002D76EA" w:rsidRDefault="00B35EEF" w:rsidP="005C2C6F">
            <w:pPr>
              <w:snapToGrid w:val="0"/>
              <w:rPr>
                <w:b/>
              </w:rPr>
            </w:pPr>
            <w:r>
              <w:rPr>
                <w:b/>
              </w:rPr>
              <w:t>In EA</w:t>
            </w:r>
          </w:p>
        </w:tc>
      </w:tr>
      <w:tr w:rsidR="00B35EEF" w:rsidRPr="00394E7E" w14:paraId="4277DC3D" w14:textId="77777777" w:rsidTr="00887A45">
        <w:trPr>
          <w:cantSplit/>
        </w:trPr>
        <w:tc>
          <w:tcPr>
            <w:tcW w:w="2093" w:type="dxa"/>
            <w:gridSpan w:val="2"/>
            <w:shd w:val="clear" w:color="auto" w:fill="auto"/>
          </w:tcPr>
          <w:p w14:paraId="15156AED" w14:textId="77777777" w:rsidR="00B35EEF" w:rsidRPr="00394E7E" w:rsidRDefault="00B35EEF" w:rsidP="005C2C6F">
            <w:pPr>
              <w:snapToGrid w:val="0"/>
              <w:rPr>
                <w:rFonts w:eastAsia="Batang"/>
                <w:b/>
                <w:sz w:val="16"/>
                <w:szCs w:val="16"/>
              </w:rPr>
            </w:pPr>
            <w:r w:rsidRPr="00394E7E">
              <w:rPr>
                <w:rFonts w:eastAsia="Batang"/>
                <w:b/>
                <w:sz w:val="16"/>
                <w:szCs w:val="16"/>
              </w:rPr>
              <w:t>Naam</w:t>
            </w:r>
            <w:r>
              <w:rPr>
                <w:rStyle w:val="Voetnootmarkering"/>
                <w:rFonts w:ascii="Brush Script MT" w:eastAsia="Batang" w:hAnsi="Brush Script MT"/>
                <w:b/>
                <w:sz w:val="16"/>
                <w:szCs w:val="16"/>
              </w:rPr>
              <w:t>√</w:t>
            </w:r>
            <w:r w:rsidRPr="00394E7E">
              <w:rPr>
                <w:rFonts w:eastAsia="Batang"/>
                <w:b/>
                <w:sz w:val="16"/>
                <w:szCs w:val="16"/>
              </w:rPr>
              <w:t xml:space="preserve"> </w:t>
            </w:r>
          </w:p>
        </w:tc>
        <w:tc>
          <w:tcPr>
            <w:tcW w:w="992" w:type="dxa"/>
            <w:gridSpan w:val="2"/>
          </w:tcPr>
          <w:p w14:paraId="71B3B334" w14:textId="77777777" w:rsidR="00B35EEF" w:rsidRPr="00394E7E" w:rsidRDefault="00B35EEF" w:rsidP="005C2C6F">
            <w:pPr>
              <w:snapToGrid w:val="0"/>
              <w:rPr>
                <w:rFonts w:eastAsia="Batang"/>
              </w:rPr>
            </w:pPr>
            <w:r>
              <w:rPr>
                <w:rFonts w:eastAsia="Batang"/>
              </w:rPr>
              <w:t>1</w:t>
            </w:r>
          </w:p>
        </w:tc>
        <w:tc>
          <w:tcPr>
            <w:tcW w:w="3827" w:type="dxa"/>
            <w:shd w:val="clear" w:color="auto" w:fill="auto"/>
          </w:tcPr>
          <w:p w14:paraId="15EEB912" w14:textId="77777777" w:rsidR="00B35EEF" w:rsidRPr="00394E7E" w:rsidRDefault="00B35EEF" w:rsidP="005C2C6F">
            <w:pPr>
              <w:snapToGrid w:val="0"/>
              <w:rPr>
                <w:rFonts w:eastAsia="Batang"/>
              </w:rPr>
            </w:pPr>
            <w:r w:rsidRPr="00394E7E">
              <w:rPr>
                <w:rFonts w:eastAsia="Batang"/>
              </w:rPr>
              <w:t xml:space="preserve">De </w:t>
            </w:r>
            <w:r>
              <w:rPr>
                <w:rFonts w:eastAsia="Batang"/>
              </w:rPr>
              <w:t xml:space="preserve">naam </w:t>
            </w:r>
            <w:r w:rsidRPr="00394E7E">
              <w:rPr>
                <w:rFonts w:eastAsia="Batang"/>
              </w:rPr>
              <w:t xml:space="preserve">van de </w:t>
            </w:r>
            <w:r>
              <w:rPr>
                <w:rFonts w:eastAsia="Batang"/>
              </w:rPr>
              <w:t xml:space="preserve">constraint. </w:t>
            </w:r>
          </w:p>
        </w:tc>
        <w:tc>
          <w:tcPr>
            <w:tcW w:w="1276" w:type="dxa"/>
          </w:tcPr>
          <w:p w14:paraId="7CAE8B23" w14:textId="77777777" w:rsidR="001613B9" w:rsidRDefault="00B35EEF" w:rsidP="005C2C6F">
            <w:pPr>
              <w:snapToGrid w:val="0"/>
              <w:ind w:left="-40" w:right="-532"/>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 xml:space="preserve">metaclass </w:t>
            </w:r>
          </w:p>
          <w:p w14:paraId="091085A1" w14:textId="4F1CB839" w:rsidR="001613B9" w:rsidRDefault="00B35EEF" w:rsidP="005C2C6F">
            <w:pPr>
              <w:snapToGrid w:val="0"/>
              <w:ind w:left="-40" w:right="-532"/>
              <w:rPr>
                <w:rFonts w:eastAsia="Batang"/>
                <w:i/>
                <w:color w:val="FF0000"/>
                <w:sz w:val="16"/>
                <w:szCs w:val="16"/>
              </w:rPr>
            </w:pPr>
            <w:r>
              <w:rPr>
                <w:rFonts w:eastAsia="Batang"/>
                <w:i/>
                <w:color w:val="FF0000"/>
                <w:sz w:val="16"/>
                <w:szCs w:val="16"/>
              </w:rPr>
              <w:t>Named</w:t>
            </w:r>
          </w:p>
          <w:p w14:paraId="023E9FAA" w14:textId="59E3367F" w:rsidR="00B35EEF" w:rsidRPr="00B465B3" w:rsidRDefault="00B35EEF" w:rsidP="005C2C6F">
            <w:pPr>
              <w:snapToGrid w:val="0"/>
              <w:ind w:left="-40" w:right="-532"/>
              <w:rPr>
                <w:i/>
                <w:noProof/>
                <w:color w:val="FF0000"/>
                <w:sz w:val="16"/>
                <w:szCs w:val="16"/>
              </w:rPr>
            </w:pPr>
            <w:r>
              <w:rPr>
                <w:rFonts w:eastAsia="Batang"/>
                <w:i/>
                <w:color w:val="FF0000"/>
                <w:sz w:val="16"/>
                <w:szCs w:val="16"/>
              </w:rPr>
              <w:t>element</w:t>
            </w:r>
          </w:p>
        </w:tc>
        <w:tc>
          <w:tcPr>
            <w:tcW w:w="1735" w:type="dxa"/>
            <w:gridSpan w:val="2"/>
          </w:tcPr>
          <w:p w14:paraId="377FF21C"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394E7E" w14:paraId="43BB85AF" w14:textId="77777777" w:rsidTr="00887A45">
        <w:trPr>
          <w:cantSplit/>
        </w:trPr>
        <w:tc>
          <w:tcPr>
            <w:tcW w:w="2093" w:type="dxa"/>
            <w:gridSpan w:val="2"/>
            <w:shd w:val="clear" w:color="auto" w:fill="auto"/>
          </w:tcPr>
          <w:p w14:paraId="0B48E642" w14:textId="77777777" w:rsidR="00B35EEF" w:rsidRPr="00394E7E" w:rsidRDefault="00B35EEF" w:rsidP="005C2C6F">
            <w:pPr>
              <w:snapToGrid w:val="0"/>
              <w:rPr>
                <w:rFonts w:eastAsia="Batang"/>
                <w:b/>
                <w:sz w:val="16"/>
                <w:szCs w:val="16"/>
              </w:rPr>
            </w:pPr>
            <w:r>
              <w:rPr>
                <w:rFonts w:eastAsia="Batang"/>
                <w:b/>
                <w:sz w:val="16"/>
                <w:szCs w:val="16"/>
              </w:rPr>
              <w:t>Specificatie tekst</w:t>
            </w:r>
            <w:r w:rsidRPr="00394E7E">
              <w:rPr>
                <w:rFonts w:eastAsia="Batang"/>
                <w:b/>
                <w:sz w:val="16"/>
                <w:szCs w:val="16"/>
              </w:rPr>
              <w:t xml:space="preserve"> </w:t>
            </w:r>
          </w:p>
        </w:tc>
        <w:tc>
          <w:tcPr>
            <w:tcW w:w="992" w:type="dxa"/>
            <w:gridSpan w:val="2"/>
          </w:tcPr>
          <w:p w14:paraId="06B61A24" w14:textId="1144F992" w:rsidR="00B35EEF" w:rsidRPr="00394E7E" w:rsidRDefault="00F43934" w:rsidP="005C2C6F">
            <w:pPr>
              <w:snapToGrid w:val="0"/>
              <w:rPr>
                <w:rFonts w:eastAsia="Batang"/>
              </w:rPr>
            </w:pPr>
            <w:r>
              <w:rPr>
                <w:rFonts w:eastAsia="Batang"/>
              </w:rPr>
              <w:t>0..1</w:t>
            </w:r>
          </w:p>
        </w:tc>
        <w:tc>
          <w:tcPr>
            <w:tcW w:w="3827" w:type="dxa"/>
            <w:shd w:val="clear" w:color="auto" w:fill="auto"/>
          </w:tcPr>
          <w:p w14:paraId="13159858" w14:textId="77777777" w:rsidR="00B35EEF" w:rsidRPr="00394E7E" w:rsidRDefault="00B35EEF" w:rsidP="005C2C6F">
            <w:pPr>
              <w:snapToGrid w:val="0"/>
              <w:rPr>
                <w:rFonts w:eastAsia="Batang"/>
              </w:rPr>
            </w:pPr>
            <w:r w:rsidRPr="00394E7E">
              <w:rPr>
                <w:rFonts w:eastAsia="Batang"/>
              </w:rPr>
              <w:t xml:space="preserve">De </w:t>
            </w:r>
            <w:r>
              <w:rPr>
                <w:rFonts w:eastAsia="Batang"/>
              </w:rPr>
              <w:t xml:space="preserve">specificatie </w:t>
            </w:r>
            <w:r w:rsidRPr="00394E7E">
              <w:rPr>
                <w:rFonts w:eastAsia="Batang"/>
              </w:rPr>
              <w:t xml:space="preserve">van de </w:t>
            </w:r>
            <w:r>
              <w:rPr>
                <w:rFonts w:eastAsia="Batang"/>
              </w:rPr>
              <w:t xml:space="preserve">constraint in normale tekst. </w:t>
            </w:r>
          </w:p>
        </w:tc>
        <w:tc>
          <w:tcPr>
            <w:tcW w:w="1276" w:type="dxa"/>
          </w:tcPr>
          <w:p w14:paraId="3E822376" w14:textId="0F19A9DC" w:rsidR="00B35EEF" w:rsidRDefault="00B35EEF" w:rsidP="005C2C6F">
            <w:pPr>
              <w:snapToGrid w:val="0"/>
              <w:rPr>
                <w:i/>
                <w:noProof/>
                <w:color w:val="FF0000"/>
                <w:sz w:val="16"/>
                <w:szCs w:val="16"/>
              </w:rPr>
            </w:pPr>
          </w:p>
        </w:tc>
        <w:tc>
          <w:tcPr>
            <w:tcW w:w="1735" w:type="dxa"/>
            <w:gridSpan w:val="2"/>
          </w:tcPr>
          <w:p w14:paraId="1BD43BF3" w14:textId="77777777" w:rsidR="001613B9" w:rsidRDefault="00B35EEF" w:rsidP="005C2C6F">
            <w:pPr>
              <w:snapToGrid w:val="0"/>
              <w:rPr>
                <w:i/>
                <w:noProof/>
                <w:color w:val="FF0000"/>
                <w:sz w:val="16"/>
                <w:szCs w:val="16"/>
              </w:rPr>
            </w:pPr>
            <w:r>
              <w:rPr>
                <w:i/>
                <w:noProof/>
                <w:color w:val="FF0000"/>
                <w:sz w:val="16"/>
                <w:szCs w:val="16"/>
              </w:rPr>
              <w:t>Notes</w:t>
            </w:r>
            <w:r w:rsidRPr="00B465B3">
              <w:rPr>
                <w:i/>
                <w:noProof/>
                <w:color w:val="FF0000"/>
                <w:sz w:val="16"/>
                <w:szCs w:val="16"/>
              </w:rPr>
              <w:t xml:space="preserve"> </w:t>
            </w:r>
          </w:p>
          <w:p w14:paraId="566C23AB" w14:textId="77777777" w:rsidR="001613B9" w:rsidRDefault="00B35EEF" w:rsidP="005C2C6F">
            <w:pPr>
              <w:snapToGrid w:val="0"/>
              <w:rPr>
                <w:i/>
                <w:noProof/>
                <w:color w:val="FF0000"/>
                <w:sz w:val="16"/>
                <w:szCs w:val="16"/>
              </w:rPr>
            </w:pPr>
            <w:r>
              <w:rPr>
                <w:i/>
                <w:noProof/>
                <w:color w:val="FF0000"/>
                <w:sz w:val="16"/>
                <w:szCs w:val="16"/>
              </w:rPr>
              <w:t xml:space="preserve">(type = </w:t>
            </w:r>
          </w:p>
          <w:p w14:paraId="21974840" w14:textId="0DA148B7" w:rsidR="00B35EEF" w:rsidRPr="00394E7E" w:rsidRDefault="00B35EEF" w:rsidP="005C2C6F">
            <w:pPr>
              <w:snapToGrid w:val="0"/>
              <w:rPr>
                <w:rFonts w:eastAsia="Batang"/>
              </w:rPr>
            </w:pPr>
            <w:r>
              <w:rPr>
                <w:i/>
                <w:noProof/>
                <w:color w:val="FF0000"/>
                <w:sz w:val="16"/>
                <w:szCs w:val="16"/>
              </w:rPr>
              <w:t>invariant)</w:t>
            </w:r>
          </w:p>
        </w:tc>
      </w:tr>
      <w:tr w:rsidR="00B35EEF" w:rsidRPr="00394E7E" w14:paraId="0C7C437E" w14:textId="77777777" w:rsidTr="00887A45">
        <w:trPr>
          <w:cantSplit/>
        </w:trPr>
        <w:tc>
          <w:tcPr>
            <w:tcW w:w="2093" w:type="dxa"/>
            <w:gridSpan w:val="2"/>
            <w:shd w:val="clear" w:color="auto" w:fill="auto"/>
          </w:tcPr>
          <w:p w14:paraId="0C045A87" w14:textId="77777777" w:rsidR="00B35EEF" w:rsidRPr="00394E7E" w:rsidRDefault="00B35EEF" w:rsidP="005C2C6F">
            <w:pPr>
              <w:snapToGrid w:val="0"/>
              <w:rPr>
                <w:rFonts w:eastAsia="Batang"/>
                <w:b/>
                <w:sz w:val="16"/>
                <w:szCs w:val="16"/>
              </w:rPr>
            </w:pPr>
            <w:r>
              <w:rPr>
                <w:rFonts w:eastAsia="Batang"/>
                <w:b/>
                <w:sz w:val="16"/>
                <w:szCs w:val="16"/>
              </w:rPr>
              <w:t>Specificatie formeel</w:t>
            </w:r>
          </w:p>
        </w:tc>
        <w:tc>
          <w:tcPr>
            <w:tcW w:w="992" w:type="dxa"/>
            <w:gridSpan w:val="2"/>
          </w:tcPr>
          <w:p w14:paraId="1E119941" w14:textId="1E271CA0" w:rsidR="00B35EEF" w:rsidRDefault="00F43934" w:rsidP="005C2C6F">
            <w:pPr>
              <w:snapToGrid w:val="0"/>
              <w:rPr>
                <w:rFonts w:eastAsia="Batang"/>
              </w:rPr>
            </w:pPr>
            <w:r>
              <w:rPr>
                <w:rFonts w:eastAsia="Batang"/>
              </w:rPr>
              <w:t>0..1</w:t>
            </w:r>
          </w:p>
        </w:tc>
        <w:tc>
          <w:tcPr>
            <w:tcW w:w="3827" w:type="dxa"/>
            <w:shd w:val="clear" w:color="auto" w:fill="auto"/>
          </w:tcPr>
          <w:p w14:paraId="24310C89" w14:textId="3DCD8705" w:rsidR="00B35EEF" w:rsidRPr="00394E7E" w:rsidRDefault="00B35EEF" w:rsidP="00DA7F8E">
            <w:pPr>
              <w:snapToGrid w:val="0"/>
              <w:rPr>
                <w:rFonts w:eastAsia="Batang"/>
              </w:rPr>
            </w:pPr>
            <w:r w:rsidRPr="00394E7E">
              <w:rPr>
                <w:rFonts w:eastAsia="Batang"/>
              </w:rPr>
              <w:t xml:space="preserve">De beschrijving van de </w:t>
            </w:r>
            <w:r>
              <w:rPr>
                <w:rFonts w:eastAsia="Batang"/>
              </w:rPr>
              <w:t xml:space="preserve">constraint in een formele specificatietaal, </w:t>
            </w:r>
            <w:r w:rsidR="00DA7F8E">
              <w:rPr>
                <w:rFonts w:eastAsia="Batang"/>
              </w:rPr>
              <w:t xml:space="preserve">in </w:t>
            </w:r>
            <w:r>
              <w:rPr>
                <w:rFonts w:eastAsia="Batang"/>
              </w:rPr>
              <w:t xml:space="preserve">OCL </w:t>
            </w:r>
          </w:p>
        </w:tc>
        <w:tc>
          <w:tcPr>
            <w:tcW w:w="1276" w:type="dxa"/>
          </w:tcPr>
          <w:p w14:paraId="08BAA6E9" w14:textId="669627C6" w:rsidR="00B35EEF" w:rsidRDefault="00B35EEF" w:rsidP="005C2C6F">
            <w:pPr>
              <w:snapToGrid w:val="0"/>
              <w:rPr>
                <w:i/>
                <w:noProof/>
                <w:color w:val="FF0000"/>
                <w:sz w:val="16"/>
                <w:szCs w:val="16"/>
              </w:rPr>
            </w:pPr>
          </w:p>
        </w:tc>
        <w:tc>
          <w:tcPr>
            <w:tcW w:w="1735" w:type="dxa"/>
            <w:gridSpan w:val="2"/>
          </w:tcPr>
          <w:p w14:paraId="7F6F560A" w14:textId="77777777" w:rsidR="001613B9" w:rsidRDefault="00B35EEF" w:rsidP="005C2C6F">
            <w:pPr>
              <w:snapToGrid w:val="0"/>
              <w:rPr>
                <w:i/>
                <w:noProof/>
                <w:color w:val="FF0000"/>
                <w:sz w:val="16"/>
                <w:szCs w:val="16"/>
              </w:rPr>
            </w:pPr>
            <w:r>
              <w:rPr>
                <w:i/>
                <w:noProof/>
                <w:color w:val="FF0000"/>
                <w:sz w:val="16"/>
                <w:szCs w:val="16"/>
              </w:rPr>
              <w:t>Notes</w:t>
            </w:r>
            <w:r w:rsidRPr="00B465B3">
              <w:rPr>
                <w:i/>
                <w:noProof/>
                <w:color w:val="FF0000"/>
                <w:sz w:val="16"/>
                <w:szCs w:val="16"/>
              </w:rPr>
              <w:t xml:space="preserve"> </w:t>
            </w:r>
          </w:p>
          <w:p w14:paraId="00D4B0B0" w14:textId="77777777" w:rsidR="001613B9" w:rsidRDefault="00B35EEF" w:rsidP="005C2C6F">
            <w:pPr>
              <w:snapToGrid w:val="0"/>
              <w:rPr>
                <w:i/>
                <w:noProof/>
                <w:color w:val="FF0000"/>
                <w:sz w:val="16"/>
                <w:szCs w:val="16"/>
              </w:rPr>
            </w:pPr>
            <w:r>
              <w:rPr>
                <w:i/>
                <w:noProof/>
                <w:color w:val="FF0000"/>
                <w:sz w:val="16"/>
                <w:szCs w:val="16"/>
              </w:rPr>
              <w:t xml:space="preserve">(type = </w:t>
            </w:r>
          </w:p>
          <w:p w14:paraId="7BA1E287" w14:textId="7A8AF194" w:rsidR="00B35EEF" w:rsidRDefault="00B35EEF" w:rsidP="005C2C6F">
            <w:pPr>
              <w:snapToGrid w:val="0"/>
              <w:rPr>
                <w:i/>
                <w:noProof/>
                <w:color w:val="FF0000"/>
                <w:sz w:val="16"/>
                <w:szCs w:val="16"/>
              </w:rPr>
            </w:pPr>
            <w:r>
              <w:rPr>
                <w:i/>
                <w:noProof/>
                <w:color w:val="FF0000"/>
                <w:sz w:val="16"/>
                <w:szCs w:val="16"/>
              </w:rPr>
              <w:t>OCL)</w:t>
            </w:r>
          </w:p>
        </w:tc>
      </w:tr>
      <w:tr w:rsidR="00B35EEF" w:rsidRPr="00D44ECE" w14:paraId="6312C718" w14:textId="77777777" w:rsidTr="00887A45">
        <w:trPr>
          <w:cantSplit/>
        </w:trPr>
        <w:tc>
          <w:tcPr>
            <w:tcW w:w="1560" w:type="dxa"/>
            <w:shd w:val="clear" w:color="auto" w:fill="auto"/>
          </w:tcPr>
          <w:p w14:paraId="583FDCB7" w14:textId="77777777" w:rsidR="00B35EEF" w:rsidRDefault="00B35EEF" w:rsidP="0025461A">
            <w:pPr>
              <w:contextualSpacing w:val="0"/>
              <w:rPr>
                <w:b/>
                <w:noProof/>
                <w:sz w:val="16"/>
                <w:szCs w:val="16"/>
              </w:rPr>
            </w:pPr>
            <w:bookmarkStart w:id="89" w:name="_Toc467145312"/>
          </w:p>
        </w:tc>
        <w:tc>
          <w:tcPr>
            <w:tcW w:w="992" w:type="dxa"/>
            <w:gridSpan w:val="2"/>
          </w:tcPr>
          <w:p w14:paraId="25032FC6" w14:textId="77777777" w:rsidR="00B35EEF" w:rsidRDefault="00B35EEF" w:rsidP="005C2C6F"/>
        </w:tc>
        <w:tc>
          <w:tcPr>
            <w:tcW w:w="4360" w:type="dxa"/>
            <w:gridSpan w:val="2"/>
            <w:shd w:val="clear" w:color="auto" w:fill="auto"/>
          </w:tcPr>
          <w:p w14:paraId="064C89DD" w14:textId="77777777" w:rsidR="00B35EEF" w:rsidRDefault="00B35EEF" w:rsidP="005C2C6F"/>
        </w:tc>
        <w:tc>
          <w:tcPr>
            <w:tcW w:w="1276" w:type="dxa"/>
          </w:tcPr>
          <w:p w14:paraId="415188F9" w14:textId="77777777" w:rsidR="00B35EEF" w:rsidRPr="00D44ECE" w:rsidRDefault="00B35EEF" w:rsidP="005C2C6F">
            <w:pPr>
              <w:rPr>
                <w:rFonts w:eastAsia="Batang"/>
                <w:i/>
                <w:noProof/>
                <w:color w:val="FF0000"/>
                <w:sz w:val="16"/>
                <w:szCs w:val="16"/>
              </w:rPr>
            </w:pPr>
          </w:p>
        </w:tc>
        <w:tc>
          <w:tcPr>
            <w:tcW w:w="1735" w:type="dxa"/>
            <w:gridSpan w:val="2"/>
          </w:tcPr>
          <w:p w14:paraId="7000A04E" w14:textId="77777777" w:rsidR="00B35EEF" w:rsidRPr="00D44ECE" w:rsidRDefault="00B35EEF" w:rsidP="005C2C6F">
            <w:pPr>
              <w:rPr>
                <w:rFonts w:eastAsia="Batang"/>
                <w:i/>
                <w:noProof/>
                <w:color w:val="FF0000"/>
                <w:sz w:val="16"/>
                <w:szCs w:val="16"/>
              </w:rPr>
            </w:pPr>
          </w:p>
        </w:tc>
      </w:tr>
    </w:tbl>
    <w:p w14:paraId="38A42A90" w14:textId="033DE52E" w:rsidR="00424DCD" w:rsidRPr="00DA7F8E" w:rsidRDefault="00DA7F8E" w:rsidP="00CF2EB8">
      <w:pPr>
        <w:pStyle w:val="Kop3"/>
      </w:pPr>
      <w:bookmarkStart w:id="90" w:name="_Ref481500229"/>
      <w:bookmarkStart w:id="91" w:name="_Ref481500254"/>
      <w:bookmarkStart w:id="92" w:name="_Toc485712868"/>
      <w:r>
        <w:lastRenderedPageBreak/>
        <w:t>2.</w:t>
      </w:r>
      <w:r w:rsidR="002B1191">
        <w:t>3.</w:t>
      </w:r>
      <w:r>
        <w:t xml:space="preserve">6.1 </w:t>
      </w:r>
      <w:r w:rsidR="00424DCD" w:rsidRPr="00DA7F8E">
        <w:t>Alias</w:t>
      </w:r>
      <w:bookmarkEnd w:id="90"/>
      <w:bookmarkEnd w:id="91"/>
      <w:bookmarkEnd w:id="92"/>
      <w:r w:rsidR="00424DCD" w:rsidRPr="00DA7F8E">
        <w:t xml:space="preserve"> </w:t>
      </w:r>
    </w:p>
    <w:p w14:paraId="0D01B314" w14:textId="71DAFEA9" w:rsidR="00424DCD" w:rsidRPr="006858C9" w:rsidRDefault="009A4BAF" w:rsidP="00424DCD">
      <w:pPr>
        <w:snapToGrid w:val="0"/>
        <w:rPr>
          <w:lang w:eastAsia="en-US"/>
        </w:rPr>
      </w:pPr>
      <w:r>
        <w:rPr>
          <w:lang w:eastAsia="en-US"/>
        </w:rPr>
        <w:t>Alle</w:t>
      </w:r>
      <w:r w:rsidR="00424DCD" w:rsidRPr="006858C9">
        <w:rPr>
          <w:lang w:eastAsia="en-US"/>
        </w:rPr>
        <w:t xml:space="preserve"> metamodel element</w:t>
      </w:r>
      <w:r>
        <w:rPr>
          <w:lang w:eastAsia="en-US"/>
        </w:rPr>
        <w:t>en</w:t>
      </w:r>
      <w:r w:rsidR="00424DCD" w:rsidRPr="006858C9">
        <w:rPr>
          <w:lang w:eastAsia="en-US"/>
        </w:rPr>
        <w:t xml:space="preserve"> </w:t>
      </w:r>
      <w:r>
        <w:rPr>
          <w:lang w:eastAsia="en-US"/>
        </w:rPr>
        <w:t xml:space="preserve">hebben </w:t>
      </w:r>
      <w:r w:rsidR="00424DCD" w:rsidRPr="006858C9">
        <w:rPr>
          <w:lang w:eastAsia="en-US"/>
        </w:rPr>
        <w:t xml:space="preserve">een naam (metadata aspect) </w:t>
      </w:r>
      <w:r>
        <w:rPr>
          <w:lang w:eastAsia="en-US"/>
        </w:rPr>
        <w:t xml:space="preserve">en hiervoor </w:t>
      </w:r>
      <w:r w:rsidR="00BC561A">
        <w:rPr>
          <w:lang w:eastAsia="en-US"/>
        </w:rPr>
        <w:t>is het mogelijk om</w:t>
      </w:r>
      <w:r>
        <w:rPr>
          <w:lang w:eastAsia="en-US"/>
        </w:rPr>
        <w:t xml:space="preserve"> naast de naam ook </w:t>
      </w:r>
      <w:r w:rsidR="00424DCD" w:rsidRPr="006858C9">
        <w:rPr>
          <w:lang w:eastAsia="en-US"/>
        </w:rPr>
        <w:t xml:space="preserve">een alternatieve </w:t>
      </w:r>
      <w:r w:rsidR="00424DCD">
        <w:rPr>
          <w:lang w:eastAsia="en-US"/>
        </w:rPr>
        <w:t xml:space="preserve">weergave van de </w:t>
      </w:r>
      <w:r w:rsidR="00424DCD" w:rsidRPr="006858C9">
        <w:rPr>
          <w:lang w:eastAsia="en-US"/>
        </w:rPr>
        <w:t xml:space="preserve">naam </w:t>
      </w:r>
      <w:r w:rsidR="00605384">
        <w:rPr>
          <w:lang w:eastAsia="en-US"/>
        </w:rPr>
        <w:t>op te nemen</w:t>
      </w:r>
      <w:r w:rsidR="00424DCD" w:rsidRPr="006858C9">
        <w:rPr>
          <w:lang w:eastAsia="en-US"/>
        </w:rPr>
        <w:t xml:space="preserve">. </w:t>
      </w:r>
      <w:r w:rsidR="00424DCD">
        <w:rPr>
          <w:lang w:eastAsia="en-US"/>
        </w:rPr>
        <w:t>Deze</w:t>
      </w:r>
      <w:r w:rsidR="00424DCD" w:rsidRPr="006858C9">
        <w:rPr>
          <w:lang w:eastAsia="en-US"/>
        </w:rPr>
        <w:t xml:space="preserve"> wordt gemodelleerd met een </w:t>
      </w:r>
      <w:r w:rsidR="00424DCD">
        <w:rPr>
          <w:lang w:eastAsia="en-US"/>
        </w:rPr>
        <w:t>alias</w:t>
      </w:r>
      <w:r w:rsidR="00576C3F">
        <w:rPr>
          <w:lang w:eastAsia="en-US"/>
        </w:rPr>
        <w:t>.</w:t>
      </w:r>
      <w:r w:rsidR="00424DCD" w:rsidRPr="006858C9">
        <w:rPr>
          <w:lang w:eastAsia="en-US"/>
        </w:rPr>
        <w:t xml:space="preserve"> </w:t>
      </w:r>
      <w:r w:rsidR="005C5344">
        <w:rPr>
          <w:lang w:eastAsia="en-US"/>
        </w:rPr>
        <w:t>De alias is optioneel</w:t>
      </w:r>
      <w:r w:rsidR="002A5EE2">
        <w:rPr>
          <w:lang w:eastAsia="en-US"/>
        </w:rPr>
        <w:t xml:space="preserve"> (zie ook </w:t>
      </w:r>
      <w:r w:rsidR="00725CE4">
        <w:rPr>
          <w:lang w:eastAsia="en-US"/>
        </w:rPr>
        <w:fldChar w:fldCharType="begin"/>
      </w:r>
      <w:r w:rsidR="00725CE4">
        <w:rPr>
          <w:lang w:eastAsia="en-US"/>
        </w:rPr>
        <w:instrText xml:space="preserve"> REF _Ref470081296 \w \h </w:instrText>
      </w:r>
      <w:r w:rsidR="00725CE4">
        <w:rPr>
          <w:lang w:eastAsia="en-US"/>
        </w:rPr>
      </w:r>
      <w:r w:rsidR="00725CE4">
        <w:rPr>
          <w:lang w:eastAsia="en-US"/>
        </w:rPr>
        <w:fldChar w:fldCharType="separate"/>
      </w:r>
      <w:r w:rsidR="00A90657">
        <w:rPr>
          <w:lang w:eastAsia="en-US"/>
        </w:rPr>
        <w:t>3.16</w:t>
      </w:r>
      <w:r w:rsidR="00725CE4">
        <w:rPr>
          <w:lang w:eastAsia="en-US"/>
        </w:rPr>
        <w:fldChar w:fldCharType="end"/>
      </w:r>
      <w:r w:rsidR="002A5EE2">
        <w:rPr>
          <w:lang w:eastAsia="en-US"/>
        </w:rPr>
        <w:t>)</w:t>
      </w:r>
      <w:r w:rsidR="005C5344">
        <w:rPr>
          <w:lang w:eastAsia="en-US"/>
        </w:rPr>
        <w:t xml:space="preserve">. </w:t>
      </w:r>
    </w:p>
    <w:p w14:paraId="153FB4CD" w14:textId="77777777" w:rsidR="00424DCD" w:rsidRPr="006858C9" w:rsidRDefault="00424DCD" w:rsidP="00424DCD">
      <w:pPr>
        <w:snapToGrid w:val="0"/>
        <w:rPr>
          <w:lang w:eastAsia="en-US"/>
        </w:rPr>
      </w:pPr>
    </w:p>
    <w:p w14:paraId="4807C83B" w14:textId="703062DE" w:rsidR="00424DCD" w:rsidRPr="00407FFB" w:rsidRDefault="00424DCD" w:rsidP="00424DCD">
      <w:pPr>
        <w:snapToGrid w:val="0"/>
        <w:rPr>
          <w:rFonts w:eastAsia="Batang"/>
        </w:rPr>
      </w:pPr>
      <w:r w:rsidRPr="00407FFB">
        <w:rPr>
          <w:lang w:eastAsia="en-US"/>
        </w:rPr>
        <w:t xml:space="preserve">De </w:t>
      </w:r>
      <w:r w:rsidR="00407CBD">
        <w:rPr>
          <w:lang w:eastAsia="en-US"/>
        </w:rPr>
        <w:t xml:space="preserve">specificatie van de </w:t>
      </w:r>
      <w:r w:rsidRPr="00407FFB">
        <w:rPr>
          <w:lang w:eastAsia="en-US"/>
        </w:rPr>
        <w:t>alias is</w:t>
      </w:r>
      <w:r w:rsidR="00407CBD">
        <w:rPr>
          <w:lang w:eastAsia="en-US"/>
        </w:rPr>
        <w:t xml:space="preserve"> overgenomen uit </w:t>
      </w:r>
      <w:r w:rsidRPr="00407FFB">
        <w:rPr>
          <w:lang w:eastAsia="en-US"/>
        </w:rPr>
        <w:t>UML</w:t>
      </w:r>
      <w:r w:rsidR="00407CBD">
        <w:rPr>
          <w:lang w:eastAsia="en-US"/>
        </w:rPr>
        <w:t xml:space="preserve">. </w:t>
      </w:r>
      <w:r>
        <w:rPr>
          <w:lang w:eastAsia="en-US"/>
        </w:rPr>
        <w:t>De</w:t>
      </w:r>
      <w:r w:rsidR="00407CBD">
        <w:rPr>
          <w:lang w:eastAsia="en-US"/>
        </w:rPr>
        <w:t xml:space="preserve"> alias</w:t>
      </w:r>
      <w:r>
        <w:rPr>
          <w:lang w:eastAsia="en-US"/>
        </w:rPr>
        <w:t xml:space="preserve"> is</w:t>
      </w:r>
      <w:r w:rsidRPr="006858C9">
        <w:rPr>
          <w:lang w:eastAsia="en-US"/>
        </w:rPr>
        <w:t xml:space="preserve"> te specificeren voor </w:t>
      </w:r>
      <w:r>
        <w:rPr>
          <w:lang w:eastAsia="en-US"/>
        </w:rPr>
        <w:t xml:space="preserve">NamedElements (zoals </w:t>
      </w:r>
      <w:r w:rsidRPr="00407FFB">
        <w:rPr>
          <w:lang w:eastAsia="en-US"/>
        </w:rPr>
        <w:t>UML-Class</w:t>
      </w:r>
      <w:r w:rsidRPr="006858C9">
        <w:rPr>
          <w:lang w:eastAsia="en-US"/>
        </w:rPr>
        <w:t xml:space="preserve">, </w:t>
      </w:r>
      <w:r>
        <w:rPr>
          <w:lang w:eastAsia="en-US"/>
        </w:rPr>
        <w:t>UML-association, UML-</w:t>
      </w:r>
      <w:r w:rsidRPr="006858C9">
        <w:rPr>
          <w:lang w:eastAsia="en-US"/>
        </w:rPr>
        <w:t>UML-Datatype</w:t>
      </w:r>
      <w:r w:rsidRPr="00407FFB">
        <w:rPr>
          <w:lang w:eastAsia="en-US"/>
        </w:rPr>
        <w:t xml:space="preserve"> </w:t>
      </w:r>
      <w:r>
        <w:rPr>
          <w:lang w:eastAsia="en-US"/>
        </w:rPr>
        <w:t xml:space="preserve">en </w:t>
      </w:r>
      <w:r w:rsidRPr="00407FFB">
        <w:rPr>
          <w:lang w:eastAsia="en-US"/>
        </w:rPr>
        <w:t>UML-property</w:t>
      </w:r>
      <w:r>
        <w:rPr>
          <w:lang w:eastAsia="en-US"/>
        </w:rPr>
        <w:t>)</w:t>
      </w:r>
      <w:r w:rsidRPr="00407FFB">
        <w:rPr>
          <w:lang w:eastAsia="en-US"/>
        </w:rPr>
        <w:t xml:space="preserve">. De alias is </w:t>
      </w:r>
      <w:r w:rsidRPr="006858C9">
        <w:rPr>
          <w:lang w:eastAsia="en-US"/>
        </w:rPr>
        <w:t xml:space="preserve">in UML </w:t>
      </w:r>
      <w:r>
        <w:rPr>
          <w:lang w:eastAsia="en-US"/>
        </w:rPr>
        <w:t>gespecificeerd</w:t>
      </w:r>
      <w:r w:rsidRPr="00407FFB">
        <w:rPr>
          <w:lang w:eastAsia="en-US"/>
        </w:rPr>
        <w:t xml:space="preserve"> </w:t>
      </w:r>
      <w:r>
        <w:rPr>
          <w:lang w:eastAsia="en-US"/>
        </w:rPr>
        <w:t>bij d</w:t>
      </w:r>
      <w:r w:rsidRPr="00407FFB">
        <w:rPr>
          <w:rFonts w:eastAsia="Batang"/>
        </w:rPr>
        <w:t>e metaclass Element Import</w:t>
      </w:r>
      <w:r w:rsidRPr="00407FFB">
        <w:rPr>
          <w:rStyle w:val="Voetnootmarkering"/>
          <w:rFonts w:eastAsia="Batang"/>
        </w:rPr>
        <w:footnoteReference w:id="13"/>
      </w:r>
      <w:r w:rsidRPr="00407FFB">
        <w:rPr>
          <w:rFonts w:eastAsia="Batang"/>
        </w:rPr>
        <w:t xml:space="preserve">. In Enterprise Architect is de alternatieve weergave aan te zetten in de properties van een Diagram, via: use alias if available. </w:t>
      </w:r>
    </w:p>
    <w:p w14:paraId="6D995C44" w14:textId="77777777" w:rsidR="00424DCD" w:rsidRPr="00407FFB" w:rsidRDefault="00424DCD" w:rsidP="00424DCD">
      <w:pPr>
        <w:rPr>
          <w:rFonts w:eastAsia="Calibri" w:cs="Verdana"/>
        </w:rPr>
      </w:pPr>
    </w:p>
    <w:p w14:paraId="2F759EEE" w14:textId="48EB812E" w:rsidR="00424DCD" w:rsidRPr="00407FFB" w:rsidRDefault="00424DCD" w:rsidP="00424DCD">
      <w:pPr>
        <w:rPr>
          <w:rFonts w:eastAsia="Calibri" w:cs="Verdana"/>
        </w:rPr>
      </w:pPr>
      <w:r w:rsidRPr="00407FFB">
        <w:rPr>
          <w:rFonts w:eastAsia="Calibri" w:cs="Verdana"/>
        </w:rPr>
        <w:t xml:space="preserve">Een uitzondering is gemaakt voor </w:t>
      </w:r>
      <w:r w:rsidRPr="006858C9">
        <w:t xml:space="preserve">UML-EnumerationLiteral. </w:t>
      </w:r>
      <w:r>
        <w:rPr>
          <w:rFonts w:eastAsia="Calibri" w:cs="Verdana"/>
        </w:rPr>
        <w:t xml:space="preserve">De </w:t>
      </w:r>
      <w:r w:rsidR="00ED2906">
        <w:rPr>
          <w:rFonts w:eastAsia="Calibri" w:cs="Verdana"/>
        </w:rPr>
        <w:t>‘</w:t>
      </w:r>
      <w:r w:rsidRPr="00407FFB">
        <w:rPr>
          <w:rFonts w:eastAsia="Calibri" w:cs="Verdana"/>
        </w:rPr>
        <w:t>naam</w:t>
      </w:r>
      <w:r w:rsidR="00ED2906">
        <w:rPr>
          <w:rFonts w:eastAsia="Calibri" w:cs="Verdana"/>
        </w:rPr>
        <w:t>’</w:t>
      </w:r>
      <w:r w:rsidRPr="00407FFB">
        <w:rPr>
          <w:rFonts w:eastAsia="Calibri" w:cs="Verdana"/>
        </w:rPr>
        <w:t xml:space="preserve"> betreft </w:t>
      </w:r>
      <w:r>
        <w:rPr>
          <w:rFonts w:eastAsia="Calibri" w:cs="Verdana"/>
        </w:rPr>
        <w:t xml:space="preserve">hier </w:t>
      </w:r>
      <w:r w:rsidRPr="00407FFB">
        <w:rPr>
          <w:rFonts w:eastAsia="Calibri" w:cs="Verdana"/>
        </w:rPr>
        <w:t>een daadwerkelijk waarde</w:t>
      </w:r>
      <w:r>
        <w:rPr>
          <w:rFonts w:eastAsia="Calibri" w:cs="Verdana"/>
        </w:rPr>
        <w:t>,</w:t>
      </w:r>
      <w:r w:rsidRPr="00407FFB">
        <w:rPr>
          <w:rFonts w:eastAsia="Calibri" w:cs="Verdana"/>
        </w:rPr>
        <w:t xml:space="preserve"> waarin de naam gelijk staat aan de waarde. Het is </w:t>
      </w:r>
      <w:r>
        <w:rPr>
          <w:rFonts w:eastAsia="Calibri" w:cs="Verdana"/>
        </w:rPr>
        <w:t xml:space="preserve">daarom </w:t>
      </w:r>
      <w:r w:rsidRPr="00407FFB">
        <w:rPr>
          <w:rFonts w:eastAsia="Calibri" w:cs="Verdana"/>
        </w:rPr>
        <w:t xml:space="preserve">expliciet ongewenst om hiervoor een </w:t>
      </w:r>
      <w:r>
        <w:rPr>
          <w:rFonts w:eastAsia="Calibri" w:cs="Verdana"/>
        </w:rPr>
        <w:t xml:space="preserve">alternatieve naamgeving </w:t>
      </w:r>
      <w:r w:rsidRPr="00407FFB">
        <w:rPr>
          <w:rFonts w:eastAsia="Calibri" w:cs="Verdana"/>
        </w:rPr>
        <w:t xml:space="preserve">te gebruiken. </w:t>
      </w:r>
      <w:r>
        <w:rPr>
          <w:rFonts w:eastAsia="Calibri" w:cs="Verdana"/>
        </w:rPr>
        <w:t>D</w:t>
      </w:r>
      <w:r w:rsidRPr="00407FFB">
        <w:rPr>
          <w:rFonts w:eastAsia="Calibri" w:cs="Verdana"/>
        </w:rPr>
        <w:t xml:space="preserve">e alias </w:t>
      </w:r>
      <w:r>
        <w:rPr>
          <w:rFonts w:eastAsia="Calibri" w:cs="Verdana"/>
        </w:rPr>
        <w:t xml:space="preserve">wordt </w:t>
      </w:r>
      <w:r w:rsidRPr="00407FFB">
        <w:rPr>
          <w:rFonts w:eastAsia="Calibri" w:cs="Verdana"/>
        </w:rPr>
        <w:t>hier</w:t>
      </w:r>
      <w:r>
        <w:rPr>
          <w:rFonts w:eastAsia="Calibri" w:cs="Verdana"/>
        </w:rPr>
        <w:t>, mede daarom,</w:t>
      </w:r>
      <w:r w:rsidRPr="00407FFB">
        <w:rPr>
          <w:rFonts w:eastAsia="Calibri" w:cs="Verdana"/>
        </w:rPr>
        <w:t xml:space="preserve"> gebruikt voor </w:t>
      </w:r>
      <w:r>
        <w:rPr>
          <w:rFonts w:eastAsia="Calibri" w:cs="Verdana"/>
        </w:rPr>
        <w:t xml:space="preserve">(alleen) </w:t>
      </w:r>
      <w:r w:rsidRPr="00407FFB">
        <w:rPr>
          <w:rFonts w:eastAsia="Calibri" w:cs="Verdana"/>
        </w:rPr>
        <w:t>de modellering van</w:t>
      </w:r>
      <w:r>
        <w:rPr>
          <w:rFonts w:eastAsia="Calibri" w:cs="Verdana"/>
        </w:rPr>
        <w:t xml:space="preserve"> het metadata aspect</w:t>
      </w:r>
      <w:r w:rsidRPr="00407FFB">
        <w:rPr>
          <w:rFonts w:eastAsia="Calibri" w:cs="Verdana"/>
        </w:rPr>
        <w:t xml:space="preserve"> Code</w:t>
      </w:r>
      <w:r>
        <w:rPr>
          <w:rFonts w:eastAsia="Calibri" w:cs="Verdana"/>
        </w:rPr>
        <w:t xml:space="preserve">, welke </w:t>
      </w:r>
      <w:r w:rsidRPr="00C0733A">
        <w:rPr>
          <w:rFonts w:eastAsia="Calibri" w:cs="Verdana"/>
        </w:rPr>
        <w:t xml:space="preserve">aanvullend </w:t>
      </w:r>
      <w:r>
        <w:rPr>
          <w:rFonts w:eastAsia="Calibri" w:cs="Verdana"/>
        </w:rPr>
        <w:t xml:space="preserve">is </w:t>
      </w:r>
      <w:r w:rsidRPr="00C0733A">
        <w:rPr>
          <w:rFonts w:eastAsia="Calibri" w:cs="Verdana"/>
        </w:rPr>
        <w:t>op naam</w:t>
      </w:r>
      <w:r>
        <w:rPr>
          <w:rFonts w:eastAsia="Calibri" w:cs="Verdana"/>
        </w:rPr>
        <w:t xml:space="preserve"> (niet een alternatief van naam).</w:t>
      </w:r>
    </w:p>
    <w:p w14:paraId="4F43FEEE" w14:textId="77777777" w:rsidR="00B35EEF" w:rsidRDefault="00B35EEF" w:rsidP="00B35EEF">
      <w:pPr>
        <w:contextualSpacing w:val="0"/>
        <w:rPr>
          <w:rFonts w:eastAsia="Calibri"/>
          <w:b/>
          <w:bCs/>
          <w:color w:val="003359"/>
          <w:szCs w:val="24"/>
          <w:lang w:eastAsia="en-US"/>
        </w:rPr>
      </w:pPr>
    </w:p>
    <w:p w14:paraId="7E97D4F0" w14:textId="788DBC85" w:rsidR="00B35EEF" w:rsidRPr="00DA7F8E" w:rsidRDefault="00DA7F8E" w:rsidP="00CF2EB8">
      <w:pPr>
        <w:pStyle w:val="Kop3"/>
      </w:pPr>
      <w:bookmarkStart w:id="93" w:name="_Ref468291169"/>
      <w:bookmarkStart w:id="94" w:name="_Toc485712869"/>
      <w:r>
        <w:t>2.</w:t>
      </w:r>
      <w:r w:rsidR="002B1191">
        <w:t>3.</w:t>
      </w:r>
      <w:r>
        <w:t xml:space="preserve">6.2 </w:t>
      </w:r>
      <w:r w:rsidR="00B35EEF" w:rsidRPr="00DA7F8E">
        <w:t>Tagged values en waardenbereik tagged values</w:t>
      </w:r>
      <w:bookmarkEnd w:id="89"/>
      <w:bookmarkEnd w:id="93"/>
      <w:bookmarkEnd w:id="94"/>
    </w:p>
    <w:p w14:paraId="66DEF8CE" w14:textId="5D81DDA5" w:rsidR="00B35EEF" w:rsidRDefault="00B35EEF" w:rsidP="00B35EEF">
      <w:pPr>
        <w:contextualSpacing w:val="0"/>
      </w:pPr>
      <w:r>
        <w:t xml:space="preserve">Tagged values, zoals genoemd in de UML-extensie kolom zijn altijd van het datatype </w:t>
      </w:r>
      <w:r w:rsidR="005D3980">
        <w:t>Ch</w:t>
      </w:r>
      <w:r w:rsidR="00C6422D">
        <w:t>a</w:t>
      </w:r>
      <w:r w:rsidR="005D3980">
        <w:t>racterString</w:t>
      </w:r>
      <w:r>
        <w:t>. Aanvullend geldt:</w:t>
      </w:r>
    </w:p>
    <w:p w14:paraId="12FBD3E6" w14:textId="41441FE4" w:rsidR="00B35EEF" w:rsidRDefault="00B35EEF" w:rsidP="00B35EEF">
      <w:pPr>
        <w:pStyle w:val="Lijstalinea"/>
        <w:numPr>
          <w:ilvl w:val="0"/>
          <w:numId w:val="12"/>
        </w:numPr>
        <w:contextualSpacing w:val="0"/>
      </w:pPr>
      <w:r>
        <w:t>Voor lengtes geldt dat er alleen getallen in mogen</w:t>
      </w:r>
      <w:r w:rsidR="004C1808">
        <w:t xml:space="preserve"> (</w:t>
      </w:r>
      <w:r w:rsidR="00E36C0E">
        <w:t xml:space="preserve">van het </w:t>
      </w:r>
      <w:r w:rsidR="004C1808">
        <w:t>datatype Integer)</w:t>
      </w:r>
      <w:r w:rsidR="00CF7F3F">
        <w:t>.</w:t>
      </w:r>
      <w:r>
        <w:t xml:space="preserve"> </w:t>
      </w:r>
    </w:p>
    <w:p w14:paraId="61FCE8F5" w14:textId="3D2F6EE2" w:rsidR="00B35EEF" w:rsidRDefault="00B35EEF" w:rsidP="00B35EEF">
      <w:pPr>
        <w:pStyle w:val="Lijstalinea"/>
        <w:numPr>
          <w:ilvl w:val="0"/>
          <w:numId w:val="12"/>
        </w:numPr>
        <w:contextualSpacing w:val="0"/>
      </w:pPr>
      <w:r>
        <w:t xml:space="preserve">Voor datums </w:t>
      </w:r>
      <w:r w:rsidR="00226A57">
        <w:t xml:space="preserve">geldt dat deze </w:t>
      </w:r>
      <w:r>
        <w:t xml:space="preserve">het volgende patroon volgen: jjjjmmdd </w:t>
      </w:r>
    </w:p>
    <w:p w14:paraId="3E81E701" w14:textId="77777777" w:rsidR="00B35EEF" w:rsidRDefault="00B35EEF" w:rsidP="00B35EEF">
      <w:pPr>
        <w:contextualSpacing w:val="0"/>
      </w:pPr>
    </w:p>
    <w:tbl>
      <w:tblPr>
        <w:tblStyle w:val="Tabelraster"/>
        <w:tblW w:w="8613" w:type="dxa"/>
        <w:tblLook w:val="04A0" w:firstRow="1" w:lastRow="0" w:firstColumn="1" w:lastColumn="0" w:noHBand="0" w:noVBand="1"/>
      </w:tblPr>
      <w:tblGrid>
        <w:gridCol w:w="3369"/>
        <w:gridCol w:w="5244"/>
      </w:tblGrid>
      <w:tr w:rsidR="00B35EEF" w14:paraId="497E6E24" w14:textId="77777777" w:rsidTr="00887A45">
        <w:tc>
          <w:tcPr>
            <w:tcW w:w="3369" w:type="dxa"/>
          </w:tcPr>
          <w:p w14:paraId="1887EFB3" w14:textId="77777777" w:rsidR="00B35EEF" w:rsidRPr="00AE3CC9" w:rsidRDefault="00B35EEF" w:rsidP="005C2C6F">
            <w:pPr>
              <w:keepNext/>
              <w:rPr>
                <w:b/>
              </w:rPr>
            </w:pPr>
            <w:r w:rsidRPr="00AE3CC9">
              <w:rPr>
                <w:b/>
              </w:rPr>
              <w:t>Tagged value</w:t>
            </w:r>
          </w:p>
        </w:tc>
        <w:tc>
          <w:tcPr>
            <w:tcW w:w="5244" w:type="dxa"/>
          </w:tcPr>
          <w:p w14:paraId="320373CE" w14:textId="77777777" w:rsidR="00B35EEF" w:rsidRPr="00C2555E" w:rsidRDefault="00B35EEF" w:rsidP="005C2C6F">
            <w:pPr>
              <w:keepNext/>
              <w:rPr>
                <w:b/>
              </w:rPr>
            </w:pPr>
            <w:r w:rsidRPr="00C2555E">
              <w:rPr>
                <w:b/>
              </w:rPr>
              <w:t>Waardenbereik</w:t>
            </w:r>
            <w:r>
              <w:rPr>
                <w:b/>
              </w:rPr>
              <w:t xml:space="preserve"> </w:t>
            </w:r>
          </w:p>
        </w:tc>
      </w:tr>
      <w:tr w:rsidR="00B35EEF" w14:paraId="6D3A9287" w14:textId="77777777" w:rsidTr="00887A45">
        <w:tc>
          <w:tcPr>
            <w:tcW w:w="3369" w:type="dxa"/>
          </w:tcPr>
          <w:p w14:paraId="12543FC9" w14:textId="6BDC1191" w:rsidR="00B35EEF" w:rsidRDefault="00B35EEF" w:rsidP="00CF7F3F">
            <w:pPr>
              <w:keepNext/>
            </w:pPr>
            <w:r>
              <w:t xml:space="preserve">Indicatie </w:t>
            </w:r>
            <w:r w:rsidR="00CF7F3F">
              <w:t xml:space="preserve">materiële </w:t>
            </w:r>
            <w:r>
              <w:t>historie</w:t>
            </w:r>
          </w:p>
        </w:tc>
        <w:tc>
          <w:tcPr>
            <w:tcW w:w="5244" w:type="dxa"/>
          </w:tcPr>
          <w:p w14:paraId="451FBA4A" w14:textId="77777777" w:rsidR="00B35EEF" w:rsidRDefault="00B35EEF" w:rsidP="005C2C6F">
            <w:pPr>
              <w:keepNext/>
            </w:pPr>
            <w:r>
              <w:t>Ja, Nee, zie Groep</w:t>
            </w:r>
          </w:p>
        </w:tc>
      </w:tr>
      <w:tr w:rsidR="00B35EEF" w14:paraId="50D64BF1" w14:textId="77777777" w:rsidTr="00887A45">
        <w:tc>
          <w:tcPr>
            <w:tcW w:w="3369" w:type="dxa"/>
          </w:tcPr>
          <w:p w14:paraId="7B144996" w14:textId="77777777" w:rsidR="00B35EEF" w:rsidRDefault="00B35EEF" w:rsidP="005C2C6F">
            <w:pPr>
              <w:keepNext/>
            </w:pPr>
            <w:r>
              <w:t>Indicatie formele historie</w:t>
            </w:r>
          </w:p>
        </w:tc>
        <w:tc>
          <w:tcPr>
            <w:tcW w:w="5244" w:type="dxa"/>
          </w:tcPr>
          <w:p w14:paraId="54580C22" w14:textId="77777777" w:rsidR="00B35EEF" w:rsidRDefault="00B35EEF" w:rsidP="005C2C6F">
            <w:pPr>
              <w:keepNext/>
            </w:pPr>
            <w:r>
              <w:t>Ja, Nee, zie Groep</w:t>
            </w:r>
          </w:p>
        </w:tc>
      </w:tr>
      <w:tr w:rsidR="00B35EEF" w14:paraId="32E4A47A" w14:textId="77777777" w:rsidTr="00887A45">
        <w:tc>
          <w:tcPr>
            <w:tcW w:w="3369" w:type="dxa"/>
          </w:tcPr>
          <w:p w14:paraId="482C435A" w14:textId="77777777" w:rsidR="00B35EEF" w:rsidRDefault="00B35EEF" w:rsidP="005C2C6F">
            <w:pPr>
              <w:keepNext/>
            </w:pPr>
            <w:r>
              <w:t>Mogelijk geen waarde</w:t>
            </w:r>
          </w:p>
        </w:tc>
        <w:tc>
          <w:tcPr>
            <w:tcW w:w="5244" w:type="dxa"/>
          </w:tcPr>
          <w:p w14:paraId="6520B5A0" w14:textId="77777777" w:rsidR="00B35EEF" w:rsidRDefault="00B35EEF" w:rsidP="005C2C6F">
            <w:pPr>
              <w:keepNext/>
            </w:pPr>
            <w:r>
              <w:t>Ja, Nee</w:t>
            </w:r>
          </w:p>
        </w:tc>
      </w:tr>
      <w:tr w:rsidR="00B35EEF" w14:paraId="6F4EF665" w14:textId="77777777" w:rsidTr="00887A45">
        <w:tc>
          <w:tcPr>
            <w:tcW w:w="3369" w:type="dxa"/>
          </w:tcPr>
          <w:p w14:paraId="08869EA3" w14:textId="2B984FDE" w:rsidR="00B35EEF" w:rsidRDefault="003A5727" w:rsidP="005C2C6F">
            <w:pPr>
              <w:keepNext/>
            </w:pPr>
            <w:r>
              <w:t>A</w:t>
            </w:r>
            <w:r w:rsidR="00B35EEF">
              <w:t>uthentiek</w:t>
            </w:r>
            <w:r w:rsidR="00B35EEF">
              <w:rPr>
                <w:rStyle w:val="Voetnootmarkering"/>
              </w:rPr>
              <w:footnoteReference w:id="14"/>
            </w:r>
          </w:p>
        </w:tc>
        <w:tc>
          <w:tcPr>
            <w:tcW w:w="5244" w:type="dxa"/>
          </w:tcPr>
          <w:p w14:paraId="2F807D2D" w14:textId="77777777" w:rsidR="00B35EEF" w:rsidRDefault="00B35EEF" w:rsidP="005C2C6F">
            <w:pPr>
              <w:keepNext/>
            </w:pPr>
            <w:r>
              <w:t>Authentiek, Basisgegeven, Landelijk kerngegeven, Gemeentelijk kerngegeven, Overig</w:t>
            </w:r>
            <w:r>
              <w:rPr>
                <w:rStyle w:val="Voetnootmarkering"/>
              </w:rPr>
              <w:footnoteReference w:id="15"/>
            </w:r>
          </w:p>
        </w:tc>
      </w:tr>
    </w:tbl>
    <w:p w14:paraId="47F561F8" w14:textId="77777777" w:rsidR="00B35EEF" w:rsidRPr="00B35EEF" w:rsidRDefault="00B35EEF" w:rsidP="00B35EEF">
      <w:pPr>
        <w:rPr>
          <w:lang w:eastAsia="en-US"/>
        </w:rPr>
      </w:pPr>
    </w:p>
    <w:p w14:paraId="72959F06" w14:textId="4040FD1A" w:rsidR="00D0222F" w:rsidRDefault="00D0222F" w:rsidP="00D0222F">
      <w:pPr>
        <w:pStyle w:val="Kop2"/>
      </w:pPr>
      <w:bookmarkStart w:id="95" w:name="_Toc485712870"/>
      <w:r>
        <w:t>2.</w:t>
      </w:r>
      <w:r w:rsidR="00CE10A8">
        <w:t>4</w:t>
      </w:r>
      <w:r>
        <w:t xml:space="preserve"> Metamodel Tooling</w:t>
      </w:r>
      <w:bookmarkEnd w:id="54"/>
      <w:bookmarkEnd w:id="95"/>
      <w:r>
        <w:t xml:space="preserve"> </w:t>
      </w:r>
    </w:p>
    <w:p w14:paraId="71029021" w14:textId="7511FC3E" w:rsidR="00D0222F" w:rsidRDefault="00D0222F" w:rsidP="00D0222F">
      <w:pPr>
        <w:ind w:left="19" w:right="5"/>
      </w:pPr>
      <w:r>
        <w:t xml:space="preserve">Er is een metamodel </w:t>
      </w:r>
      <w:r w:rsidRPr="00810946">
        <w:rPr>
          <w:i/>
        </w:rPr>
        <w:t>profiel</w:t>
      </w:r>
      <w:r>
        <w:t xml:space="preserve"> gemaakt in</w:t>
      </w:r>
      <w:r w:rsidRPr="00834508">
        <w:t xml:space="preserve"> </w:t>
      </w:r>
      <w:r>
        <w:t>Sparx Enterprise Architec</w:t>
      </w:r>
      <w:r w:rsidR="00810946">
        <w:t>t</w:t>
      </w:r>
      <w:r>
        <w:t xml:space="preserve">, </w:t>
      </w:r>
      <w:r w:rsidR="00CF7F3F">
        <w:t xml:space="preserve">dat </w:t>
      </w:r>
      <w:r>
        <w:t xml:space="preserve">gebruikt kan worden bij het modelleren van </w:t>
      </w:r>
      <w:r w:rsidR="00CF7F3F">
        <w:t xml:space="preserve">een </w:t>
      </w:r>
      <w:r>
        <w:t xml:space="preserve">informatiemodel. </w:t>
      </w:r>
      <w:r w:rsidR="00810946">
        <w:t xml:space="preserve">Dit profiel kan je inladen en daarna kan je kiezen uit de metamodel elementen. </w:t>
      </w:r>
      <w:r>
        <w:t>Het profiel is faciliterend en zorgt dat (</w:t>
      </w:r>
      <w:r w:rsidR="00810946">
        <w:t>de meeste</w:t>
      </w:r>
      <w:r>
        <w:t>) modelelement</w:t>
      </w:r>
      <w:r w:rsidR="00810946">
        <w:t>en</w:t>
      </w:r>
      <w:r>
        <w:t xml:space="preserve"> van het informatiemodel </w:t>
      </w:r>
      <w:r w:rsidR="008C62AA">
        <w:t xml:space="preserve">automatisch </w:t>
      </w:r>
      <w:r>
        <w:t>voldoe</w:t>
      </w:r>
      <w:r w:rsidR="00810946">
        <w:t>n</w:t>
      </w:r>
      <w:r>
        <w:t xml:space="preserve"> aan</w:t>
      </w:r>
      <w:r w:rsidR="00810946">
        <w:t xml:space="preserve"> dit metamodel</w:t>
      </w:r>
      <w:r>
        <w:t xml:space="preserve">. Het is niet vereist om dit profiel te gebruiken. Het is niet toegestaan om het profiel te wijzigen. Het is wel toegestaan om het profiel uit te breiden, naar de behoefte van de eigen organisatie. </w:t>
      </w:r>
    </w:p>
    <w:p w14:paraId="3AF909AA" w14:textId="77777777" w:rsidR="008C62AA" w:rsidRDefault="008C62AA" w:rsidP="00D0222F">
      <w:pPr>
        <w:ind w:left="19" w:right="5"/>
      </w:pPr>
    </w:p>
    <w:p w14:paraId="11CD181B" w14:textId="4E06C80A" w:rsidR="008C62AA" w:rsidRDefault="008C62AA" w:rsidP="00D0222F">
      <w:pPr>
        <w:ind w:left="19" w:right="5"/>
      </w:pPr>
      <w:r>
        <w:t xml:space="preserve">Er is een tool </w:t>
      </w:r>
      <w:r w:rsidRPr="008C62AA">
        <w:rPr>
          <w:i/>
        </w:rPr>
        <w:t>Imvertor</w:t>
      </w:r>
      <w:r>
        <w:t xml:space="preserve">, </w:t>
      </w:r>
      <w:r w:rsidR="00CF7F3F">
        <w:t xml:space="preserve">die </w:t>
      </w:r>
      <w:r>
        <w:t xml:space="preserve">kan controleren of een informatiemodel voldoet aan dit metamodel en zo niet, wat de reden daarvan is. Deze tool is open source en is te vinden op </w:t>
      </w:r>
      <w:hyperlink r:id="rId27" w:history="1">
        <w:r w:rsidR="001B15A8" w:rsidRPr="00F624B3">
          <w:rPr>
            <w:rStyle w:val="Hyperlink"/>
          </w:rPr>
          <w:t>www.imvertor.org</w:t>
        </w:r>
      </w:hyperlink>
      <w:r w:rsidR="00CF7F3F">
        <w:rPr>
          <w:rStyle w:val="Hyperlink"/>
        </w:rPr>
        <w:t>.</w:t>
      </w:r>
      <w:r w:rsidR="001B15A8">
        <w:t xml:space="preserve"> </w:t>
      </w:r>
    </w:p>
    <w:p w14:paraId="0A603202" w14:textId="40C108B3" w:rsidR="00D0222F" w:rsidRDefault="00D0222F" w:rsidP="00665D28">
      <w:pPr>
        <w:pStyle w:val="Kop1"/>
      </w:pPr>
      <w:bookmarkStart w:id="96" w:name="_Toc467145314"/>
      <w:bookmarkStart w:id="97" w:name="_Toc485712871"/>
      <w:r>
        <w:lastRenderedPageBreak/>
        <w:t>Afspraken &amp; Regels</w:t>
      </w:r>
      <w:bookmarkEnd w:id="96"/>
      <w:bookmarkEnd w:id="97"/>
    </w:p>
    <w:p w14:paraId="276B3F7C" w14:textId="77777777" w:rsidR="00D0222F" w:rsidRDefault="00D0222F" w:rsidP="00D0222F">
      <w:pPr>
        <w:spacing w:after="240"/>
        <w:ind w:left="19" w:right="5"/>
      </w:pPr>
      <w:r>
        <w:t xml:space="preserve">In deze paragraaf gaan we in op een aantal aspecten van het zojuist beschreven metamodel en afspraken en regels die van toepassing zijn voor een informatiemodel. </w:t>
      </w:r>
    </w:p>
    <w:p w14:paraId="586F39D5" w14:textId="77777777" w:rsidR="00D0222F" w:rsidRDefault="00D0222F" w:rsidP="00D0222F"/>
    <w:p w14:paraId="3E0A8CA7" w14:textId="77777777" w:rsidR="00D0222F" w:rsidRDefault="00D0222F" w:rsidP="00E67275">
      <w:pPr>
        <w:pStyle w:val="Kop2"/>
        <w:numPr>
          <w:ilvl w:val="1"/>
          <w:numId w:val="11"/>
        </w:numPr>
      </w:pPr>
      <w:bookmarkStart w:id="98" w:name="_Toc467145315"/>
      <w:bookmarkStart w:id="99" w:name="_Ref468367614"/>
      <w:bookmarkStart w:id="100" w:name="_Toc485712872"/>
      <w:r w:rsidRPr="009E713F">
        <w:t>Datatype</w:t>
      </w:r>
      <w:r>
        <w:t>(</w:t>
      </w:r>
      <w:r w:rsidRPr="009E713F">
        <w:t>n</w:t>
      </w:r>
      <w:r>
        <w:t>)</w:t>
      </w:r>
      <w:bookmarkEnd w:id="98"/>
      <w:bookmarkEnd w:id="99"/>
      <w:bookmarkEnd w:id="100"/>
      <w:r>
        <w:t xml:space="preserve"> </w:t>
      </w:r>
    </w:p>
    <w:p w14:paraId="0F7D189F" w14:textId="77777777" w:rsidR="00E676D1" w:rsidRPr="0025461A" w:rsidRDefault="00D0222F" w:rsidP="00D0222F">
      <w:pPr>
        <w:rPr>
          <w:rFonts w:cs="Arial"/>
          <w:color w:val="404040"/>
        </w:rPr>
      </w:pPr>
      <w:r w:rsidRPr="00E676D1">
        <w:rPr>
          <w:lang w:eastAsia="en-US"/>
        </w:rPr>
        <w:t xml:space="preserve">Een datatype is een typering van een eigenschap. </w:t>
      </w:r>
      <w:r w:rsidR="00E676D1" w:rsidRPr="00E676D1">
        <w:rPr>
          <w:lang w:eastAsia="en-US"/>
        </w:rPr>
        <w:t xml:space="preserve">Datatypen in een informatiemodel beschrijven de structuur waaraan de data van objecten moet voldoen. </w:t>
      </w:r>
      <w:r w:rsidR="00E676D1" w:rsidRPr="0025461A">
        <w:rPr>
          <w:rFonts w:cs="Arial"/>
          <w:color w:val="404040"/>
        </w:rPr>
        <w:t xml:space="preserve">De essentie van datatypen is dat ze gaan over de waarden die attribuutsoorten kunnen hebben. Het specificeert de waarden die de attribuutsoort kan aannemen en de vorm waarin deze beschikbaar zijn. </w:t>
      </w:r>
    </w:p>
    <w:p w14:paraId="07BB9BF3" w14:textId="77777777" w:rsidR="00D0222F" w:rsidRDefault="00D0222F" w:rsidP="00D0222F">
      <w:pPr>
        <w:rPr>
          <w:lang w:eastAsia="en-US"/>
        </w:rPr>
      </w:pPr>
    </w:p>
    <w:p w14:paraId="7F9D9330" w14:textId="08C7E3C6" w:rsidR="00D0222F" w:rsidRDefault="00D0222F" w:rsidP="00D0222F">
      <w:r>
        <w:t>We onderscheiden de volgende soorten gedefinieerde categorieën voor datatypen:</w:t>
      </w:r>
    </w:p>
    <w:p w14:paraId="5B2485D5" w14:textId="77777777" w:rsidR="00D0222F" w:rsidRPr="00317928" w:rsidRDefault="00D0222F" w:rsidP="00E67275">
      <w:pPr>
        <w:pStyle w:val="Lijstalinea"/>
        <w:numPr>
          <w:ilvl w:val="0"/>
          <w:numId w:val="16"/>
        </w:numPr>
      </w:pPr>
      <w:r w:rsidRPr="00317928">
        <w:t xml:space="preserve">Datatypen, primitief: data zoals “Amersfoort” of “10” worden vastgelegd als CharacterString en Integer. Dit volgt de internationale standaarden voor datatypen. </w:t>
      </w:r>
    </w:p>
    <w:p w14:paraId="232F1DB6" w14:textId="753508A9" w:rsidR="00D0222F" w:rsidRPr="00317928" w:rsidRDefault="00D0222F" w:rsidP="00E67275">
      <w:pPr>
        <w:pStyle w:val="Lijstalinea"/>
        <w:numPr>
          <w:ilvl w:val="0"/>
          <w:numId w:val="16"/>
        </w:numPr>
      </w:pPr>
      <w:r w:rsidRPr="00317928">
        <w:t>Datatypen</w:t>
      </w:r>
      <w:r w:rsidR="00317928" w:rsidRPr="00317928">
        <w:t xml:space="preserve"> (met een naam)</w:t>
      </w:r>
      <w:r w:rsidRPr="00317928">
        <w:t xml:space="preserve">, landelijk volgens het GAB: datatypen zoals </w:t>
      </w:r>
      <w:r w:rsidR="00F57679">
        <w:t>P</w:t>
      </w:r>
      <w:r w:rsidRPr="00317928">
        <w:t xml:space="preserve">ostcode “1234AB”. </w:t>
      </w:r>
    </w:p>
    <w:p w14:paraId="6193A715" w14:textId="1DE2431F" w:rsidR="00D0222F" w:rsidRPr="00317928" w:rsidRDefault="004D6378" w:rsidP="00E67275">
      <w:pPr>
        <w:pStyle w:val="Lijstalinea"/>
        <w:numPr>
          <w:ilvl w:val="0"/>
          <w:numId w:val="16"/>
        </w:numPr>
      </w:pPr>
      <w:r>
        <w:t>Gestructureerde</w:t>
      </w:r>
      <w:r w:rsidRPr="00317928">
        <w:t xml:space="preserve"> </w:t>
      </w:r>
      <w:r w:rsidR="00D0222F" w:rsidRPr="00317928">
        <w:t xml:space="preserve">datatypen: een combinatie van data, zoals een bedrag “5 euro”, of een GM_Surface. Deze volgen ook internationale of nationale standaarden.   </w:t>
      </w:r>
    </w:p>
    <w:p w14:paraId="787DB3E8" w14:textId="77777777" w:rsidR="00D0222F" w:rsidRDefault="00D0222F" w:rsidP="00D0222F"/>
    <w:p w14:paraId="1E46C97F" w14:textId="0C35D116" w:rsidR="00D0222F" w:rsidRDefault="00D0222F" w:rsidP="00D0222F">
      <w:r>
        <w:t xml:space="preserve">De primitieve datatypen uit onderstaande lijst moeten gebruikt worden. De landelijke en de </w:t>
      </w:r>
      <w:r w:rsidR="004D6378">
        <w:t xml:space="preserve">Gestructureerde </w:t>
      </w:r>
      <w:r>
        <w:t>datatypen hoeven niet per</w:t>
      </w:r>
      <w:r w:rsidR="00F57679">
        <w:t xml:space="preserve"> </w:t>
      </w:r>
      <w:r>
        <w:t>s</w:t>
      </w:r>
      <w:r w:rsidR="00F57679">
        <w:t>é</w:t>
      </w:r>
      <w:r>
        <w:t xml:space="preserve"> gebruikt te worden, maar het gebruik hiervan wordt wel aanbevolen. Dit metamodel voorziet er vooral in dat dit soort </w:t>
      </w:r>
      <w:r w:rsidR="00F57679">
        <w:t xml:space="preserve">datatypen </w:t>
      </w:r>
      <w:r>
        <w:t xml:space="preserve">gedefinieerd kunnen worden, conform de modellering zoals het metamodel aangeeft, maar dus zonder de specifieke </w:t>
      </w:r>
      <w:r w:rsidR="00F57679">
        <w:t xml:space="preserve">datatypen </w:t>
      </w:r>
      <w:r>
        <w:t xml:space="preserve">voor te schrijven. </w:t>
      </w:r>
    </w:p>
    <w:p w14:paraId="1CACC32A" w14:textId="77777777" w:rsidR="00D0222F" w:rsidRDefault="00D0222F" w:rsidP="00D0222F"/>
    <w:p w14:paraId="2AC7D450" w14:textId="77777777" w:rsidR="00D0222F" w:rsidRDefault="00D0222F" w:rsidP="00D0222F">
      <w:r>
        <w:t xml:space="preserve">Datatypen die niet in deze paragraaf (sub paragrafen) voor-gedefinieerd zijn worden in het eigen informatiemodel toegevoegd. Dit kan een organisatie zelf doen, door deze expliciet te beschrijven in de eigen extensie en daarna te gebruiken in het eigen informatiemodel. Deze gelden dan alleen voor het eigen informatiemodel. </w:t>
      </w:r>
    </w:p>
    <w:p w14:paraId="4F28C16D" w14:textId="77777777" w:rsidR="00D0222F" w:rsidRDefault="00D0222F" w:rsidP="00D0222F"/>
    <w:p w14:paraId="69914D8F" w14:textId="3816E960" w:rsidR="00D0222F" w:rsidRDefault="00D0222F" w:rsidP="00D0222F">
      <w:r>
        <w:t xml:space="preserve">Het is mogelijk om specifieke(re) restricties, zoals de lengte, toe te voegen. Dit wordt gedaan in een metagegeven lengte. De data van het attribuut moet dan voldoen aan het datatype én aan het metagegeven lengte. De lengte wordt dus niet in het datatype zelf vastgelegd. </w:t>
      </w:r>
    </w:p>
    <w:p w14:paraId="5E1EF012" w14:textId="77777777" w:rsidR="00667FC8" w:rsidRDefault="00667FC8" w:rsidP="00D0222F"/>
    <w:p w14:paraId="2C08752C" w14:textId="1CF48FD0" w:rsidR="00D0222F" w:rsidRPr="00650F17" w:rsidRDefault="00D0222F" w:rsidP="00D0222F">
      <w:pPr>
        <w:pStyle w:val="Kop3"/>
      </w:pPr>
      <w:bookmarkStart w:id="101" w:name="_Toc467145316"/>
      <w:bookmarkStart w:id="102" w:name="_Toc485712873"/>
      <w:r>
        <w:t>3.1.1 Primitive datatype</w:t>
      </w:r>
      <w:bookmarkEnd w:id="101"/>
      <w:r w:rsidR="003605F8">
        <w:t>s</w:t>
      </w:r>
      <w:bookmarkEnd w:id="102"/>
      <w:r>
        <w:t xml:space="preserve"> </w:t>
      </w:r>
    </w:p>
    <w:p w14:paraId="6F2164AB" w14:textId="78657A09" w:rsidR="00D0222F" w:rsidRPr="00F3450A" w:rsidRDefault="00101FA7" w:rsidP="00D0222F">
      <w:pPr>
        <w:rPr>
          <w:lang w:eastAsia="en-US"/>
        </w:rPr>
      </w:pPr>
      <w:r>
        <w:t xml:space="preserve">Dit metamodel onderkend (momenteel) de volgende extern gedefinieerde primitive datatypes. </w:t>
      </w:r>
      <w:r w:rsidR="00731234">
        <w:t>Deze zijn allemaal g</w:t>
      </w:r>
      <w:r w:rsidR="00D0222F">
        <w:t xml:space="preserve">ebaseerd op [GAB]: </w:t>
      </w:r>
    </w:p>
    <w:tbl>
      <w:tblPr>
        <w:tblStyle w:val="Tabelraster"/>
        <w:tblW w:w="9303" w:type="dxa"/>
        <w:tblInd w:w="19" w:type="dxa"/>
        <w:tblLayout w:type="fixed"/>
        <w:tblLook w:val="04A0" w:firstRow="1" w:lastRow="0" w:firstColumn="1" w:lastColumn="0" w:noHBand="0" w:noVBand="1"/>
      </w:tblPr>
      <w:tblGrid>
        <w:gridCol w:w="1961"/>
        <w:gridCol w:w="7342"/>
      </w:tblGrid>
      <w:tr w:rsidR="00D0222F" w:rsidRPr="00003656" w14:paraId="67600462" w14:textId="77777777" w:rsidTr="00887A45">
        <w:trPr>
          <w:tblHeader/>
        </w:trPr>
        <w:tc>
          <w:tcPr>
            <w:tcW w:w="1961" w:type="dxa"/>
            <w:shd w:val="clear" w:color="auto" w:fill="F2F2F2" w:themeFill="background2" w:themeFillShade="F2"/>
          </w:tcPr>
          <w:p w14:paraId="6F1FE449" w14:textId="0FF126C3" w:rsidR="00D0222F" w:rsidRPr="00431D35" w:rsidRDefault="00BA1ABB" w:rsidP="00C10B00">
            <w:pPr>
              <w:pStyle w:val="tabeltekst"/>
              <w:rPr>
                <w:b/>
                <w:sz w:val="18"/>
              </w:rPr>
            </w:pPr>
            <w:r>
              <w:rPr>
                <w:b/>
                <w:sz w:val="18"/>
              </w:rPr>
              <w:t>Primitive type</w:t>
            </w:r>
          </w:p>
        </w:tc>
        <w:tc>
          <w:tcPr>
            <w:tcW w:w="7342" w:type="dxa"/>
            <w:shd w:val="clear" w:color="auto" w:fill="F2F2F2" w:themeFill="background2" w:themeFillShade="F2"/>
          </w:tcPr>
          <w:p w14:paraId="3585C193" w14:textId="77777777" w:rsidR="00D0222F" w:rsidRPr="00431D35" w:rsidRDefault="00D0222F" w:rsidP="00C10B00">
            <w:pPr>
              <w:pStyle w:val="tabeltekst"/>
              <w:rPr>
                <w:b/>
                <w:sz w:val="18"/>
              </w:rPr>
            </w:pPr>
            <w:r w:rsidRPr="00431D35">
              <w:rPr>
                <w:b/>
                <w:sz w:val="18"/>
              </w:rPr>
              <w:t>Betekenis</w:t>
            </w:r>
          </w:p>
        </w:tc>
      </w:tr>
      <w:tr w:rsidR="00D0222F" w:rsidRPr="00003656" w14:paraId="7B42CD92" w14:textId="77777777" w:rsidTr="00887A45">
        <w:tc>
          <w:tcPr>
            <w:tcW w:w="1961" w:type="dxa"/>
          </w:tcPr>
          <w:p w14:paraId="69951797" w14:textId="77777777" w:rsidR="00D0222F" w:rsidRPr="00431D35" w:rsidRDefault="00D0222F" w:rsidP="00C10B00">
            <w:pPr>
              <w:pStyle w:val="tabeltekst"/>
              <w:rPr>
                <w:sz w:val="18"/>
              </w:rPr>
            </w:pPr>
            <w:r w:rsidRPr="00431D35">
              <w:rPr>
                <w:sz w:val="18"/>
              </w:rPr>
              <w:t>CharacterString</w:t>
            </w:r>
          </w:p>
        </w:tc>
        <w:tc>
          <w:tcPr>
            <w:tcW w:w="7342" w:type="dxa"/>
          </w:tcPr>
          <w:p w14:paraId="35CA2DA1" w14:textId="77777777" w:rsidR="00D0222F" w:rsidRDefault="00D0222F" w:rsidP="00B3305A">
            <w:pPr>
              <w:pStyle w:val="tabeltekst"/>
              <w:rPr>
                <w:sz w:val="18"/>
              </w:rPr>
            </w:pPr>
            <w:r w:rsidRPr="00431D35">
              <w:rPr>
                <w:sz w:val="18"/>
              </w:rPr>
              <w:t xml:space="preserve">Zie ISO </w:t>
            </w:r>
            <w:r w:rsidR="00D20E5D" w:rsidRPr="00431D35">
              <w:rPr>
                <w:sz w:val="18"/>
              </w:rPr>
              <w:t xml:space="preserve">19103. </w:t>
            </w:r>
            <w:r w:rsidRPr="00431D35">
              <w:rPr>
                <w:sz w:val="18"/>
              </w:rPr>
              <w:t>Vrij vertaald: alle alfanumerieke tekens</w:t>
            </w:r>
            <w:r w:rsidR="00364F41" w:rsidRPr="00431D35">
              <w:rPr>
                <w:sz w:val="18"/>
              </w:rPr>
              <w:t xml:space="preserve"> en</w:t>
            </w:r>
            <w:r w:rsidRPr="00431D35">
              <w:rPr>
                <w:sz w:val="18"/>
              </w:rPr>
              <w:t xml:space="preserve"> speciale tekens</w:t>
            </w:r>
            <w:r w:rsidR="00364F41" w:rsidRPr="00431D35">
              <w:rPr>
                <w:sz w:val="18"/>
              </w:rPr>
              <w:t xml:space="preserve"> die horen bij de gekozen characterset (standaard UTF-8), dus met </w:t>
            </w:r>
            <w:r w:rsidR="00B3305A" w:rsidRPr="00431D35">
              <w:rPr>
                <w:sz w:val="18"/>
              </w:rPr>
              <w:t xml:space="preserve">diakrieten, </w:t>
            </w:r>
            <w:r w:rsidRPr="00431D35">
              <w:rPr>
                <w:sz w:val="18"/>
              </w:rPr>
              <w:t xml:space="preserve">white spaces, \-teken en newlines of HTML opmaak e.d. Mag starten met spatie. </w:t>
            </w:r>
            <w:r w:rsidR="00364F41" w:rsidRPr="00431D35">
              <w:rPr>
                <w:sz w:val="18"/>
              </w:rPr>
              <w:t>De</w:t>
            </w:r>
            <w:r w:rsidRPr="00431D35">
              <w:rPr>
                <w:sz w:val="18"/>
              </w:rPr>
              <w:t xml:space="preserve"> maximale lengte </w:t>
            </w:r>
            <w:r w:rsidR="00364F41" w:rsidRPr="00431D35">
              <w:rPr>
                <w:sz w:val="18"/>
              </w:rPr>
              <w:t xml:space="preserve">is </w:t>
            </w:r>
            <w:r w:rsidRPr="00431D35">
              <w:rPr>
                <w:sz w:val="18"/>
              </w:rPr>
              <w:t>onbepaald.</w:t>
            </w:r>
          </w:p>
          <w:p w14:paraId="28455919" w14:textId="77777777" w:rsidR="00C30DAB" w:rsidRDefault="00C30DAB" w:rsidP="00B3305A">
            <w:pPr>
              <w:pStyle w:val="tabeltekst"/>
              <w:rPr>
                <w:sz w:val="18"/>
              </w:rPr>
            </w:pPr>
          </w:p>
          <w:p w14:paraId="0777E53C" w14:textId="64D19BDA" w:rsidR="00C30DAB" w:rsidRDefault="00C30DAB" w:rsidP="00C30DAB">
            <w:pPr>
              <w:pStyle w:val="tabeltekst"/>
              <w:rPr>
                <w:sz w:val="18"/>
              </w:rPr>
            </w:pPr>
            <w:r w:rsidRPr="00431D35">
              <w:rPr>
                <w:sz w:val="18"/>
                <w:u w:val="single"/>
              </w:rPr>
              <w:t>Opmerking</w:t>
            </w:r>
            <w:r w:rsidRPr="00431D35">
              <w:rPr>
                <w:sz w:val="18"/>
              </w:rPr>
              <w:t xml:space="preserve">: getallen (ISO Numbers) met voorloopnullen worden opgenomen als CharacterString, met een patroon of formeel patroon. Bij het </w:t>
            </w:r>
          </w:p>
          <w:p w14:paraId="5D395370" w14:textId="1DA1D769" w:rsidR="00C30DAB" w:rsidRPr="00431D35" w:rsidRDefault="00C30DAB" w:rsidP="00C30DAB">
            <w:pPr>
              <w:pStyle w:val="tabeltekst"/>
              <w:rPr>
                <w:sz w:val="18"/>
              </w:rPr>
            </w:pPr>
            <w:r w:rsidRPr="00431D35">
              <w:rPr>
                <w:sz w:val="18"/>
              </w:rPr>
              <w:t>metagegeven Waardenverzameling attribuutsoort wordt dit dan (ook) gespecificeerd.</w:t>
            </w:r>
          </w:p>
        </w:tc>
      </w:tr>
      <w:tr w:rsidR="00D0222F" w:rsidRPr="00003656" w14:paraId="6C296F37" w14:textId="77777777" w:rsidTr="00887A45">
        <w:tc>
          <w:tcPr>
            <w:tcW w:w="1961" w:type="dxa"/>
          </w:tcPr>
          <w:p w14:paraId="72CD0543" w14:textId="77777777" w:rsidR="00D0222F" w:rsidRPr="00431D35" w:rsidRDefault="00D0222F" w:rsidP="00C10B00">
            <w:pPr>
              <w:pStyle w:val="tabeltekst"/>
              <w:rPr>
                <w:sz w:val="18"/>
              </w:rPr>
            </w:pPr>
            <w:r w:rsidRPr="00431D35">
              <w:rPr>
                <w:sz w:val="18"/>
              </w:rPr>
              <w:t>Integer</w:t>
            </w:r>
          </w:p>
        </w:tc>
        <w:tc>
          <w:tcPr>
            <w:tcW w:w="7342" w:type="dxa"/>
          </w:tcPr>
          <w:p w14:paraId="3E4FDE8A" w14:textId="77777777" w:rsidR="00D0222F" w:rsidRPr="00431D35" w:rsidRDefault="00D0222F" w:rsidP="00C10B00">
            <w:pPr>
              <w:pStyle w:val="tabeltekst"/>
              <w:rPr>
                <w:sz w:val="18"/>
              </w:rPr>
            </w:pPr>
            <w:r w:rsidRPr="00431D35">
              <w:rPr>
                <w:sz w:val="18"/>
              </w:rPr>
              <w:t>Zie ISO11404 (subtype van ISO Number).</w:t>
            </w:r>
          </w:p>
          <w:p w14:paraId="19193013" w14:textId="77777777" w:rsidR="00D0222F" w:rsidRPr="00431D35" w:rsidRDefault="00D0222F" w:rsidP="00C10B00">
            <w:pPr>
              <w:pStyle w:val="tabeltekst"/>
              <w:rPr>
                <w:sz w:val="18"/>
              </w:rPr>
            </w:pPr>
            <w:r w:rsidRPr="00431D35">
              <w:rPr>
                <w:sz w:val="18"/>
              </w:rPr>
              <w:lastRenderedPageBreak/>
              <w:t xml:space="preserve">Vrij vertaald: geheel getal, lengte is minimaal 1 en maximale lengte is onbepaald, zonder voorloopnullen. </w:t>
            </w:r>
          </w:p>
          <w:p w14:paraId="7655F781" w14:textId="77777777" w:rsidR="00D0222F" w:rsidRPr="00431D35" w:rsidRDefault="00D0222F" w:rsidP="00C10B00">
            <w:pPr>
              <w:pStyle w:val="tabeltekst"/>
              <w:rPr>
                <w:sz w:val="18"/>
              </w:rPr>
            </w:pPr>
            <w:r w:rsidRPr="00431D35">
              <w:rPr>
                <w:sz w:val="18"/>
                <w:u w:val="single"/>
              </w:rPr>
              <w:t>Opmerking</w:t>
            </w:r>
            <w:r w:rsidRPr="00431D35">
              <w:rPr>
                <w:sz w:val="18"/>
              </w:rPr>
              <w:t xml:space="preserve">: t.a.v. positieve en negatieve getalen en + en – tekens: bijvoorbeeld -2,0 </w:t>
            </w:r>
          </w:p>
          <w:p w14:paraId="5B050F51" w14:textId="5F320D7C" w:rsidR="00D0222F" w:rsidRPr="00431D35" w:rsidRDefault="00D0222F" w:rsidP="00C10B00">
            <w:pPr>
              <w:pStyle w:val="tabeltekst"/>
              <w:rPr>
                <w:sz w:val="18"/>
              </w:rPr>
            </w:pPr>
            <w:r w:rsidRPr="00431D35">
              <w:rPr>
                <w:sz w:val="18"/>
              </w:rPr>
              <w:t xml:space="preserve">Het </w:t>
            </w:r>
            <w:r w:rsidR="00DF403F" w:rsidRPr="00431D35">
              <w:rPr>
                <w:sz w:val="18"/>
              </w:rPr>
              <w:t xml:space="preserve">(formeel) </w:t>
            </w:r>
            <w:r w:rsidRPr="00431D35">
              <w:rPr>
                <w:sz w:val="18"/>
              </w:rPr>
              <w:t xml:space="preserve">patroon geeft aan of een + en/of - teken gebruikt mag worden in het gegeven.  </w:t>
            </w:r>
          </w:p>
        </w:tc>
      </w:tr>
      <w:tr w:rsidR="00D0222F" w:rsidRPr="007512D4" w14:paraId="74D6FE90" w14:textId="77777777" w:rsidTr="00887A45">
        <w:tc>
          <w:tcPr>
            <w:tcW w:w="1961" w:type="dxa"/>
          </w:tcPr>
          <w:p w14:paraId="59632E05" w14:textId="77777777" w:rsidR="00D0222F" w:rsidRPr="00431D35" w:rsidRDefault="00D0222F" w:rsidP="00C10B00">
            <w:pPr>
              <w:pStyle w:val="tabeltekst"/>
              <w:rPr>
                <w:sz w:val="18"/>
              </w:rPr>
            </w:pPr>
            <w:r w:rsidRPr="00431D35">
              <w:rPr>
                <w:sz w:val="18"/>
              </w:rPr>
              <w:lastRenderedPageBreak/>
              <w:t xml:space="preserve">Real </w:t>
            </w:r>
          </w:p>
        </w:tc>
        <w:tc>
          <w:tcPr>
            <w:tcW w:w="7342" w:type="dxa"/>
          </w:tcPr>
          <w:p w14:paraId="4CE9574C" w14:textId="77777777" w:rsidR="00D0222F" w:rsidRPr="00431D35" w:rsidRDefault="00D0222F" w:rsidP="00C10B00">
            <w:pPr>
              <w:pStyle w:val="tabeltekst"/>
              <w:rPr>
                <w:sz w:val="18"/>
              </w:rPr>
            </w:pPr>
            <w:r w:rsidRPr="00431D35">
              <w:rPr>
                <w:sz w:val="18"/>
              </w:rPr>
              <w:t>Zie ISO11404 (subtype van ISO Number).</w:t>
            </w:r>
          </w:p>
          <w:p w14:paraId="2EC6E483" w14:textId="479C6A93" w:rsidR="00D0222F" w:rsidRPr="00431D35" w:rsidRDefault="00D0222F" w:rsidP="00C10B00">
            <w:pPr>
              <w:pStyle w:val="tabeltekst"/>
              <w:rPr>
                <w:sz w:val="18"/>
              </w:rPr>
            </w:pPr>
            <w:r w:rsidRPr="00431D35">
              <w:rPr>
                <w:sz w:val="18"/>
              </w:rPr>
              <w:t xml:space="preserve">Vrij vertaald: </w:t>
            </w:r>
            <w:r w:rsidR="00A34D13" w:rsidRPr="00431D35">
              <w:rPr>
                <w:sz w:val="18"/>
              </w:rPr>
              <w:t>een reëel getal</w:t>
            </w:r>
            <w:r w:rsidR="00DF4952" w:rsidRPr="00431D35">
              <w:rPr>
                <w:sz w:val="18"/>
              </w:rPr>
              <w:t xml:space="preserve">, oftewel een rationeel getal zoals een Integer of een Decimal, of niet rationeel getal, zoals </w:t>
            </w:r>
            <w:r w:rsidR="00A34D13" w:rsidRPr="00431D35">
              <w:rPr>
                <w:sz w:val="18"/>
              </w:rPr>
              <w:t>pi of de wortel van 2.</w:t>
            </w:r>
            <w:r w:rsidR="00DF4952" w:rsidRPr="00431D35">
              <w:rPr>
                <w:sz w:val="18"/>
              </w:rPr>
              <w:t xml:space="preserve"> Deze bestaat uit </w:t>
            </w:r>
            <w:r w:rsidR="00DF4952" w:rsidRPr="00431D35">
              <w:rPr>
                <w:rStyle w:val="tgc"/>
                <w:rFonts w:cs="Arial"/>
                <w:color w:val="222222"/>
                <w:sz w:val="18"/>
              </w:rPr>
              <w:t xml:space="preserve">een (oneindig) aantal </w:t>
            </w:r>
            <w:r w:rsidR="00DF4952" w:rsidRPr="00431D35">
              <w:rPr>
                <w:rStyle w:val="tgc"/>
                <w:rFonts w:cs="Arial"/>
                <w:bCs/>
                <w:color w:val="222222"/>
                <w:sz w:val="18"/>
              </w:rPr>
              <w:t>getallen</w:t>
            </w:r>
            <w:r w:rsidR="00DF4952" w:rsidRPr="00431D35">
              <w:rPr>
                <w:rStyle w:val="tgc"/>
                <w:rFonts w:cs="Arial"/>
                <w:color w:val="222222"/>
                <w:sz w:val="18"/>
              </w:rPr>
              <w:t>, al dan niet achter de komma</w:t>
            </w:r>
            <w:r w:rsidR="00DF4952" w:rsidRPr="00431D35">
              <w:rPr>
                <w:sz w:val="18"/>
              </w:rPr>
              <w:t xml:space="preserve"> (floating point). </w:t>
            </w:r>
          </w:p>
          <w:p w14:paraId="1F3950A1" w14:textId="77777777" w:rsidR="00D0222F" w:rsidRPr="00431D35" w:rsidRDefault="00D0222F" w:rsidP="00C10B00">
            <w:pPr>
              <w:pStyle w:val="tabeltekst"/>
              <w:rPr>
                <w:sz w:val="18"/>
              </w:rPr>
            </w:pPr>
            <w:r w:rsidRPr="00431D35">
              <w:rPr>
                <w:sz w:val="18"/>
                <w:u w:val="single"/>
              </w:rPr>
              <w:t>Opmerking:</w:t>
            </w:r>
            <w:r w:rsidRPr="00431D35">
              <w:rPr>
                <w:sz w:val="18"/>
              </w:rPr>
              <w:t xml:space="preserve"> t.a.v. positieve en negatieve getalen en + en – tekens: zie Integer.</w:t>
            </w:r>
          </w:p>
        </w:tc>
      </w:tr>
      <w:tr w:rsidR="00D0222F" w:rsidRPr="00003656" w14:paraId="290E99C6" w14:textId="77777777" w:rsidTr="00887A45">
        <w:tc>
          <w:tcPr>
            <w:tcW w:w="1961" w:type="dxa"/>
          </w:tcPr>
          <w:p w14:paraId="3B30BE1B" w14:textId="77777777" w:rsidR="00D0222F" w:rsidRPr="00431D35" w:rsidRDefault="00D0222F" w:rsidP="00C10B00">
            <w:pPr>
              <w:pStyle w:val="tabeltekst"/>
              <w:rPr>
                <w:sz w:val="18"/>
              </w:rPr>
            </w:pPr>
            <w:r w:rsidRPr="00431D35">
              <w:rPr>
                <w:sz w:val="18"/>
              </w:rPr>
              <w:t>Boolean</w:t>
            </w:r>
          </w:p>
        </w:tc>
        <w:tc>
          <w:tcPr>
            <w:tcW w:w="7342" w:type="dxa"/>
          </w:tcPr>
          <w:p w14:paraId="1857E364" w14:textId="77777777" w:rsidR="006A3B30" w:rsidRPr="00431D35" w:rsidRDefault="00D0222F" w:rsidP="00C10B00">
            <w:pPr>
              <w:pStyle w:val="tabeltekst"/>
              <w:rPr>
                <w:sz w:val="18"/>
              </w:rPr>
            </w:pPr>
            <w:r w:rsidRPr="00431D35">
              <w:rPr>
                <w:sz w:val="18"/>
              </w:rPr>
              <w:t xml:space="preserve">Indicatie met mogelijke  waarden True, false, 1 of 0. True en 1 hebben een identieke betekenis: Ja. False en 0 hebben een identieke betekenis: Nee. </w:t>
            </w:r>
          </w:p>
          <w:p w14:paraId="57F9E68D" w14:textId="4D9DD356" w:rsidR="00D0222F" w:rsidRPr="00431D35" w:rsidRDefault="001A6AE4" w:rsidP="00015DE2">
            <w:pPr>
              <w:pStyle w:val="tabeltekst"/>
              <w:rPr>
                <w:sz w:val="18"/>
              </w:rPr>
            </w:pPr>
            <w:r w:rsidRPr="00431D35">
              <w:rPr>
                <w:sz w:val="18"/>
                <w:u w:val="single"/>
              </w:rPr>
              <w:t>Opmerking</w:t>
            </w:r>
            <w:r w:rsidRPr="00431D35">
              <w:rPr>
                <w:sz w:val="18"/>
              </w:rPr>
              <w:t>: t.a.v. Ja of Nee. W</w:t>
            </w:r>
            <w:r w:rsidR="006A3B30" w:rsidRPr="00431D35">
              <w:rPr>
                <w:sz w:val="18"/>
              </w:rPr>
              <w:t xml:space="preserve">anneer u </w:t>
            </w:r>
            <w:r w:rsidR="00B85F30" w:rsidRPr="00431D35">
              <w:rPr>
                <w:sz w:val="18"/>
              </w:rPr>
              <w:t xml:space="preserve">de </w:t>
            </w:r>
            <w:r w:rsidR="006A3B30" w:rsidRPr="00431D35">
              <w:rPr>
                <w:sz w:val="18"/>
              </w:rPr>
              <w:t>J</w:t>
            </w:r>
            <w:r w:rsidR="007A5B23" w:rsidRPr="00431D35">
              <w:rPr>
                <w:sz w:val="18"/>
              </w:rPr>
              <w:t xml:space="preserve">a </w:t>
            </w:r>
            <w:r w:rsidR="006A3B30" w:rsidRPr="00431D35">
              <w:rPr>
                <w:sz w:val="18"/>
              </w:rPr>
              <w:t>of N</w:t>
            </w:r>
            <w:r w:rsidR="007A5B23" w:rsidRPr="00431D35">
              <w:rPr>
                <w:sz w:val="18"/>
              </w:rPr>
              <w:t>ee</w:t>
            </w:r>
            <w:r w:rsidR="006A3B30" w:rsidRPr="00431D35">
              <w:rPr>
                <w:sz w:val="18"/>
              </w:rPr>
              <w:t xml:space="preserve"> </w:t>
            </w:r>
            <w:r w:rsidR="007A5B23" w:rsidRPr="00431D35">
              <w:rPr>
                <w:sz w:val="18"/>
              </w:rPr>
              <w:t>w</w:t>
            </w:r>
            <w:r w:rsidR="006A3B30" w:rsidRPr="00431D35">
              <w:rPr>
                <w:sz w:val="18"/>
              </w:rPr>
              <w:t xml:space="preserve">ilt gebruiken, gebruik dan </w:t>
            </w:r>
            <w:r w:rsidR="003A02B4" w:rsidRPr="00431D35">
              <w:rPr>
                <w:sz w:val="18"/>
              </w:rPr>
              <w:t xml:space="preserve">bv. </w:t>
            </w:r>
            <w:r w:rsidR="006A3B30" w:rsidRPr="00431D35">
              <w:rPr>
                <w:sz w:val="18"/>
              </w:rPr>
              <w:t>een Enumeratie</w:t>
            </w:r>
            <w:r w:rsidR="003A02B4" w:rsidRPr="00431D35">
              <w:rPr>
                <w:sz w:val="18"/>
              </w:rPr>
              <w:t xml:space="preserve"> genaamd Indicatie</w:t>
            </w:r>
            <w:r w:rsidR="008B2EAD" w:rsidRPr="00431D35">
              <w:rPr>
                <w:sz w:val="18"/>
              </w:rPr>
              <w:t>,</w:t>
            </w:r>
            <w:r w:rsidR="006A3B30" w:rsidRPr="00431D35">
              <w:rPr>
                <w:sz w:val="18"/>
              </w:rPr>
              <w:t xml:space="preserve"> of </w:t>
            </w:r>
            <w:r w:rsidR="00015DE2" w:rsidRPr="00431D35">
              <w:rPr>
                <w:sz w:val="18"/>
              </w:rPr>
              <w:t xml:space="preserve">gebruik </w:t>
            </w:r>
            <w:r w:rsidR="006A3B30" w:rsidRPr="00431D35">
              <w:rPr>
                <w:sz w:val="18"/>
              </w:rPr>
              <w:t>AN me</w:t>
            </w:r>
            <w:r w:rsidRPr="00431D35">
              <w:rPr>
                <w:sz w:val="18"/>
              </w:rPr>
              <w:t>t</w:t>
            </w:r>
            <w:r w:rsidR="006A3B30" w:rsidRPr="00431D35">
              <w:rPr>
                <w:sz w:val="18"/>
              </w:rPr>
              <w:t xml:space="preserve"> een lengte en </w:t>
            </w:r>
            <w:r w:rsidR="00015DE2" w:rsidRPr="00431D35">
              <w:rPr>
                <w:sz w:val="18"/>
              </w:rPr>
              <w:t xml:space="preserve">een (formeel) </w:t>
            </w:r>
            <w:r w:rsidR="006A3B30" w:rsidRPr="00431D35">
              <w:rPr>
                <w:sz w:val="18"/>
              </w:rPr>
              <w:t>patroon.</w:t>
            </w:r>
          </w:p>
        </w:tc>
      </w:tr>
      <w:tr w:rsidR="00902C50" w:rsidRPr="00003656" w14:paraId="5DA6A132" w14:textId="77777777" w:rsidTr="00887A45">
        <w:tc>
          <w:tcPr>
            <w:tcW w:w="1961" w:type="dxa"/>
          </w:tcPr>
          <w:p w14:paraId="73A19A70" w14:textId="77777777" w:rsidR="00902C50" w:rsidRPr="00431D35" w:rsidRDefault="00902C50" w:rsidP="00C10B00">
            <w:pPr>
              <w:pStyle w:val="tabeltekst"/>
              <w:rPr>
                <w:sz w:val="18"/>
              </w:rPr>
            </w:pPr>
          </w:p>
        </w:tc>
        <w:tc>
          <w:tcPr>
            <w:tcW w:w="7342" w:type="dxa"/>
          </w:tcPr>
          <w:p w14:paraId="19AEB01A" w14:textId="77777777" w:rsidR="00902C50" w:rsidRPr="00431D35" w:rsidRDefault="00902C50" w:rsidP="00C10B00">
            <w:pPr>
              <w:pStyle w:val="tabeltekst"/>
              <w:rPr>
                <w:sz w:val="18"/>
              </w:rPr>
            </w:pPr>
          </w:p>
        </w:tc>
      </w:tr>
      <w:tr w:rsidR="00D0222F" w:rsidRPr="00003656" w14:paraId="566FC0D3" w14:textId="77777777" w:rsidTr="00887A45">
        <w:tc>
          <w:tcPr>
            <w:tcW w:w="1961" w:type="dxa"/>
          </w:tcPr>
          <w:p w14:paraId="302DFFA5" w14:textId="77777777" w:rsidR="00D0222F" w:rsidRPr="00431D35" w:rsidRDefault="00D0222F" w:rsidP="00C10B00">
            <w:pPr>
              <w:pStyle w:val="tabeltekst"/>
              <w:rPr>
                <w:sz w:val="18"/>
              </w:rPr>
            </w:pPr>
          </w:p>
          <w:p w14:paraId="6FB5380D" w14:textId="77777777" w:rsidR="00D0222F" w:rsidRPr="00431D35" w:rsidRDefault="00D0222F" w:rsidP="00C10B00">
            <w:pPr>
              <w:pStyle w:val="tabeltekst"/>
              <w:rPr>
                <w:sz w:val="18"/>
              </w:rPr>
            </w:pPr>
            <w:r w:rsidRPr="00431D35">
              <w:rPr>
                <w:sz w:val="18"/>
              </w:rPr>
              <w:t>Date</w:t>
            </w:r>
          </w:p>
        </w:tc>
        <w:tc>
          <w:tcPr>
            <w:tcW w:w="7342" w:type="dxa"/>
          </w:tcPr>
          <w:p w14:paraId="6E73401E" w14:textId="6422F4E8" w:rsidR="00D0222F" w:rsidRPr="00431D35" w:rsidRDefault="00D0222F" w:rsidP="00887A45">
            <w:pPr>
              <w:pStyle w:val="tabeltekst"/>
              <w:rPr>
                <w:color w:val="1F497D"/>
              </w:rPr>
            </w:pPr>
            <w:r w:rsidRPr="00431D35">
              <w:rPr>
                <w:sz w:val="18"/>
              </w:rPr>
              <w:t xml:space="preserve">4-cijferig jaar, 2-cijferig maand, 2-cijferig dag uitgedrukt in yyyy-mm-dd conform </w:t>
            </w:r>
            <w:hyperlink r:id="rId28" w:history="1">
              <w:r w:rsidRPr="00B04AF0">
                <w:rPr>
                  <w:rStyle w:val="Hyperlink"/>
                  <w:sz w:val="18"/>
                </w:rPr>
                <w:t>https://en.wikipedia.org/wiki/ISO_8601</w:t>
              </w:r>
            </w:hyperlink>
          </w:p>
        </w:tc>
      </w:tr>
      <w:tr w:rsidR="00D0222F" w:rsidRPr="00293CA6" w14:paraId="367E4F8E" w14:textId="77777777" w:rsidTr="00887A45">
        <w:tc>
          <w:tcPr>
            <w:tcW w:w="1961" w:type="dxa"/>
          </w:tcPr>
          <w:p w14:paraId="1845374C" w14:textId="77777777" w:rsidR="00D0222F" w:rsidRPr="00431D35" w:rsidRDefault="00D0222F" w:rsidP="00C10B00">
            <w:pPr>
              <w:pStyle w:val="tabeltekst"/>
              <w:rPr>
                <w:sz w:val="18"/>
              </w:rPr>
            </w:pPr>
            <w:r w:rsidRPr="00431D35">
              <w:rPr>
                <w:sz w:val="18"/>
              </w:rPr>
              <w:t>DateTime</w:t>
            </w:r>
          </w:p>
        </w:tc>
        <w:tc>
          <w:tcPr>
            <w:tcW w:w="7342" w:type="dxa"/>
          </w:tcPr>
          <w:p w14:paraId="4306BDB1" w14:textId="77777777" w:rsidR="006D67EF" w:rsidRDefault="00D0222F" w:rsidP="00C10B00">
            <w:pPr>
              <w:pStyle w:val="tabeltekst"/>
              <w:rPr>
                <w:sz w:val="18"/>
                <w:lang w:val="en-GB"/>
              </w:rPr>
            </w:pPr>
            <w:r w:rsidRPr="00431D35">
              <w:rPr>
                <w:sz w:val="18"/>
                <w:lang w:val="en-GB"/>
              </w:rPr>
              <w:t xml:space="preserve">yyyy-mm-ddThh:mm:ss conform </w:t>
            </w:r>
          </w:p>
          <w:p w14:paraId="32670D84" w14:textId="74A81427" w:rsidR="00D0222F" w:rsidRPr="00431D35" w:rsidRDefault="006A4686" w:rsidP="00C10B00">
            <w:pPr>
              <w:pStyle w:val="tabeltekst"/>
              <w:rPr>
                <w:sz w:val="18"/>
                <w:lang w:val="en-GB"/>
              </w:rPr>
            </w:pPr>
            <w:hyperlink r:id="rId29" w:history="1">
              <w:r w:rsidR="00B04AF0" w:rsidRPr="00C015CE">
                <w:rPr>
                  <w:rStyle w:val="Hyperlink"/>
                  <w:sz w:val="18"/>
                  <w:lang w:val="en-GB"/>
                </w:rPr>
                <w:t>https://en.wikipedia.org/wiki/ISO_8601</w:t>
              </w:r>
            </w:hyperlink>
          </w:p>
        </w:tc>
      </w:tr>
      <w:tr w:rsidR="00D0222F" w:rsidRPr="00003656" w14:paraId="082D9B27" w14:textId="77777777" w:rsidTr="00887A45">
        <w:tc>
          <w:tcPr>
            <w:tcW w:w="1961" w:type="dxa"/>
          </w:tcPr>
          <w:p w14:paraId="26BEC2D2" w14:textId="77777777" w:rsidR="00D0222F" w:rsidRPr="00431D35" w:rsidRDefault="00D0222F" w:rsidP="00C10B00">
            <w:pPr>
              <w:pStyle w:val="tabeltekst"/>
              <w:rPr>
                <w:sz w:val="18"/>
              </w:rPr>
            </w:pPr>
            <w:r w:rsidRPr="00431D35">
              <w:rPr>
                <w:sz w:val="18"/>
              </w:rPr>
              <w:t>Year</w:t>
            </w:r>
          </w:p>
        </w:tc>
        <w:tc>
          <w:tcPr>
            <w:tcW w:w="7342" w:type="dxa"/>
          </w:tcPr>
          <w:p w14:paraId="7F44A9A8" w14:textId="1665309D" w:rsidR="00D0222F" w:rsidRPr="00431D35" w:rsidRDefault="00D0222F" w:rsidP="00C10B00">
            <w:pPr>
              <w:pStyle w:val="tabeltekst"/>
              <w:rPr>
                <w:sz w:val="18"/>
              </w:rPr>
            </w:pPr>
            <w:r w:rsidRPr="00431D35">
              <w:rPr>
                <w:sz w:val="18"/>
              </w:rPr>
              <w:t xml:space="preserve">4-cijferig jaar uitgedrukt in yyyy conform </w:t>
            </w:r>
            <w:hyperlink r:id="rId30" w:history="1">
              <w:r w:rsidR="006D67EF" w:rsidRPr="00C015CE">
                <w:rPr>
                  <w:rStyle w:val="Hyperlink"/>
                  <w:sz w:val="18"/>
                </w:rPr>
                <w:t>https://en.wikipedia.org/wiki/ISO_8601</w:t>
              </w:r>
            </w:hyperlink>
            <w:r w:rsidRPr="00431D35">
              <w:rPr>
                <w:rStyle w:val="Hyperlink"/>
                <w:sz w:val="18"/>
              </w:rPr>
              <w:t xml:space="preserve"> </w:t>
            </w:r>
          </w:p>
        </w:tc>
      </w:tr>
      <w:tr w:rsidR="00D0222F" w:rsidRPr="00003656" w14:paraId="55CA12AE" w14:textId="77777777" w:rsidTr="00887A45">
        <w:tc>
          <w:tcPr>
            <w:tcW w:w="1961" w:type="dxa"/>
          </w:tcPr>
          <w:p w14:paraId="58A5EA3A" w14:textId="77777777" w:rsidR="00D0222F" w:rsidRPr="00431D35" w:rsidRDefault="00D0222F" w:rsidP="00C10B00">
            <w:pPr>
              <w:pStyle w:val="tabeltekst"/>
              <w:rPr>
                <w:sz w:val="18"/>
              </w:rPr>
            </w:pPr>
            <w:r w:rsidRPr="00431D35">
              <w:rPr>
                <w:sz w:val="18"/>
              </w:rPr>
              <w:t>Day</w:t>
            </w:r>
          </w:p>
        </w:tc>
        <w:tc>
          <w:tcPr>
            <w:tcW w:w="7342" w:type="dxa"/>
          </w:tcPr>
          <w:p w14:paraId="7017A2B6" w14:textId="77777777" w:rsidR="00D0222F" w:rsidRPr="00431D35" w:rsidRDefault="00D0222F" w:rsidP="00C10B00">
            <w:pPr>
              <w:pStyle w:val="tabeltekst"/>
              <w:rPr>
                <w:sz w:val="18"/>
              </w:rPr>
            </w:pPr>
            <w:r w:rsidRPr="00431D35">
              <w:rPr>
                <w:sz w:val="18"/>
              </w:rPr>
              <w:t xml:space="preserve">2-cijferige dag uitgedrukt in dd conform </w:t>
            </w:r>
            <w:hyperlink r:id="rId31" w:history="1">
              <w:r w:rsidRPr="00431D35">
                <w:rPr>
                  <w:rStyle w:val="Hyperlink"/>
                  <w:sz w:val="18"/>
                </w:rPr>
                <w:t>https://en.wikipedia.org/wiki/ISO_8601</w:t>
              </w:r>
            </w:hyperlink>
          </w:p>
        </w:tc>
      </w:tr>
      <w:tr w:rsidR="00D0222F" w:rsidRPr="00003656" w14:paraId="7DFB522F" w14:textId="77777777" w:rsidTr="00887A45">
        <w:tc>
          <w:tcPr>
            <w:tcW w:w="1961" w:type="dxa"/>
          </w:tcPr>
          <w:p w14:paraId="443B9313" w14:textId="77777777" w:rsidR="00D0222F" w:rsidRPr="00431D35" w:rsidRDefault="00D0222F" w:rsidP="00C10B00">
            <w:pPr>
              <w:pStyle w:val="tabeltekst"/>
              <w:rPr>
                <w:sz w:val="18"/>
              </w:rPr>
            </w:pPr>
            <w:r w:rsidRPr="00431D35">
              <w:rPr>
                <w:sz w:val="18"/>
              </w:rPr>
              <w:t>Month</w:t>
            </w:r>
          </w:p>
        </w:tc>
        <w:tc>
          <w:tcPr>
            <w:tcW w:w="7342" w:type="dxa"/>
          </w:tcPr>
          <w:p w14:paraId="3C860F07" w14:textId="77777777" w:rsidR="00D0222F" w:rsidRPr="00431D35" w:rsidRDefault="00D0222F" w:rsidP="00C10B00">
            <w:pPr>
              <w:pStyle w:val="tabeltekst"/>
              <w:rPr>
                <w:sz w:val="18"/>
              </w:rPr>
            </w:pPr>
            <w:r w:rsidRPr="00431D35">
              <w:rPr>
                <w:sz w:val="18"/>
              </w:rPr>
              <w:t xml:space="preserve">2-cijferige maand uitgedrukt in mm conform </w:t>
            </w:r>
            <w:hyperlink r:id="rId32" w:history="1">
              <w:r w:rsidRPr="00431D35">
                <w:rPr>
                  <w:rStyle w:val="Hyperlink"/>
                  <w:sz w:val="18"/>
                </w:rPr>
                <w:t>https://en.wikipedia.org/wiki/ISO_8601</w:t>
              </w:r>
            </w:hyperlink>
          </w:p>
        </w:tc>
      </w:tr>
      <w:tr w:rsidR="00D0222F" w:rsidRPr="00003656" w14:paraId="311836CB" w14:textId="77777777" w:rsidTr="00887A45">
        <w:tc>
          <w:tcPr>
            <w:tcW w:w="1961" w:type="dxa"/>
          </w:tcPr>
          <w:p w14:paraId="2D8CE2B1" w14:textId="77777777" w:rsidR="00D0222F" w:rsidRPr="00431D35" w:rsidRDefault="00D0222F" w:rsidP="00C10B00">
            <w:pPr>
              <w:pStyle w:val="tabeltekst"/>
              <w:rPr>
                <w:sz w:val="18"/>
              </w:rPr>
            </w:pPr>
          </w:p>
        </w:tc>
        <w:tc>
          <w:tcPr>
            <w:tcW w:w="7342" w:type="dxa"/>
          </w:tcPr>
          <w:p w14:paraId="10E15F78" w14:textId="77777777" w:rsidR="00D0222F" w:rsidRPr="00431D35" w:rsidRDefault="00D0222F" w:rsidP="00C10B00">
            <w:pPr>
              <w:pStyle w:val="tabeltekst"/>
              <w:rPr>
                <w:sz w:val="18"/>
              </w:rPr>
            </w:pPr>
          </w:p>
        </w:tc>
      </w:tr>
      <w:tr w:rsidR="00D0222F" w:rsidRPr="00003656" w14:paraId="1F6202BA" w14:textId="77777777" w:rsidTr="00887A45">
        <w:tc>
          <w:tcPr>
            <w:tcW w:w="1961" w:type="dxa"/>
          </w:tcPr>
          <w:p w14:paraId="08FAC611" w14:textId="77777777" w:rsidR="00D0222F" w:rsidRPr="00431D35" w:rsidRDefault="00D0222F" w:rsidP="00C10B00">
            <w:pPr>
              <w:pStyle w:val="tabeltekst"/>
              <w:rPr>
                <w:sz w:val="18"/>
              </w:rPr>
            </w:pPr>
            <w:r w:rsidRPr="00431D35">
              <w:rPr>
                <w:sz w:val="18"/>
              </w:rPr>
              <w:t>URI</w:t>
            </w:r>
          </w:p>
        </w:tc>
        <w:tc>
          <w:tcPr>
            <w:tcW w:w="7342" w:type="dxa"/>
          </w:tcPr>
          <w:p w14:paraId="178D361F" w14:textId="77777777" w:rsidR="00D0222F" w:rsidRPr="00431D35" w:rsidRDefault="00D0222F" w:rsidP="00C10B00">
            <w:pPr>
              <w:pStyle w:val="tabeltekst"/>
              <w:rPr>
                <w:sz w:val="18"/>
              </w:rPr>
            </w:pPr>
            <w:r w:rsidRPr="00431D35">
              <w:rPr>
                <w:sz w:val="18"/>
              </w:rPr>
              <w:t>Unieke identificatie op internet conform RFC3986 en de URI-strategie Linked Open Data. Gestandaardiseerde manier om op het internet dingen (pagina's met informatie, objecten, datasets) uniek te identificeren.</w:t>
            </w:r>
          </w:p>
        </w:tc>
      </w:tr>
    </w:tbl>
    <w:p w14:paraId="0FAA35CB" w14:textId="77777777" w:rsidR="00C73043" w:rsidRDefault="00C73043" w:rsidP="00C73043"/>
    <w:p w14:paraId="1EB7E3C8" w14:textId="77777777" w:rsidR="00C73043" w:rsidRDefault="00C73043" w:rsidP="00C73043">
      <w:r>
        <w:t xml:space="preserve">Het is mogelijk om in de eigen extensie extra primitive datatypes op te nemen, zodat deze ok beschikbaar komen voor het informatiemodel. </w:t>
      </w:r>
    </w:p>
    <w:p w14:paraId="36918AFE" w14:textId="77777777" w:rsidR="00C73043" w:rsidRDefault="00C73043" w:rsidP="00C73043">
      <w:pPr>
        <w:pStyle w:val="tabeltekst"/>
        <w:rPr>
          <w:b/>
          <w:sz w:val="18"/>
        </w:rPr>
      </w:pPr>
    </w:p>
    <w:p w14:paraId="13170D79" w14:textId="77777777" w:rsidR="00C73043" w:rsidRPr="003A2554" w:rsidRDefault="00C73043" w:rsidP="00C73043">
      <w:pPr>
        <w:pStyle w:val="tabeltekst"/>
        <w:rPr>
          <w:b/>
          <w:sz w:val="18"/>
        </w:rPr>
      </w:pPr>
      <w:r w:rsidRPr="003A2554">
        <w:rPr>
          <w:b/>
          <w:sz w:val="18"/>
        </w:rPr>
        <w:t>Getallen en n</w:t>
      </w:r>
      <w:r>
        <w:rPr>
          <w:b/>
          <w:sz w:val="18"/>
        </w:rPr>
        <w:t>egatieve getallen</w:t>
      </w:r>
    </w:p>
    <w:p w14:paraId="766CA283" w14:textId="77777777" w:rsidR="00C73043" w:rsidRPr="00445917" w:rsidRDefault="00C73043" w:rsidP="00C73043">
      <w:pPr>
        <w:rPr>
          <w:rFonts w:ascii="Calibri" w:hAnsi="Calibri"/>
          <w:sz w:val="22"/>
          <w:szCs w:val="22"/>
          <w:lang w:eastAsia="en-US"/>
        </w:rPr>
      </w:pPr>
      <w:r w:rsidRPr="00445917">
        <w:rPr>
          <w:rFonts w:ascii="Calibri" w:hAnsi="Calibri"/>
          <w:sz w:val="22"/>
          <w:szCs w:val="22"/>
          <w:lang w:eastAsia="en-US"/>
        </w:rPr>
        <w:t>Met een getal kan worden gerekend. Bijvoorbeeld: saldo</w:t>
      </w:r>
      <w:r>
        <w:rPr>
          <w:rFonts w:ascii="Calibri" w:hAnsi="Calibri"/>
          <w:sz w:val="22"/>
          <w:szCs w:val="22"/>
          <w:lang w:eastAsia="en-US"/>
        </w:rPr>
        <w:t>, hoeveelheid, aantal, grootte</w:t>
      </w:r>
      <w:r w:rsidRPr="00445917">
        <w:rPr>
          <w:rFonts w:ascii="Calibri" w:hAnsi="Calibri"/>
          <w:sz w:val="22"/>
          <w:szCs w:val="22"/>
          <w:lang w:eastAsia="en-US"/>
        </w:rPr>
        <w:t>.</w:t>
      </w:r>
    </w:p>
    <w:p w14:paraId="40A36756" w14:textId="77777777" w:rsidR="00C73043" w:rsidRPr="00445917" w:rsidRDefault="00C73043" w:rsidP="00C73043">
      <w:pPr>
        <w:rPr>
          <w:rFonts w:ascii="Calibri" w:hAnsi="Calibri"/>
          <w:sz w:val="22"/>
          <w:szCs w:val="22"/>
          <w:lang w:eastAsia="en-US"/>
        </w:rPr>
      </w:pPr>
    </w:p>
    <w:p w14:paraId="57C02FDF" w14:textId="77777777" w:rsidR="00C73043" w:rsidRPr="00445917" w:rsidRDefault="00C73043" w:rsidP="00C73043">
      <w:pPr>
        <w:rPr>
          <w:rFonts w:ascii="Calibri" w:hAnsi="Calibri"/>
          <w:sz w:val="22"/>
          <w:szCs w:val="22"/>
          <w:lang w:eastAsia="en-US"/>
        </w:rPr>
      </w:pPr>
      <w:r w:rsidRPr="00445917">
        <w:rPr>
          <w:rFonts w:ascii="Calibri" w:hAnsi="Calibri"/>
          <w:sz w:val="22"/>
          <w:szCs w:val="22"/>
          <w:lang w:eastAsia="en-US"/>
        </w:rPr>
        <w:t xml:space="preserve">Een getal kan negatief zijn. Dit is inherent aan een getal. Het - of + teken heeft geen invloed op de lengte van het getal. Als er dus een lengte wordt gespecificeerd, tel het - of + teken dan niet mee. </w:t>
      </w:r>
      <w:r>
        <w:rPr>
          <w:rFonts w:ascii="Calibri" w:hAnsi="Calibri"/>
          <w:sz w:val="22"/>
          <w:szCs w:val="22"/>
          <w:lang w:eastAsia="en-US"/>
        </w:rPr>
        <w:t>Als een getal niet negatief mag zijn, geef dit dan aan in een patroon (zie NonNegativeInteger).</w:t>
      </w:r>
    </w:p>
    <w:p w14:paraId="02F971DB" w14:textId="77777777" w:rsidR="00C73043" w:rsidRDefault="00C73043" w:rsidP="00C73043">
      <w:pPr>
        <w:rPr>
          <w:rFonts w:ascii="Calibri" w:hAnsi="Calibri"/>
          <w:sz w:val="22"/>
          <w:szCs w:val="22"/>
          <w:lang w:eastAsia="en-US"/>
        </w:rPr>
      </w:pPr>
      <w:r w:rsidRPr="00445917">
        <w:rPr>
          <w:rFonts w:ascii="Calibri" w:hAnsi="Calibri"/>
          <w:sz w:val="22"/>
          <w:szCs w:val="22"/>
          <w:lang w:eastAsia="en-US"/>
        </w:rPr>
        <w:br/>
        <w:t xml:space="preserve">Aanbeveling: als er niet mee gerekend kan worden, zoals de bankrekening zelf (waar een saldo op staat, maar die bedoelen we hier expliciet niet), gebruik dan een CharacterString met een patroon. </w:t>
      </w:r>
    </w:p>
    <w:p w14:paraId="13824115" w14:textId="77777777" w:rsidR="00731234" w:rsidRDefault="00731234" w:rsidP="00D0222F"/>
    <w:p w14:paraId="76235CC5" w14:textId="4A57FFE9" w:rsidR="00C73043" w:rsidRDefault="00C73043" w:rsidP="00C73043">
      <w:pPr>
        <w:pStyle w:val="Kop3"/>
      </w:pPr>
      <w:bookmarkStart w:id="103" w:name="_Toc485712874"/>
      <w:r>
        <w:lastRenderedPageBreak/>
        <w:t xml:space="preserve">3.1.2. </w:t>
      </w:r>
      <w:r w:rsidR="003C1F40">
        <w:t>Primitief datatype zelf definiëren</w:t>
      </w:r>
      <w:bookmarkEnd w:id="103"/>
      <w:r w:rsidR="003C1F40">
        <w:t xml:space="preserve"> </w:t>
      </w:r>
    </w:p>
    <w:p w14:paraId="388054E1" w14:textId="77777777" w:rsidR="008E66DB" w:rsidRDefault="00C73043" w:rsidP="00C73043">
      <w:r>
        <w:t xml:space="preserve">Het is ook mogelijk om in het eigen informatiemodel een eigen primitive datatype te definiëren in de vorm van een </w:t>
      </w:r>
      <w:r w:rsidRPr="00F40649">
        <w:t>«</w:t>
      </w:r>
      <w:r>
        <w:t>Primitief d</w:t>
      </w:r>
      <w:r w:rsidRPr="006D1727">
        <w:rPr>
          <w:color w:val="000000" w:themeColor="text1"/>
        </w:rPr>
        <w:t>atatype</w:t>
      </w:r>
      <w:r w:rsidRPr="00F40649">
        <w:t>»</w:t>
      </w:r>
      <w:r>
        <w:t xml:space="preserve">, met als UML metaclass de UML-Primitive datatype. </w:t>
      </w:r>
    </w:p>
    <w:p w14:paraId="2CC0F046" w14:textId="77777777" w:rsidR="008E66DB" w:rsidRDefault="008E66DB" w:rsidP="00C73043"/>
    <w:p w14:paraId="45AAD765" w14:textId="2E451EF2" w:rsidR="00C73043" w:rsidRDefault="00C73043" w:rsidP="00C73043">
      <w:r w:rsidRPr="008C7835">
        <w:rPr>
          <w:b/>
          <w:u w:val="single"/>
        </w:rPr>
        <w:t>V</w:t>
      </w:r>
      <w:r w:rsidRPr="0025461A">
        <w:rPr>
          <w:b/>
          <w:i/>
          <w:u w:val="single"/>
        </w:rPr>
        <w:t>oorbeelden</w:t>
      </w:r>
      <w:r>
        <w:t xml:space="preserve"> hiervan, die </w:t>
      </w:r>
      <w:r w:rsidRPr="000F2016">
        <w:t>niet</w:t>
      </w:r>
      <w:r>
        <w:t xml:space="preserve"> tot KKG behoren, maar ter illustratie zijn opgenomen, zijn: </w:t>
      </w:r>
    </w:p>
    <w:p w14:paraId="461611D6" w14:textId="77777777" w:rsidR="00C73043" w:rsidRDefault="00C73043" w:rsidP="00C73043">
      <w:pPr>
        <w:pStyle w:val="Lijstalinea"/>
        <w:numPr>
          <w:ilvl w:val="0"/>
          <w:numId w:val="37"/>
        </w:numPr>
      </w:pPr>
      <w:r w:rsidRPr="000D7506">
        <w:t>N</w:t>
      </w:r>
      <w:r>
        <w:t>iet</w:t>
      </w:r>
      <w:r w:rsidRPr="000D7506">
        <w:t>Negat</w:t>
      </w:r>
      <w:r>
        <w:t>iev</w:t>
      </w:r>
      <w:r w:rsidRPr="000D7506">
        <w:t>e</w:t>
      </w:r>
      <w:r w:rsidRPr="00CB01EC">
        <w:rPr>
          <w:u w:val="single"/>
        </w:rPr>
        <w:t>Integer</w:t>
      </w:r>
      <w:r>
        <w:t>: een Integer die alleen de waarde 0 of groter mag hebben. Laat de naam van het primitieve type dan wel terugkomen in de naam (dus niet NietNegatiefGetal</w:t>
      </w:r>
      <w:r>
        <w:rPr>
          <w:u w:val="single"/>
        </w:rPr>
        <w:t>)</w:t>
      </w:r>
      <w:r>
        <w:t xml:space="preserve">. </w:t>
      </w:r>
    </w:p>
    <w:p w14:paraId="57B717E8" w14:textId="77777777" w:rsidR="00C73043" w:rsidRDefault="00C73043" w:rsidP="00C73043">
      <w:pPr>
        <w:pStyle w:val="Lijstalinea"/>
        <w:numPr>
          <w:ilvl w:val="0"/>
          <w:numId w:val="37"/>
        </w:numPr>
      </w:pPr>
      <w:r>
        <w:t xml:space="preserve">Een beperking op een Real te specificeren door Decimal op te nemen (een </w:t>
      </w:r>
      <w:r w:rsidRPr="00431D35">
        <w:t>gebroken getal, met (één of meer) cijfers voor de komma en cijfers achter de komma</w:t>
      </w:r>
      <w:r>
        <w:t xml:space="preserve">, conform </w:t>
      </w:r>
      <w:r w:rsidRPr="00431D35">
        <w:t>ISO11404</w:t>
      </w:r>
      <w:r>
        <w:t>).</w:t>
      </w:r>
      <w:r w:rsidRPr="00902C50">
        <w:t xml:space="preserve"> </w:t>
      </w:r>
    </w:p>
    <w:p w14:paraId="261CFEF7" w14:textId="77777777" w:rsidR="00C73043" w:rsidRDefault="00C73043" w:rsidP="00C73043">
      <w:pPr>
        <w:pStyle w:val="Lijstalinea"/>
        <w:numPr>
          <w:ilvl w:val="0"/>
          <w:numId w:val="37"/>
        </w:numPr>
      </w:pPr>
      <w:r>
        <w:t xml:space="preserve">AN. Deze is gebruikelijk bij een aantal  basisregistraties. </w:t>
      </w:r>
      <w:r w:rsidRPr="00431D35">
        <w:t>Datatype met een eigen naam, analoog aan CharacterString, maar met alleen ‘normale’ tekens. Dit zijn alle alfanumerieke tekens (dus inclusief diakrieten), de koppeltekens – en _ en spaties. De minimale lengte is tenminste 1, de maximale lengte is onbepaald. De 1</w:t>
      </w:r>
      <w:r w:rsidRPr="00431D35">
        <w:rPr>
          <w:vertAlign w:val="superscript"/>
        </w:rPr>
        <w:t>e</w:t>
      </w:r>
      <w:r w:rsidRPr="00431D35">
        <w:t xml:space="preserve"> positie mag géén spatie bevatten.</w:t>
      </w:r>
    </w:p>
    <w:p w14:paraId="3560B0A8" w14:textId="77777777" w:rsidR="00686DB4" w:rsidRDefault="00686DB4" w:rsidP="00D0222F"/>
    <w:p w14:paraId="3C3B650A" w14:textId="2CDC2E4F" w:rsidR="00D0222F" w:rsidRDefault="00D0222F" w:rsidP="00D0222F">
      <w:pPr>
        <w:pStyle w:val="Kop3"/>
      </w:pPr>
      <w:bookmarkStart w:id="104" w:name="_Toc467145317"/>
      <w:bookmarkStart w:id="105" w:name="_Toc485712875"/>
      <w:r>
        <w:t>3.1.</w:t>
      </w:r>
      <w:r w:rsidR="00E658DD">
        <w:t>3</w:t>
      </w:r>
      <w:r>
        <w:t>. Datatypen landelijk</w:t>
      </w:r>
      <w:bookmarkEnd w:id="104"/>
      <w:bookmarkEnd w:id="105"/>
    </w:p>
    <w:p w14:paraId="00CE766A" w14:textId="77777777" w:rsidR="008E66DB" w:rsidRDefault="00D0222F" w:rsidP="00D0222F">
      <w:r>
        <w:t xml:space="preserve">Wanneer op landelijk niveau afspraken zijn gemaakt (bijvoorbeeld in GAB), voor algemene datatypen, die niet primitief zijn, zoals Postcode, dan worden deze </w:t>
      </w:r>
      <w:r w:rsidR="00EC16C0">
        <w:t xml:space="preserve">niet in dit KKG metamodel opgenomen. Wel geeft KKG aan hoe deze in informatiemodellen gedefinieerd en gemodelleerd worden. </w:t>
      </w:r>
    </w:p>
    <w:p w14:paraId="4B72A1A7" w14:textId="77777777" w:rsidR="008E66DB" w:rsidRDefault="008E66DB" w:rsidP="00D0222F"/>
    <w:p w14:paraId="4DA00A79" w14:textId="14E7B74E" w:rsidR="00D0222F" w:rsidRDefault="008E66DB" w:rsidP="00D0222F">
      <w:r>
        <w:rPr>
          <w:b/>
          <w:i/>
          <w:u w:val="single"/>
        </w:rPr>
        <w:t>V</w:t>
      </w:r>
      <w:r w:rsidR="00EC16C0" w:rsidRPr="0025461A">
        <w:rPr>
          <w:b/>
          <w:i/>
          <w:u w:val="single"/>
        </w:rPr>
        <w:t>oorbeelden</w:t>
      </w:r>
      <w:r w:rsidRPr="008E66DB">
        <w:t xml:space="preserve"> hiervan</w:t>
      </w:r>
      <w:r w:rsidR="00EC16C0">
        <w:t xml:space="preserve"> van landelijke datatypen</w:t>
      </w:r>
      <w:r w:rsidR="004B24E0">
        <w:t xml:space="preserve">, die </w:t>
      </w:r>
      <w:r w:rsidR="004B24E0" w:rsidRPr="00CB01EC">
        <w:t>niet</w:t>
      </w:r>
      <w:r w:rsidR="004B24E0">
        <w:t xml:space="preserve"> tot KKG behoren, maar ter illustratie zijn opgenomen:</w:t>
      </w:r>
      <w:r w:rsidR="00EC16C0">
        <w:t xml:space="preserve"> </w:t>
      </w:r>
    </w:p>
    <w:p w14:paraId="0FBE95A2" w14:textId="77777777" w:rsidR="00D0222F" w:rsidRDefault="00D0222F" w:rsidP="00D0222F"/>
    <w:tbl>
      <w:tblPr>
        <w:tblStyle w:val="Tabelraster"/>
        <w:tblW w:w="9261" w:type="dxa"/>
        <w:tblInd w:w="19" w:type="dxa"/>
        <w:tblLayout w:type="fixed"/>
        <w:tblLook w:val="04A0" w:firstRow="1" w:lastRow="0" w:firstColumn="1" w:lastColumn="0" w:noHBand="0" w:noVBand="1"/>
      </w:tblPr>
      <w:tblGrid>
        <w:gridCol w:w="1819"/>
        <w:gridCol w:w="7442"/>
      </w:tblGrid>
      <w:tr w:rsidR="00EC16C0" w14:paraId="47D38A7C" w14:textId="77777777" w:rsidTr="00C10B00">
        <w:tc>
          <w:tcPr>
            <w:tcW w:w="1819" w:type="dxa"/>
          </w:tcPr>
          <w:p w14:paraId="1D7F1AE1" w14:textId="77777777" w:rsidR="00EC16C0" w:rsidRPr="00431D35" w:rsidRDefault="00EC16C0" w:rsidP="00EC16C0">
            <w:pPr>
              <w:pStyle w:val="tabeltekst"/>
              <w:rPr>
                <w:sz w:val="18"/>
              </w:rPr>
            </w:pPr>
            <w:r w:rsidRPr="00431D35">
              <w:rPr>
                <w:sz w:val="18"/>
              </w:rPr>
              <w:t>Postcode</w:t>
            </w:r>
          </w:p>
        </w:tc>
        <w:tc>
          <w:tcPr>
            <w:tcW w:w="7442" w:type="dxa"/>
          </w:tcPr>
          <w:p w14:paraId="3036F7F7" w14:textId="77777777" w:rsidR="00EC16C0" w:rsidRPr="00431D35" w:rsidRDefault="00EC16C0" w:rsidP="00EC16C0">
            <w:r w:rsidRPr="00431D35">
              <w:t xml:space="preserve">De in Nederland gangbare postcode voor een Nederlands postadres, bestaande uit een numeriek deel en een alfabetisch deel. Het numerieke deel van de postcode bestaat uit vier cijfers, het alfabetische deel van de postcode bestaat uit twee hoofdletters. Conform [GAB Postcodes]. </w:t>
            </w:r>
          </w:p>
        </w:tc>
      </w:tr>
      <w:tr w:rsidR="00EC16C0" w:rsidRPr="00003656" w14:paraId="5A6E49C2" w14:textId="77777777" w:rsidTr="00C10B00">
        <w:tc>
          <w:tcPr>
            <w:tcW w:w="1819" w:type="dxa"/>
          </w:tcPr>
          <w:p w14:paraId="19748307" w14:textId="4B99434A" w:rsidR="00EC16C0" w:rsidRPr="00431D35" w:rsidRDefault="00EC16C0" w:rsidP="00EC16C0">
            <w:pPr>
              <w:pStyle w:val="tabeltekst"/>
              <w:rPr>
                <w:sz w:val="18"/>
              </w:rPr>
            </w:pPr>
            <w:r w:rsidRPr="00431D35">
              <w:rPr>
                <w:sz w:val="18"/>
              </w:rPr>
              <w:t>DMO</w:t>
            </w:r>
          </w:p>
          <w:p w14:paraId="51B73F1B" w14:textId="7DFCC4BF" w:rsidR="00EC16C0" w:rsidRPr="00431D35" w:rsidRDefault="00EC16C0" w:rsidP="00EC16C0">
            <w:pPr>
              <w:pStyle w:val="tabeltekst"/>
              <w:rPr>
                <w:sz w:val="18"/>
              </w:rPr>
            </w:pPr>
          </w:p>
          <w:p w14:paraId="25D35E10" w14:textId="77777777" w:rsidR="00EC16C0" w:rsidRPr="00431D35" w:rsidRDefault="00EC16C0" w:rsidP="00EC16C0">
            <w:pPr>
              <w:pStyle w:val="tabeltekst"/>
              <w:rPr>
                <w:sz w:val="18"/>
              </w:rPr>
            </w:pPr>
          </w:p>
          <w:p w14:paraId="38CC6055" w14:textId="77777777" w:rsidR="00EC16C0" w:rsidRPr="00431D35" w:rsidRDefault="00EC16C0" w:rsidP="00EC16C0">
            <w:pPr>
              <w:pStyle w:val="tabeltekst"/>
              <w:rPr>
                <w:sz w:val="18"/>
              </w:rPr>
            </w:pPr>
          </w:p>
        </w:tc>
        <w:tc>
          <w:tcPr>
            <w:tcW w:w="7442" w:type="dxa"/>
          </w:tcPr>
          <w:p w14:paraId="13987286" w14:textId="46364C0A" w:rsidR="00EC16C0" w:rsidRPr="00431D35" w:rsidRDefault="00EC16C0" w:rsidP="00EC16C0">
            <w:pPr>
              <w:pStyle w:val="tabeltekst"/>
              <w:rPr>
                <w:sz w:val="18"/>
              </w:rPr>
            </w:pPr>
            <w:r w:rsidRPr="00431D35">
              <w:rPr>
                <w:sz w:val="18"/>
              </w:rPr>
              <w:t xml:space="preserve">Datum mogelijk onvolledig. De keuze (&lt;&lt;union&gt;&gt;) van een periode in de Gregoriaanse kalender, al naar gelang de beschikbare datumelementen, uit de onderliggende subformaten alleen Year, Year en Month of Year, Month en Day. Dit is (nog steeds) overeenkomstig met </w:t>
            </w:r>
            <w:hyperlink r:id="rId33" w:history="1">
              <w:r w:rsidRPr="00431D35">
                <w:rPr>
                  <w:rStyle w:val="Hyperlink"/>
                  <w:sz w:val="18"/>
                </w:rPr>
                <w:t>https://en.wikipedia.org/wiki/ISO_8601</w:t>
              </w:r>
            </w:hyperlink>
            <w:r w:rsidRPr="00431D35">
              <w:rPr>
                <w:color w:val="1F497D"/>
                <w:sz w:val="18"/>
              </w:rPr>
              <w:t xml:space="preserve"> e</w:t>
            </w:r>
            <w:r w:rsidRPr="00431D35">
              <w:rPr>
                <w:color w:val="000000" w:themeColor="text1"/>
                <w:sz w:val="18"/>
              </w:rPr>
              <w:t xml:space="preserve">n [GAB DatumMogelijkOnvolledig]. </w:t>
            </w:r>
          </w:p>
        </w:tc>
      </w:tr>
      <w:tr w:rsidR="00EC16C0" w:rsidRPr="00D32336" w14:paraId="573A17B7" w14:textId="77777777" w:rsidTr="00C10B00">
        <w:trPr>
          <w:trHeight w:val="809"/>
        </w:trPr>
        <w:tc>
          <w:tcPr>
            <w:tcW w:w="1819" w:type="dxa"/>
          </w:tcPr>
          <w:p w14:paraId="54107177" w14:textId="60FB1E9B" w:rsidR="00EC16C0" w:rsidRPr="00431D35" w:rsidRDefault="00EC16C0" w:rsidP="00EC16C0">
            <w:pPr>
              <w:pStyle w:val="tabeltekst"/>
              <w:rPr>
                <w:sz w:val="18"/>
              </w:rPr>
            </w:pPr>
            <w:r w:rsidRPr="00431D35">
              <w:rPr>
                <w:sz w:val="18"/>
              </w:rPr>
              <w:t>DTMO</w:t>
            </w:r>
          </w:p>
        </w:tc>
        <w:tc>
          <w:tcPr>
            <w:tcW w:w="7442" w:type="dxa"/>
          </w:tcPr>
          <w:p w14:paraId="15DDC1D8" w14:textId="52F39304" w:rsidR="00EC16C0" w:rsidRPr="00431D35" w:rsidRDefault="00EC16C0" w:rsidP="00EC16C0">
            <w:pPr>
              <w:pStyle w:val="tabeltekst"/>
              <w:rPr>
                <w:sz w:val="18"/>
              </w:rPr>
            </w:pPr>
            <w:r w:rsidRPr="00431D35">
              <w:rPr>
                <w:sz w:val="18"/>
              </w:rPr>
              <w:t xml:space="preserve">Een volledige datum waarbij (alleen) de tijd mogelijk ontbreekt. De tijd wordt, zover bekend, ingevuld. Dus alleen de uren als de minuten onbekend zijn. </w:t>
            </w:r>
          </w:p>
          <w:p w14:paraId="77622640" w14:textId="77777777" w:rsidR="00EC16C0" w:rsidRPr="00431D35" w:rsidRDefault="00EC16C0" w:rsidP="00EC16C0">
            <w:pPr>
              <w:pStyle w:val="tabeltekst"/>
              <w:numPr>
                <w:ilvl w:val="0"/>
                <w:numId w:val="12"/>
              </w:numPr>
              <w:rPr>
                <w:sz w:val="18"/>
              </w:rPr>
            </w:pPr>
            <w:r w:rsidRPr="00431D35">
              <w:rPr>
                <w:sz w:val="18"/>
              </w:rPr>
              <w:t>DateTime, als de tijd wel volledig bekend is</w:t>
            </w:r>
          </w:p>
          <w:p w14:paraId="0B625A97" w14:textId="77777777" w:rsidR="00EC16C0" w:rsidRPr="00431D35" w:rsidRDefault="00EC16C0" w:rsidP="00EC16C0">
            <w:pPr>
              <w:pStyle w:val="tabeltekst"/>
              <w:numPr>
                <w:ilvl w:val="0"/>
                <w:numId w:val="12"/>
              </w:numPr>
              <w:rPr>
                <w:sz w:val="18"/>
              </w:rPr>
            </w:pPr>
            <w:r w:rsidRPr="00431D35">
              <w:rPr>
                <w:sz w:val="18"/>
              </w:rPr>
              <w:t>Date, als alleen de Date bekend is</w:t>
            </w:r>
          </w:p>
        </w:tc>
      </w:tr>
    </w:tbl>
    <w:p w14:paraId="6AAC9E8B" w14:textId="77777777" w:rsidR="00D0222F" w:rsidRDefault="00D0222F" w:rsidP="00D0222F"/>
    <w:p w14:paraId="2B1F9E9A" w14:textId="77777777" w:rsidR="00C73043" w:rsidRDefault="00C73043" w:rsidP="00D0222F"/>
    <w:p w14:paraId="71C49376" w14:textId="77777777" w:rsidR="00C73043" w:rsidRDefault="00C73043" w:rsidP="00D0222F"/>
    <w:p w14:paraId="7B4B3D3E" w14:textId="0E23229E" w:rsidR="00D0222F" w:rsidRDefault="0084661D" w:rsidP="00E67275">
      <w:pPr>
        <w:pStyle w:val="Kop2"/>
        <w:numPr>
          <w:ilvl w:val="1"/>
          <w:numId w:val="11"/>
        </w:numPr>
      </w:pPr>
      <w:bookmarkStart w:id="106" w:name="_Toc485712876"/>
      <w:r>
        <w:t>Gestructureerd datatype</w:t>
      </w:r>
      <w:bookmarkEnd w:id="106"/>
    </w:p>
    <w:p w14:paraId="1079724E" w14:textId="5B18E82E" w:rsidR="00D0222F" w:rsidRDefault="00D0222F" w:rsidP="00D0222F">
      <w:r>
        <w:t xml:space="preserve">Een </w:t>
      </w:r>
      <w:r w:rsidRPr="00F40649">
        <w:t>«</w:t>
      </w:r>
      <w:r w:rsidR="0084661D">
        <w:t>Gestructureerd datatype</w:t>
      </w:r>
      <w:r w:rsidRPr="00F40649">
        <w:t>»</w:t>
      </w:r>
      <w:r>
        <w:t xml:space="preserve"> is veelal specifiek binnen een informatiemodel. Indien mogelijk wordt zoveel mogelijk hergebruik gemaakt van elders gedefinieerde </w:t>
      </w:r>
      <w:r w:rsidRPr="00F40649">
        <w:t>«</w:t>
      </w:r>
      <w:r w:rsidR="0084661D">
        <w:t>Gestructureerd datatype</w:t>
      </w:r>
      <w:r w:rsidRPr="00F40649">
        <w:t>»</w:t>
      </w:r>
      <w:r>
        <w:t xml:space="preserve">n, denk bijvoorbeeld aan de </w:t>
      </w:r>
      <w:r w:rsidR="0084661D">
        <w:t>Gestructureerd datatype</w:t>
      </w:r>
      <w:r>
        <w:t xml:space="preserve">n: NEN3610 identificatie (NEN3610), Kadastrale aanduiding (BRK), Objectnummering (BAG) of Labelpositie. </w:t>
      </w:r>
    </w:p>
    <w:p w14:paraId="1E22DAB4" w14:textId="77777777" w:rsidR="00D0222F" w:rsidRDefault="00D0222F" w:rsidP="00D0222F"/>
    <w:p w14:paraId="3A2CDFFE" w14:textId="64BF19B5" w:rsidR="00D0222F" w:rsidRDefault="00D0222F" w:rsidP="00D0222F">
      <w:r>
        <w:rPr>
          <w:lang w:eastAsia="en-US"/>
        </w:rPr>
        <w:t xml:space="preserve">Gewone datatypen staan op zichzelf en worden niet beschreven in termen van een ander datatype. Bij een </w:t>
      </w:r>
      <w:r w:rsidRPr="00F40649">
        <w:t>«</w:t>
      </w:r>
      <w:r w:rsidR="0084661D">
        <w:t>Gestructureerd datatype</w:t>
      </w:r>
      <w:r w:rsidRPr="00F40649">
        <w:t>»</w:t>
      </w:r>
      <w:r>
        <w:t xml:space="preserve"> is dit wel het geval. </w:t>
      </w:r>
      <w:r>
        <w:rPr>
          <w:lang w:eastAsia="en-US"/>
        </w:rPr>
        <w:t>Het is</w:t>
      </w:r>
      <w:r>
        <w:t xml:space="preserve"> een g</w:t>
      </w:r>
      <w:r w:rsidRPr="005F64A7">
        <w:t>estructur</w:t>
      </w:r>
      <w:r>
        <w:t xml:space="preserve">eerd datatype </w:t>
      </w:r>
      <w:r w:rsidR="008F5E34">
        <w:t xml:space="preserve">dat </w:t>
      </w:r>
      <w:r>
        <w:t xml:space="preserve">is samengesteld uit </w:t>
      </w:r>
      <w:r>
        <w:lastRenderedPageBreak/>
        <w:t>meerdere eigenschappen. Hiermee kunnen meerdere data</w:t>
      </w:r>
      <w:r w:rsidR="008F5E34">
        <w:t>-</w:t>
      </w:r>
      <w:r>
        <w:t xml:space="preserve">elementen, die onlosmakelijk bij elkaar horen, ook bij elkaar gedefinieerd worden. </w:t>
      </w:r>
    </w:p>
    <w:p w14:paraId="6699DA61" w14:textId="77777777" w:rsidR="00D0222F" w:rsidRDefault="00D0222F" w:rsidP="00D0222F"/>
    <w:p w14:paraId="375BA38A" w14:textId="161E7BF4" w:rsidR="00D0222F" w:rsidRDefault="00D0222F" w:rsidP="00D0222F">
      <w:r>
        <w:t xml:space="preserve">Bijvoorbeeld een Bedrag, </w:t>
      </w:r>
      <w:r w:rsidR="008F5E34">
        <w:t xml:space="preserve">dat </w:t>
      </w:r>
      <w:r>
        <w:t xml:space="preserve">bestaat uit een </w:t>
      </w:r>
      <w:r w:rsidR="00C51BA3">
        <w:t xml:space="preserve">hoeveelheid </w:t>
      </w:r>
      <w:r>
        <w:t xml:space="preserve">en een muntsoort. Het aantal zelf is nietszeggend, tenzij ook aangegeven wordt welke muntsoort het betreft. </w:t>
      </w:r>
    </w:p>
    <w:p w14:paraId="519DB8FA" w14:textId="77777777" w:rsidR="00D0222F" w:rsidRDefault="00D0222F" w:rsidP="00D0222F"/>
    <w:p w14:paraId="2ACE327A" w14:textId="1A60C232" w:rsidR="00D0222F" w:rsidRDefault="00D0222F" w:rsidP="00D0222F">
      <w:r>
        <w:t>Elk data</w:t>
      </w:r>
      <w:r w:rsidR="008F5E34">
        <w:t>-</w:t>
      </w:r>
      <w:r>
        <w:t xml:space="preserve">element in een </w:t>
      </w:r>
      <w:r w:rsidR="0084661D">
        <w:t>Gestructureerd datatype</w:t>
      </w:r>
      <w:r>
        <w:t xml:space="preserve"> heeft zelf ook weer een datatype (in zeer bijzonder</w:t>
      </w:r>
      <w:r w:rsidR="008F5E34">
        <w:t>e</w:t>
      </w:r>
      <w:r>
        <w:t xml:space="preserve"> gevallen kan een data</w:t>
      </w:r>
      <w:r w:rsidR="008F5E34">
        <w:t>-</w:t>
      </w:r>
      <w:r>
        <w:t xml:space="preserve">element zelf ook weer een </w:t>
      </w:r>
      <w:r w:rsidR="0084661D">
        <w:t>Gestructureerd datatype</w:t>
      </w:r>
      <w:r>
        <w:t xml:space="preserve"> zijn). </w:t>
      </w:r>
    </w:p>
    <w:p w14:paraId="43733C20" w14:textId="77777777" w:rsidR="00D0222F" w:rsidRDefault="00D0222F" w:rsidP="00D0222F">
      <w:pPr>
        <w:contextualSpacing w:val="0"/>
      </w:pPr>
    </w:p>
    <w:p w14:paraId="79246DA4" w14:textId="77777777" w:rsidR="003243EA" w:rsidRDefault="003243EA">
      <w:pPr>
        <w:contextualSpacing w:val="0"/>
        <w:rPr>
          <w:i/>
        </w:rPr>
      </w:pPr>
      <w:r>
        <w:rPr>
          <w:i/>
        </w:rPr>
        <w:br w:type="page"/>
      </w:r>
    </w:p>
    <w:p w14:paraId="36D66E3E" w14:textId="53D3E5AC" w:rsidR="00D0222F" w:rsidRPr="00FB087C" w:rsidRDefault="0084661D" w:rsidP="00D0222F">
      <w:pPr>
        <w:rPr>
          <w:i/>
        </w:rPr>
      </w:pPr>
      <w:r>
        <w:rPr>
          <w:i/>
        </w:rPr>
        <w:lastRenderedPageBreak/>
        <w:t>Gestructureerd datatype</w:t>
      </w:r>
      <w:r w:rsidR="00D0222F" w:rsidRPr="00FB087C">
        <w:rPr>
          <w:i/>
        </w:rPr>
        <w:t xml:space="preserve"> representeren als één gegevenselement  </w:t>
      </w:r>
    </w:p>
    <w:p w14:paraId="5B501976" w14:textId="41D9BEFB" w:rsidR="00D0222F" w:rsidRDefault="00D0222F" w:rsidP="00D0222F">
      <w:r>
        <w:t xml:space="preserve">Soms is er de behoefte om een combinatie van gegevens samengesteld te representeren, in één gegevenselement. Dit speelt specifiek bij </w:t>
      </w:r>
      <w:r w:rsidR="004D6378">
        <w:t>gestructureerde</w:t>
      </w:r>
      <w:r>
        <w:t xml:space="preserve"> datatypes, omdat de data</w:t>
      </w:r>
      <w:r w:rsidR="008F5E34">
        <w:t>-</w:t>
      </w:r>
      <w:r>
        <w:t xml:space="preserve">elementen hiervan uniek identificerend zijn voor een object. De samengestelde representatie verandert niets aan de semantische definitie. Om </w:t>
      </w:r>
      <w:r w:rsidR="008F5E34">
        <w:t xml:space="preserve">een uniforme </w:t>
      </w:r>
      <w:r>
        <w:t xml:space="preserve">samenstelling </w:t>
      </w:r>
      <w:r w:rsidR="008F5E34">
        <w:t>te waarborgen,</w:t>
      </w:r>
      <w:r>
        <w:t xml:space="preserve"> wordt er bij het </w:t>
      </w:r>
      <w:r w:rsidR="004D6378">
        <w:t>gestructureerde</w:t>
      </w:r>
      <w:r>
        <w:t xml:space="preserve"> datatype een patroon of een formeel patroon gedefinieerd (</w:t>
      </w:r>
      <w:r w:rsidR="008F5E34">
        <w:t xml:space="preserve">dat </w:t>
      </w:r>
      <w:r>
        <w:t>consistent is met de definities van de data</w:t>
      </w:r>
      <w:r w:rsidR="008F5E34">
        <w:t>-</w:t>
      </w:r>
      <w:r>
        <w:t xml:space="preserve">elementen uit het </w:t>
      </w:r>
      <w:r w:rsidR="0084661D">
        <w:t>Gestructureerd datatype</w:t>
      </w:r>
      <w:r>
        <w:t xml:space="preserve">). Als een patroon of formeel patroon gedefinieerd is op het </w:t>
      </w:r>
      <w:r w:rsidR="004D6378">
        <w:t>gestructureerde</w:t>
      </w:r>
      <w:r>
        <w:t xml:space="preserve"> datatype (als geheel), dan worden de data</w:t>
      </w:r>
      <w:r w:rsidR="008F5E34">
        <w:t>-</w:t>
      </w:r>
      <w:r>
        <w:t xml:space="preserve">elementen van het </w:t>
      </w:r>
      <w:r w:rsidR="004D6378">
        <w:t>gestructureerde</w:t>
      </w:r>
      <w:r>
        <w:t xml:space="preserve"> datatype altijd als één gegevenselement uitgewisseld. </w:t>
      </w:r>
      <w:r w:rsidRPr="00201F5C">
        <w:t>Als dit patroon niet gedefinieerd is, dan worden de data</w:t>
      </w:r>
      <w:r w:rsidR="008F5E34" w:rsidRPr="00201F5C">
        <w:t>-</w:t>
      </w:r>
      <w:r w:rsidRPr="00201F5C">
        <w:t xml:space="preserve">elementen </w:t>
      </w:r>
      <w:r w:rsidR="008F5E34" w:rsidRPr="00201F5C">
        <w:t xml:space="preserve">als </w:t>
      </w:r>
      <w:r w:rsidRPr="00201F5C">
        <w:t xml:space="preserve">losse gegevenselementen uitgewisseld (de standaardwijze voor een </w:t>
      </w:r>
      <w:r w:rsidR="0084661D">
        <w:t>Gestructureerd datatype</w:t>
      </w:r>
      <w:r w:rsidRPr="00201F5C">
        <w:t>).</w:t>
      </w:r>
      <w:r>
        <w:t xml:space="preserve"> </w:t>
      </w:r>
    </w:p>
    <w:p w14:paraId="2AEDB503" w14:textId="77777777" w:rsidR="00D0222F" w:rsidRDefault="00D0222F" w:rsidP="00D0222F"/>
    <w:p w14:paraId="7C45F234" w14:textId="2E148A23" w:rsidR="00D0222F" w:rsidRDefault="00D0222F" w:rsidP="00D0222F">
      <w:r>
        <w:t xml:space="preserve">Een uitgewerkt voorbeeld van een </w:t>
      </w:r>
      <w:r w:rsidR="0084661D">
        <w:t>Gestructureerd datatype</w:t>
      </w:r>
      <w:r>
        <w:t xml:space="preserve"> met patroon is Objectnummering. Dit </w:t>
      </w:r>
      <w:r w:rsidR="0084661D">
        <w:t>Gestructureerd datatype</w:t>
      </w:r>
      <w:r>
        <w:t xml:space="preserve"> bestaat uit de data elementen:</w:t>
      </w:r>
    </w:p>
    <w:p w14:paraId="2269A4FC" w14:textId="2A3F1163" w:rsidR="00D0222F" w:rsidRPr="0042417D" w:rsidRDefault="00D0222F" w:rsidP="00E67275">
      <w:pPr>
        <w:pStyle w:val="Lijstalinea"/>
        <w:numPr>
          <w:ilvl w:val="0"/>
          <w:numId w:val="12"/>
        </w:numPr>
        <w:contextualSpacing w:val="0"/>
        <w:rPr>
          <w:rFonts w:eastAsia="Calibri"/>
          <w:b/>
          <w:bCs/>
          <w:color w:val="003359"/>
          <w:sz w:val="22"/>
          <w:szCs w:val="24"/>
          <w:lang w:eastAsia="en-US"/>
        </w:rPr>
      </w:pPr>
      <w:r>
        <w:t>Gemeentecode (AN</w:t>
      </w:r>
      <w:r w:rsidR="00C632A4">
        <w:t xml:space="preserve">, lengte </w:t>
      </w:r>
      <w:r w:rsidR="00D47C8B">
        <w:t>4</w:t>
      </w:r>
      <w:r>
        <w:t>)</w:t>
      </w:r>
    </w:p>
    <w:p w14:paraId="49EB2732" w14:textId="508ACB0C" w:rsidR="00D0222F" w:rsidRDefault="00D0222F" w:rsidP="00E67275">
      <w:pPr>
        <w:pStyle w:val="Lijstalinea"/>
        <w:numPr>
          <w:ilvl w:val="0"/>
          <w:numId w:val="12"/>
        </w:numPr>
        <w:contextualSpacing w:val="0"/>
      </w:pPr>
      <w:r>
        <w:t>Objecttypecode (AN</w:t>
      </w:r>
      <w:r w:rsidR="00C632A4">
        <w:t xml:space="preserve">, lengte </w:t>
      </w:r>
      <w:r w:rsidR="00D47C8B">
        <w:t>2</w:t>
      </w:r>
      <w:r>
        <w:t>)</w:t>
      </w:r>
    </w:p>
    <w:p w14:paraId="5D4B8639" w14:textId="423D1DC9" w:rsidR="00D0222F" w:rsidRDefault="00D0222F" w:rsidP="00E67275">
      <w:pPr>
        <w:pStyle w:val="Lijstalinea"/>
        <w:numPr>
          <w:ilvl w:val="0"/>
          <w:numId w:val="12"/>
        </w:numPr>
        <w:contextualSpacing w:val="0"/>
      </w:pPr>
      <w:r>
        <w:t>Nummer (AN</w:t>
      </w:r>
      <w:r w:rsidR="00C632A4">
        <w:t>, lengte 10</w:t>
      </w:r>
      <w:r>
        <w:t>)</w:t>
      </w:r>
    </w:p>
    <w:p w14:paraId="3569297A" w14:textId="4369B6E4" w:rsidR="00D0222F" w:rsidRDefault="00D0222F" w:rsidP="00D0222F">
      <w:r>
        <w:t xml:space="preserve">met daarbij een formeel patroon: </w:t>
      </w:r>
      <w:r w:rsidRPr="00E85D82">
        <w:t>[0-9]{</w:t>
      </w:r>
      <w:r w:rsidR="00D47C8B">
        <w:t>4</w:t>
      </w:r>
      <w:r w:rsidRPr="00E85D82">
        <w:t>}</w:t>
      </w:r>
      <w:r>
        <w:t>\.</w:t>
      </w:r>
      <w:r w:rsidRPr="00E85D82">
        <w:t>[0-9]{</w:t>
      </w:r>
      <w:r w:rsidR="00D47C8B">
        <w:t>2</w:t>
      </w:r>
      <w:r w:rsidRPr="00E85D82">
        <w:t>}</w:t>
      </w:r>
      <w:r>
        <w:t>\.</w:t>
      </w:r>
      <w:r w:rsidRPr="00E85D82">
        <w:t>[</w:t>
      </w:r>
      <w:r w:rsidR="00D47C8B" w:rsidRPr="00E85D82" w:rsidDel="00D47C8B">
        <w:t xml:space="preserve"> </w:t>
      </w:r>
      <w:r w:rsidRPr="00E85D82">
        <w:t>0-9]{</w:t>
      </w:r>
      <w:r>
        <w:t>10</w:t>
      </w:r>
      <w:r w:rsidRPr="00E85D82">
        <w:t>}</w:t>
      </w:r>
      <w:r>
        <w:t xml:space="preserve"> of een (tekst) patroon Gemeentecode.Objecttypecode.Nummer</w:t>
      </w:r>
    </w:p>
    <w:p w14:paraId="1E68EEF6" w14:textId="77777777" w:rsidR="00D0222F" w:rsidRDefault="00D0222F" w:rsidP="00D0222F">
      <w:pPr>
        <w:contextualSpacing w:val="0"/>
      </w:pPr>
    </w:p>
    <w:p w14:paraId="3AA40B57" w14:textId="77777777" w:rsidR="00D0222F" w:rsidRDefault="00D0222F" w:rsidP="00E67275">
      <w:pPr>
        <w:pStyle w:val="Kop2"/>
        <w:numPr>
          <w:ilvl w:val="1"/>
          <w:numId w:val="11"/>
        </w:numPr>
      </w:pPr>
      <w:bookmarkStart w:id="107" w:name="_Toc485712877"/>
      <w:r>
        <w:t>Gegevensgroeptype</w:t>
      </w:r>
      <w:bookmarkEnd w:id="107"/>
    </w:p>
    <w:p w14:paraId="0E0627B5" w14:textId="7BB32455" w:rsidR="007529BC" w:rsidRDefault="007529BC" w:rsidP="007529BC">
      <w:pPr>
        <w:contextualSpacing w:val="0"/>
      </w:pPr>
      <w:r>
        <w:t>Bij het modelleren van een objecttype worden attribuutsoorten toegekend aan een objecttype. Wanneer er geconstateerd wordt dat een aantal attribu</w:t>
      </w:r>
      <w:r w:rsidR="00E84785">
        <w:t>utsoorten</w:t>
      </w:r>
      <w:r>
        <w:t xml:space="preserve"> logisch gezien bij elkaar horen, dan kan er gekozen worden om deze onder te brengen in een gegevensgroeptype. Het blijven dan attributen van het objecttype. De definitie van elk afzonderlijk attribuutsoort </w:t>
      </w:r>
      <w:r w:rsidR="008F5E34">
        <w:t xml:space="preserve">verandert </w:t>
      </w:r>
      <w:r>
        <w:t>niet</w:t>
      </w:r>
      <w:r w:rsidR="00E84785">
        <w:t xml:space="preserve"> door de groepering</w:t>
      </w:r>
      <w:r>
        <w:t xml:space="preserve">. </w:t>
      </w:r>
    </w:p>
    <w:p w14:paraId="0116971C" w14:textId="77777777" w:rsidR="00F30CB2" w:rsidRDefault="00F30CB2" w:rsidP="007529BC">
      <w:pPr>
        <w:contextualSpacing w:val="0"/>
      </w:pPr>
    </w:p>
    <w:p w14:paraId="6CFFA86A" w14:textId="6BCE2A92" w:rsidR="00F30CB2" w:rsidRDefault="00F30CB2" w:rsidP="00F30CB2">
      <w:pPr>
        <w:contextualSpacing w:val="0"/>
      </w:pPr>
      <w:r>
        <w:t xml:space="preserve">Richtlijn: een gegevensgroeptype bevat alleen </w:t>
      </w:r>
      <w:r w:rsidRPr="00F40649">
        <w:t>«</w:t>
      </w:r>
      <w:r>
        <w:t>Attribuutsoort</w:t>
      </w:r>
      <w:r w:rsidRPr="00F40649">
        <w:t>»</w:t>
      </w:r>
      <w:r w:rsidR="009A5877">
        <w:t>en</w:t>
      </w:r>
      <w:r>
        <w:t xml:space="preserve"> en geen </w:t>
      </w:r>
      <w:r w:rsidRPr="00F40649">
        <w:t>«</w:t>
      </w:r>
      <w:r>
        <w:t>Relatiesoort</w:t>
      </w:r>
      <w:r w:rsidRPr="00F40649">
        <w:t>»</w:t>
      </w:r>
      <w:r w:rsidR="009A5877">
        <w:t>en</w:t>
      </w:r>
      <w:r>
        <w:t xml:space="preserve">. Als er wel een relatie aan de orde is, dan wordt de gegevensgroep gezien als een apart te beheren object. Er wordt dan een apart </w:t>
      </w:r>
      <w:r w:rsidRPr="00F40649">
        <w:t>«</w:t>
      </w:r>
      <w:r>
        <w:t>Objecttype</w:t>
      </w:r>
      <w:r w:rsidRPr="00F40649">
        <w:t>»</w:t>
      </w:r>
      <w:r>
        <w:t xml:space="preserve"> gemaakt. Het is wel mogelijk, hoewel uitzonderlijk, om binnen een gegevensgroeptype nog een ander gegevensgroeptype te modelleren. </w:t>
      </w:r>
    </w:p>
    <w:p w14:paraId="1EA7D992" w14:textId="77777777" w:rsidR="000A69FB" w:rsidRDefault="000A69FB" w:rsidP="00F30CB2">
      <w:pPr>
        <w:contextualSpacing w:val="0"/>
      </w:pPr>
    </w:p>
    <w:p w14:paraId="2A861F3D" w14:textId="45C93608" w:rsidR="00F211CE" w:rsidRDefault="007914B0" w:rsidP="00CF2EB8">
      <w:pPr>
        <w:pStyle w:val="Kop3"/>
      </w:pPr>
      <w:bookmarkStart w:id="108" w:name="_Toc485712878"/>
      <w:r>
        <w:t xml:space="preserve">3.3.1. </w:t>
      </w:r>
      <w:r w:rsidR="00F211CE">
        <w:t>Hergebruik</w:t>
      </w:r>
      <w:bookmarkEnd w:id="108"/>
      <w:r w:rsidR="00F211CE">
        <w:t xml:space="preserve"> </w:t>
      </w:r>
    </w:p>
    <w:p w14:paraId="439F6739" w14:textId="3CF76118" w:rsidR="0017037B" w:rsidRDefault="00201F5C" w:rsidP="005D1812">
      <w:r>
        <w:t xml:space="preserve">Het kan voorkomen dat meerdere objecttypes gebruik maken van dezelfde gegevensgroeptype, omdat de definitie voor alle objecttypes gelijk is of moet zijn. </w:t>
      </w:r>
      <w:r w:rsidR="00891168">
        <w:t xml:space="preserve">Het is dan </w:t>
      </w:r>
      <w:r w:rsidR="00A2279B">
        <w:t xml:space="preserve">modelmatig </w:t>
      </w:r>
      <w:r w:rsidR="00891168">
        <w:t xml:space="preserve">mogelijk om zo’n gegevensgroeptype te hergebruiken  </w:t>
      </w:r>
      <w:r w:rsidR="0017037B">
        <w:t xml:space="preserve">Op conceptueel niveau is dit ongebruikelijk, omdat </w:t>
      </w:r>
      <w:r w:rsidR="00C54932">
        <w:t xml:space="preserve"> kenmerken / eigenschappen </w:t>
      </w:r>
      <w:r w:rsidR="0017037B">
        <w:t xml:space="preserve"> exclusief bij een object horen</w:t>
      </w:r>
      <w:r>
        <w:t>,</w:t>
      </w:r>
      <w:r w:rsidR="00A2279B">
        <w:t xml:space="preserve"> maar </w:t>
      </w:r>
      <w:r w:rsidR="009A5877">
        <w:t xml:space="preserve">het </w:t>
      </w:r>
      <w:r w:rsidR="00A2279B">
        <w:t xml:space="preserve">is </w:t>
      </w:r>
      <w:r w:rsidR="009A5877">
        <w:t xml:space="preserve">wel </w:t>
      </w:r>
      <w:r w:rsidR="00A2279B">
        <w:t>toegestaan</w:t>
      </w:r>
      <w:r w:rsidR="0017037B">
        <w:t xml:space="preserve">. </w:t>
      </w:r>
      <w:r w:rsidR="00A2279B">
        <w:t xml:space="preserve">Het is </w:t>
      </w:r>
      <w:r>
        <w:t xml:space="preserve">hierbij </w:t>
      </w:r>
      <w:r w:rsidR="00A2279B">
        <w:t xml:space="preserve">belangrijk </w:t>
      </w:r>
      <w:r>
        <w:t xml:space="preserve">om </w:t>
      </w:r>
      <w:r w:rsidR="0017037B">
        <w:t>goed te kijken of er echt sprake is van een gegevensgroeptype, of dat er (toch) sprake is van een objecttype</w:t>
      </w:r>
      <w:r w:rsidR="001B5D54">
        <w:t>. B</w:t>
      </w:r>
      <w:r w:rsidR="0017037B">
        <w:t xml:space="preserve">ijvoorbeeld van een objecttype die voor zijn bestaan afhankelijk is van een ander objecttype </w:t>
      </w:r>
      <w:r w:rsidR="001B5D54">
        <w:t>(</w:t>
      </w:r>
      <w:r w:rsidR="0017037B">
        <w:t xml:space="preserve">en daarom via </w:t>
      </w:r>
      <w:r>
        <w:t xml:space="preserve">een </w:t>
      </w:r>
      <w:r w:rsidR="0017037B" w:rsidRPr="00F40649">
        <w:t>«</w:t>
      </w:r>
      <w:r w:rsidR="0017037B">
        <w:t>Relatiesoort</w:t>
      </w:r>
      <w:r w:rsidR="0017037B" w:rsidRPr="00F40649">
        <w:t>»</w:t>
      </w:r>
      <w:r w:rsidR="0017037B">
        <w:t xml:space="preserve"> met aggregatietype ‘composite’ (het gesloten wiebertje) gekoppeld </w:t>
      </w:r>
      <w:r>
        <w:t>moet worden</w:t>
      </w:r>
      <w:r w:rsidR="000E5747">
        <w:t>)</w:t>
      </w:r>
      <w:r w:rsidR="0017037B">
        <w:t xml:space="preserve">. Het is aan de modelleur om deze beoordeling te maken.  </w:t>
      </w:r>
    </w:p>
    <w:p w14:paraId="4136A568" w14:textId="77777777" w:rsidR="0017037B" w:rsidRDefault="0017037B" w:rsidP="005D1812"/>
    <w:p w14:paraId="1012C8C0" w14:textId="27514786" w:rsidR="00893C89" w:rsidRPr="005D1812" w:rsidRDefault="0017037B" w:rsidP="005D1812">
      <w:pPr>
        <w:rPr>
          <w:i/>
        </w:rPr>
      </w:pPr>
      <w:r w:rsidRPr="005D1812">
        <w:rPr>
          <w:i/>
        </w:rPr>
        <w:t xml:space="preserve">Voorbeeld: </w:t>
      </w:r>
      <w:r w:rsidR="00C00E07" w:rsidRPr="005D1812">
        <w:rPr>
          <w:i/>
        </w:rPr>
        <w:t xml:space="preserve">de specificatie voor </w:t>
      </w:r>
      <w:r w:rsidRPr="005D1812">
        <w:rPr>
          <w:i/>
        </w:rPr>
        <w:t xml:space="preserve">het Brondocument in de basisregistratie BAG is </w:t>
      </w:r>
      <w:r w:rsidR="005B2406" w:rsidRPr="005D1812">
        <w:rPr>
          <w:i/>
        </w:rPr>
        <w:t xml:space="preserve">qua betekenis en structuur </w:t>
      </w:r>
      <w:r w:rsidRPr="005D1812">
        <w:rPr>
          <w:i/>
        </w:rPr>
        <w:t xml:space="preserve">voor alle objecttypes gelijk. </w:t>
      </w:r>
      <w:r w:rsidR="002172EB" w:rsidRPr="005D1812">
        <w:rPr>
          <w:i/>
        </w:rPr>
        <w:t xml:space="preserve">Het speelt een belangrijke rol in het totstandkomingsproces van objecten en behoort daarom in het conceptuele model. Het wordt ingezet als een audittrail, zodat het duidelijk </w:t>
      </w:r>
      <w:r w:rsidR="009A5877" w:rsidRPr="005D1812">
        <w:rPr>
          <w:i/>
        </w:rPr>
        <w:t xml:space="preserve">op basis </w:t>
      </w:r>
      <w:r w:rsidR="002172EB" w:rsidRPr="005D1812">
        <w:rPr>
          <w:i/>
        </w:rPr>
        <w:t xml:space="preserve">van welk brondocument een wijziging is doorgevoerd op een object.  </w:t>
      </w:r>
      <w:r w:rsidR="00815E7E" w:rsidRPr="005D1812">
        <w:rPr>
          <w:i/>
        </w:rPr>
        <w:t xml:space="preserve">Het </w:t>
      </w:r>
      <w:r w:rsidR="00DB7807" w:rsidRPr="005D1812">
        <w:rPr>
          <w:i/>
        </w:rPr>
        <w:t>b</w:t>
      </w:r>
      <w:r w:rsidR="00C6297A" w:rsidRPr="005D1812">
        <w:rPr>
          <w:i/>
        </w:rPr>
        <w:t xml:space="preserve">rondocument </w:t>
      </w:r>
      <w:r w:rsidR="009A5877" w:rsidRPr="005D1812">
        <w:rPr>
          <w:i/>
        </w:rPr>
        <w:t>onderscheidt</w:t>
      </w:r>
      <w:r w:rsidR="00C6297A" w:rsidRPr="005D1812">
        <w:rPr>
          <w:i/>
        </w:rPr>
        <w:t xml:space="preserve"> twee </w:t>
      </w:r>
      <w:r w:rsidR="009A5877" w:rsidRPr="005D1812">
        <w:rPr>
          <w:i/>
        </w:rPr>
        <w:t xml:space="preserve">relevante </w:t>
      </w:r>
      <w:r w:rsidR="00C6297A" w:rsidRPr="005D1812">
        <w:rPr>
          <w:i/>
        </w:rPr>
        <w:t>attribuutsoorten</w:t>
      </w:r>
      <w:r w:rsidR="00DB7807" w:rsidRPr="005D1812">
        <w:rPr>
          <w:i/>
        </w:rPr>
        <w:t>, maar h</w:t>
      </w:r>
      <w:r w:rsidR="00C6297A" w:rsidRPr="005D1812">
        <w:rPr>
          <w:i/>
        </w:rPr>
        <w:t xml:space="preserve">et </w:t>
      </w:r>
      <w:r w:rsidR="00DB7807" w:rsidRPr="005D1812">
        <w:rPr>
          <w:i/>
        </w:rPr>
        <w:t xml:space="preserve">brondocument </w:t>
      </w:r>
      <w:r w:rsidR="00815E7E" w:rsidRPr="005D1812">
        <w:rPr>
          <w:i/>
        </w:rPr>
        <w:t xml:space="preserve">wordt </w:t>
      </w:r>
      <w:r w:rsidR="00BF60E6" w:rsidRPr="005D1812">
        <w:rPr>
          <w:i/>
        </w:rPr>
        <w:t xml:space="preserve">binnen de BAG </w:t>
      </w:r>
      <w:r w:rsidR="00815E7E" w:rsidRPr="005D1812">
        <w:rPr>
          <w:i/>
        </w:rPr>
        <w:t xml:space="preserve">niet gezien als een </w:t>
      </w:r>
      <w:r w:rsidR="00BF60E6" w:rsidRPr="005D1812">
        <w:rPr>
          <w:i/>
        </w:rPr>
        <w:t>gespreksonderwerp waarover men gegevens wilt communiceren</w:t>
      </w:r>
      <w:r w:rsidR="009442F2" w:rsidRPr="005D1812">
        <w:rPr>
          <w:i/>
        </w:rPr>
        <w:t xml:space="preserve">. </w:t>
      </w:r>
      <w:r w:rsidR="007362BE" w:rsidRPr="005D1812">
        <w:rPr>
          <w:i/>
        </w:rPr>
        <w:t>Daarom is er gekozen voor een gegevensgroeptype.</w:t>
      </w:r>
      <w:r w:rsidR="00893C89" w:rsidRPr="005D1812">
        <w:rPr>
          <w:i/>
        </w:rPr>
        <w:t xml:space="preserve"> Deze wordt hergebruikt voor alle objecttypes. </w:t>
      </w:r>
      <w:r w:rsidR="00E34088" w:rsidRPr="005D1812">
        <w:rPr>
          <w:i/>
        </w:rPr>
        <w:t xml:space="preserve"> </w:t>
      </w:r>
    </w:p>
    <w:p w14:paraId="6118287C" w14:textId="77777777" w:rsidR="00201F5C" w:rsidRDefault="00201F5C" w:rsidP="007529BC">
      <w:pPr>
        <w:rPr>
          <w:strike/>
        </w:rPr>
      </w:pPr>
    </w:p>
    <w:p w14:paraId="27FEBD74" w14:textId="7431AD14" w:rsidR="00F30CB2" w:rsidRPr="00201F5C" w:rsidRDefault="00695A19" w:rsidP="007529BC">
      <w:r w:rsidRPr="00201F5C">
        <w:t xml:space="preserve">Metamodel: </w:t>
      </w:r>
      <w:r w:rsidR="00CA6866">
        <w:t xml:space="preserve">het gegevensgroeptype kan dus het type zijn van meerdere gegevensgroepen. </w:t>
      </w:r>
      <w:r w:rsidR="00C27A4C">
        <w:t>V</w:t>
      </w:r>
      <w:r w:rsidR="0089510E" w:rsidRPr="00201F5C">
        <w:t xml:space="preserve">anwege </w:t>
      </w:r>
      <w:r w:rsidR="00C514FC">
        <w:t>dit</w:t>
      </w:r>
      <w:r w:rsidR="0089510E" w:rsidRPr="00201F5C">
        <w:t xml:space="preserve"> hergebruik is </w:t>
      </w:r>
      <w:r w:rsidR="004F0283">
        <w:t xml:space="preserve">daarom </w:t>
      </w:r>
      <w:r w:rsidR="0089510E" w:rsidRPr="00201F5C">
        <w:t xml:space="preserve">de kardinaliteit </w:t>
      </w:r>
      <w:r w:rsidR="0089510E" w:rsidRPr="006C2F1C">
        <w:t xml:space="preserve">van de </w:t>
      </w:r>
      <w:r w:rsidR="004830A0">
        <w:t xml:space="preserve">relatie van </w:t>
      </w:r>
      <w:r w:rsidR="00A330D5" w:rsidRPr="006C2F1C">
        <w:t>gegevensgroep</w:t>
      </w:r>
      <w:r w:rsidR="004830A0">
        <w:t xml:space="preserve"> naar gegevensgroeptype</w:t>
      </w:r>
      <w:r w:rsidR="00623EC1">
        <w:t xml:space="preserve"> aan de source kant 1..*</w:t>
      </w:r>
      <w:r w:rsidR="00201F5C" w:rsidRPr="006C2F1C">
        <w:t>.</w:t>
      </w:r>
      <w:r w:rsidR="00201F5C">
        <w:t xml:space="preserve"> Zie </w:t>
      </w:r>
      <w:r w:rsidR="0089510E" w:rsidRPr="00201F5C">
        <w:fldChar w:fldCharType="begin"/>
      </w:r>
      <w:r w:rsidR="0089510E" w:rsidRPr="00201F5C">
        <w:instrText xml:space="preserve"> REF _Ref479236165 \w \h </w:instrText>
      </w:r>
      <w:r w:rsidR="00F211CE" w:rsidRPr="00201F5C">
        <w:instrText xml:space="preserve"> \* MERGEFORMAT </w:instrText>
      </w:r>
      <w:r w:rsidR="0089510E" w:rsidRPr="00201F5C">
        <w:fldChar w:fldCharType="separate"/>
      </w:r>
      <w:r w:rsidR="00A90657">
        <w:t>2.1.1</w:t>
      </w:r>
      <w:r w:rsidR="0089510E" w:rsidRPr="00201F5C">
        <w:fldChar w:fldCharType="end"/>
      </w:r>
      <w:r w:rsidR="0089510E" w:rsidRPr="00201F5C">
        <w:t xml:space="preserve">. </w:t>
      </w:r>
    </w:p>
    <w:p w14:paraId="2852870A" w14:textId="77777777" w:rsidR="000A69FB" w:rsidRDefault="000A69FB" w:rsidP="007529BC"/>
    <w:p w14:paraId="3F91A51F" w14:textId="6EAEA699" w:rsidR="00F211CE" w:rsidRDefault="00F211CE" w:rsidP="005D1812">
      <w:pPr>
        <w:pStyle w:val="Kop3"/>
      </w:pPr>
      <w:bookmarkStart w:id="109" w:name="_Toc485712879"/>
      <w:r>
        <w:t xml:space="preserve">3.3.2 Gegevensgroep </w:t>
      </w:r>
      <w:r w:rsidR="00BF60E6">
        <w:t>versus</w:t>
      </w:r>
      <w:r>
        <w:t xml:space="preserve"> </w:t>
      </w:r>
      <w:r w:rsidR="0084661D">
        <w:t>Gestructureerd datatype</w:t>
      </w:r>
      <w:bookmarkEnd w:id="109"/>
      <w:r>
        <w:t xml:space="preserve"> </w:t>
      </w:r>
    </w:p>
    <w:p w14:paraId="0B2B1BD5" w14:textId="6CBB3878" w:rsidR="007529BC" w:rsidRDefault="007529BC" w:rsidP="007529BC">
      <w:pPr>
        <w:contextualSpacing w:val="0"/>
      </w:pPr>
      <w:r>
        <w:t xml:space="preserve">Een gegevensgroep is niet hetzelfde als een </w:t>
      </w:r>
      <w:r w:rsidR="0084661D">
        <w:t>Gestructureerd datatype</w:t>
      </w:r>
      <w:r>
        <w:t xml:space="preserve">. </w:t>
      </w:r>
    </w:p>
    <w:p w14:paraId="0FD76654" w14:textId="77777777" w:rsidR="007529BC" w:rsidRDefault="007529BC" w:rsidP="007529BC">
      <w:pPr>
        <w:pStyle w:val="Lijstalinea"/>
        <w:numPr>
          <w:ilvl w:val="0"/>
          <w:numId w:val="12"/>
        </w:numPr>
        <w:contextualSpacing w:val="0"/>
      </w:pPr>
      <w:r>
        <w:t xml:space="preserve">Een datatype beschrijft de structuur van data, een gegevensgroep beschrijft de semantiek van een kenmerk van een object. </w:t>
      </w:r>
    </w:p>
    <w:p w14:paraId="557D593A" w14:textId="1B9724C2" w:rsidR="007529BC" w:rsidRDefault="007529BC" w:rsidP="007529BC">
      <w:pPr>
        <w:pStyle w:val="Lijstalinea"/>
        <w:numPr>
          <w:ilvl w:val="0"/>
          <w:numId w:val="12"/>
        </w:numPr>
        <w:contextualSpacing w:val="0"/>
      </w:pPr>
      <w:r>
        <w:t xml:space="preserve">Als één kenmerk van een object uit verschillende stukjes data bestaat, dan wordt een </w:t>
      </w:r>
      <w:r w:rsidR="0084661D">
        <w:t>Gestructureerd datatype</w:t>
      </w:r>
      <w:r>
        <w:t xml:space="preserve"> gebruikt. Dit is bijvoorbeeld het geval bij het </w:t>
      </w:r>
      <w:r w:rsidR="004D6378">
        <w:t>gestructureerde</w:t>
      </w:r>
      <w:r>
        <w:t xml:space="preserve"> datatype Bedrag. Deze bestaat uit een ‘hoeveelheid’ en ‘muntsoort. </w:t>
      </w:r>
    </w:p>
    <w:p w14:paraId="44D4EAD0" w14:textId="3B3078CB" w:rsidR="007529BC" w:rsidRDefault="007529BC" w:rsidP="007529BC">
      <w:pPr>
        <w:pStyle w:val="Lijstalinea"/>
        <w:numPr>
          <w:ilvl w:val="0"/>
          <w:numId w:val="12"/>
        </w:numPr>
        <w:contextualSpacing w:val="0"/>
      </w:pPr>
      <w:r>
        <w:t>Als een object meerdere kenmerken heeft, gemodelleerd als afzonderlijke attribuutsoorten, dan heeft elk</w:t>
      </w:r>
      <w:r w:rsidR="008F5E34">
        <w:t xml:space="preserve"> kenmerk</w:t>
      </w:r>
      <w:r>
        <w:t xml:space="preserve"> op zichzelf betekenis. Als één kenmerk wordt weggelaten, of niet bekend of ingewonnen is, dan verander</w:t>
      </w:r>
      <w:r w:rsidR="008F5E34">
        <w:t>t</w:t>
      </w:r>
      <w:r>
        <w:t xml:space="preserve"> er niets aan de betekenis van de andere attribuutsoorten. </w:t>
      </w:r>
    </w:p>
    <w:p w14:paraId="3740FC8A" w14:textId="77777777" w:rsidR="007529BC" w:rsidRDefault="007529BC" w:rsidP="007529BC">
      <w:pPr>
        <w:pStyle w:val="Lijstalinea"/>
        <w:numPr>
          <w:ilvl w:val="0"/>
          <w:numId w:val="12"/>
        </w:numPr>
        <w:contextualSpacing w:val="0"/>
      </w:pPr>
      <w:r>
        <w:t xml:space="preserve">Een ander goed criterium is: als het datatype wordt weggelaten uit het informatiemodel, dan verliest het informatiemodel geen semantiek. Alleen de structuur van een gegeven is dan niet meer bekend. </w:t>
      </w:r>
    </w:p>
    <w:p w14:paraId="2CEA214C" w14:textId="77777777" w:rsidR="007529BC" w:rsidRDefault="007529BC" w:rsidP="00D0222F">
      <w:pPr>
        <w:contextualSpacing w:val="0"/>
      </w:pPr>
    </w:p>
    <w:p w14:paraId="432D568B" w14:textId="4B8FCCA2" w:rsidR="005A3FE7" w:rsidRDefault="00D96A79" w:rsidP="00D0222F">
      <w:pPr>
        <w:contextualSpacing w:val="0"/>
      </w:pPr>
      <w:r>
        <w:t xml:space="preserve">Regel: </w:t>
      </w:r>
      <w:r w:rsidR="00F66426">
        <w:t xml:space="preserve">het is niet de bedoeling dat eenzelfde kenmerk van een object in het ene model als een gegevensgroep gemodelleerd wordt en in het andere model als een </w:t>
      </w:r>
      <w:r w:rsidR="0084661D">
        <w:t>Gestructureerd datatype</w:t>
      </w:r>
      <w:r w:rsidR="00F66426">
        <w:t>. Er raakt dan semantiek verloren of er ontbreekt dan semantiek.</w:t>
      </w:r>
      <w:r w:rsidR="005A3FE7">
        <w:t xml:space="preserve"> </w:t>
      </w:r>
    </w:p>
    <w:p w14:paraId="1537364C" w14:textId="37142B06" w:rsidR="00D96A79" w:rsidRDefault="00D96A79" w:rsidP="005D1812">
      <w:pPr>
        <w:pStyle w:val="Lijstalinea"/>
        <w:numPr>
          <w:ilvl w:val="0"/>
          <w:numId w:val="46"/>
        </w:numPr>
        <w:contextualSpacing w:val="0"/>
      </w:pPr>
      <w:r>
        <w:t xml:space="preserve">Een </w:t>
      </w:r>
      <w:r w:rsidR="0084661D">
        <w:t>Gestructureerd datatype</w:t>
      </w:r>
      <w:r>
        <w:t xml:space="preserve"> in een conceptueel informatiemodel is en blijft dus altijd ook een </w:t>
      </w:r>
      <w:r w:rsidR="0084661D">
        <w:t>Gestructureerd datatype</w:t>
      </w:r>
      <w:r>
        <w:t xml:space="preserve"> in een </w:t>
      </w:r>
      <w:r w:rsidR="00F66426">
        <w:t xml:space="preserve">bijbehorende </w:t>
      </w:r>
      <w:r>
        <w:t>logisch informatiemodel</w:t>
      </w:r>
      <w:r w:rsidR="00F66426">
        <w:t xml:space="preserve">. </w:t>
      </w:r>
      <w:r>
        <w:t xml:space="preserve">Een gegevensgroep in een conceptueel model is en blijft dus altijd ook een gegevensgroep in een logisch informatiemodel. </w:t>
      </w:r>
    </w:p>
    <w:p w14:paraId="37743E0C" w14:textId="77777777" w:rsidR="006307E9" w:rsidRDefault="006307E9">
      <w:pPr>
        <w:contextualSpacing w:val="0"/>
      </w:pPr>
    </w:p>
    <w:p w14:paraId="327C3C9C" w14:textId="5D901188" w:rsidR="00D0222F" w:rsidRDefault="00D0222F" w:rsidP="00E67275">
      <w:pPr>
        <w:pStyle w:val="Kop2"/>
        <w:numPr>
          <w:ilvl w:val="1"/>
          <w:numId w:val="11"/>
        </w:numPr>
      </w:pPr>
      <w:bookmarkStart w:id="110" w:name="_Toc467145320"/>
      <w:bookmarkStart w:id="111" w:name="_Toc485712880"/>
      <w:r>
        <w:t xml:space="preserve">Keuze tussen datatypes </w:t>
      </w:r>
      <w:r w:rsidR="00CB3098">
        <w:t>(</w:t>
      </w:r>
      <w:r>
        <w:t>Union</w:t>
      </w:r>
      <w:bookmarkEnd w:id="110"/>
      <w:r w:rsidR="00CB3098">
        <w:t>)</w:t>
      </w:r>
      <w:bookmarkEnd w:id="111"/>
    </w:p>
    <w:p w14:paraId="7FB5B744" w14:textId="7A117C76" w:rsidR="00D154FC" w:rsidRDefault="00D0222F" w:rsidP="00D0222F">
      <w:pPr>
        <w:rPr>
          <w:rFonts w:eastAsia="Calibri"/>
          <w:lang w:eastAsia="en-US"/>
        </w:rPr>
      </w:pPr>
      <w:r>
        <w:rPr>
          <w:rFonts w:eastAsia="Calibri"/>
          <w:lang w:eastAsia="en-US"/>
        </w:rPr>
        <w:t xml:space="preserve">Wanneer het datatype van een attribuutsoort een keuze uit twee of meer datatypen is, dan wordt dit gemodelleerd met het datatype Union. Elk union element van de union heeft dan één datatype, de waarde van de attribuutsoort </w:t>
      </w:r>
      <w:r w:rsidR="0085179D">
        <w:rPr>
          <w:rFonts w:eastAsia="Calibri"/>
          <w:lang w:eastAsia="en-US"/>
        </w:rPr>
        <w:t xml:space="preserve">moet </w:t>
      </w:r>
      <w:r>
        <w:rPr>
          <w:rFonts w:eastAsia="Calibri"/>
          <w:lang w:eastAsia="en-US"/>
        </w:rPr>
        <w:t>aan één van deze datatypen</w:t>
      </w:r>
      <w:r w:rsidR="0085179D">
        <w:rPr>
          <w:rFonts w:eastAsia="Calibri"/>
          <w:lang w:eastAsia="en-US"/>
        </w:rPr>
        <w:t xml:space="preserve"> voldoen</w:t>
      </w:r>
      <w:r>
        <w:rPr>
          <w:rFonts w:eastAsia="Calibri"/>
          <w:lang w:eastAsia="en-US"/>
        </w:rPr>
        <w:t xml:space="preserve">. </w:t>
      </w:r>
    </w:p>
    <w:p w14:paraId="4111380C" w14:textId="449A1B3A" w:rsidR="002D2A2A" w:rsidRPr="005D1812" w:rsidRDefault="002D2A2A" w:rsidP="002D2A2A">
      <w:pPr>
        <w:rPr>
          <w:rFonts w:eastAsia="Calibri"/>
          <w:i/>
          <w:lang w:eastAsia="en-US"/>
        </w:rPr>
      </w:pPr>
      <w:r>
        <w:rPr>
          <w:rFonts w:eastAsia="Calibri"/>
          <w:lang w:eastAsia="en-US"/>
        </w:rPr>
        <w:br/>
      </w:r>
      <w:r w:rsidRPr="005D1812">
        <w:rPr>
          <w:rFonts w:eastAsia="Calibri"/>
          <w:i/>
          <w:lang w:eastAsia="en-US"/>
        </w:rPr>
        <w:t>Voorbeeld: Attribuutsoort geometrie met als type de Union PuntOfVlak. PuntOfVlak is daarbij een Union met union element: punt, met als type het datatype GM_Point en union element vlak met als type het datatype GM_Surface.</w:t>
      </w:r>
    </w:p>
    <w:p w14:paraId="4CA003F8" w14:textId="77777777" w:rsidR="002D2A2A" w:rsidRDefault="002D2A2A" w:rsidP="002D2A2A">
      <w:pPr>
        <w:rPr>
          <w:rFonts w:eastAsia="Calibri"/>
          <w:lang w:eastAsia="en-US"/>
        </w:rPr>
      </w:pPr>
    </w:p>
    <w:p w14:paraId="31C5123E" w14:textId="60AD3994" w:rsidR="002D2A2A" w:rsidRDefault="002D2A2A" w:rsidP="002D2A2A">
      <w:pPr>
        <w:rPr>
          <w:rFonts w:eastAsia="Calibri"/>
          <w:lang w:eastAsia="en-US"/>
        </w:rPr>
      </w:pPr>
      <w:r>
        <w:rPr>
          <w:rFonts w:eastAsia="Calibri"/>
          <w:lang w:eastAsia="en-US"/>
        </w:rPr>
        <w:t>In dit voorbeeld is er enkel een keuze tussen verschillende union elementen die zelf geen</w:t>
      </w:r>
      <w:r w:rsidRPr="00674F94">
        <w:rPr>
          <w:rFonts w:eastAsia="Calibri"/>
          <w:lang w:eastAsia="en-US"/>
        </w:rPr>
        <w:t xml:space="preserve"> </w:t>
      </w:r>
      <w:r>
        <w:rPr>
          <w:rFonts w:eastAsia="Calibri"/>
          <w:lang w:eastAsia="en-US"/>
        </w:rPr>
        <w:t xml:space="preserve">betekenisvolle context geven aan het te kiezen datatype. Er wordt in dit geval geen definitie gespecificeerd bij het union element (de definitie is optioneel). </w:t>
      </w:r>
    </w:p>
    <w:p w14:paraId="7059A37F" w14:textId="77777777" w:rsidR="002D2A2A" w:rsidRDefault="002D2A2A" w:rsidP="002D2A2A">
      <w:pPr>
        <w:rPr>
          <w:rFonts w:eastAsia="Calibri"/>
          <w:lang w:eastAsia="en-US"/>
        </w:rPr>
      </w:pPr>
    </w:p>
    <w:p w14:paraId="39E22A36" w14:textId="6DA543FF" w:rsidR="002D2A2A" w:rsidRDefault="002D2A2A" w:rsidP="002D2A2A">
      <w:pPr>
        <w:rPr>
          <w:rFonts w:eastAsia="Calibri"/>
          <w:lang w:eastAsia="en-US"/>
        </w:rPr>
      </w:pPr>
      <w:r>
        <w:rPr>
          <w:rFonts w:eastAsia="Calibri"/>
          <w:lang w:eastAsia="en-US"/>
        </w:rPr>
        <w:t xml:space="preserve">In onderstaande voorbeelden is er wel sprake van een keuze tussen union elementen die een  betekenisvolle context geven aan het te kiezen datatype. Er wordt in dit geval wel een definitie gespecificeerd bij het union element.   </w:t>
      </w:r>
    </w:p>
    <w:p w14:paraId="347A22D3" w14:textId="77777777" w:rsidR="002D2A2A" w:rsidRDefault="002D2A2A" w:rsidP="002D2A2A">
      <w:pPr>
        <w:rPr>
          <w:rFonts w:eastAsia="Calibri"/>
          <w:lang w:eastAsia="en-US"/>
        </w:rPr>
      </w:pPr>
    </w:p>
    <w:p w14:paraId="4C96BDE3" w14:textId="2656B833" w:rsidR="002D2A2A" w:rsidRPr="005D1812" w:rsidRDefault="002D2A2A" w:rsidP="002D2A2A">
      <w:pPr>
        <w:rPr>
          <w:rFonts w:eastAsia="Calibri"/>
          <w:i/>
          <w:lang w:eastAsia="en-US"/>
        </w:rPr>
      </w:pPr>
      <w:r w:rsidRPr="005D1812">
        <w:rPr>
          <w:rFonts w:eastAsia="Calibri"/>
          <w:i/>
          <w:lang w:eastAsia="en-US"/>
        </w:rPr>
        <w:t>Voorbeeld: Attribuutsoort hoogte met als type de Union BereikOfWaarde. BereikOfWaarde is daarbij een Union met union element ‘bereik’, met als type het datatype Interval en union element ‘waarde’ met als type het datatype Real.</w:t>
      </w:r>
    </w:p>
    <w:p w14:paraId="591F4510" w14:textId="124A79A7" w:rsidR="00D154FC" w:rsidRDefault="00D154FC" w:rsidP="00D0222F">
      <w:pPr>
        <w:rPr>
          <w:rFonts w:eastAsia="Calibri"/>
          <w:lang w:eastAsia="en-US"/>
        </w:rPr>
      </w:pPr>
    </w:p>
    <w:p w14:paraId="762E95D4" w14:textId="54C57B6E" w:rsidR="002D2A2A" w:rsidRDefault="002D2A2A" w:rsidP="002D2A2A">
      <w:pPr>
        <w:rPr>
          <w:rFonts w:eastAsia="Calibri"/>
          <w:lang w:eastAsia="en-US"/>
        </w:rPr>
      </w:pPr>
      <w:r>
        <w:rPr>
          <w:rFonts w:eastAsia="Calibri"/>
          <w:lang w:eastAsia="en-US"/>
        </w:rPr>
        <w:t>Regel: h</w:t>
      </w:r>
      <w:r w:rsidR="00D0222F">
        <w:rPr>
          <w:rFonts w:eastAsia="Calibri"/>
          <w:lang w:eastAsia="en-US"/>
        </w:rPr>
        <w:t xml:space="preserve">et is niet toegestaan dat union elementen binnen één en dezelfde </w:t>
      </w:r>
      <w:r w:rsidR="00F37D25">
        <w:rPr>
          <w:rFonts w:eastAsia="Calibri"/>
          <w:lang w:eastAsia="en-US"/>
        </w:rPr>
        <w:t>u</w:t>
      </w:r>
      <w:r w:rsidR="00D0222F">
        <w:rPr>
          <w:rFonts w:eastAsia="Calibri"/>
          <w:lang w:eastAsia="en-US"/>
        </w:rPr>
        <w:t>nion identiek</w:t>
      </w:r>
      <w:r w:rsidR="00F37D25">
        <w:rPr>
          <w:rFonts w:eastAsia="Calibri"/>
          <w:lang w:eastAsia="en-US"/>
        </w:rPr>
        <w:t xml:space="preserve"> zijn. </w:t>
      </w:r>
      <w:r>
        <w:rPr>
          <w:rFonts w:eastAsia="Calibri"/>
          <w:lang w:eastAsia="en-US"/>
        </w:rPr>
        <w:t xml:space="preserve">De naam van elk union element moet verschillend zijn én de datatypen moeten op zijn minst </w:t>
      </w:r>
      <w:r w:rsidR="00935C8C">
        <w:rPr>
          <w:rFonts w:eastAsia="Calibri"/>
          <w:lang w:eastAsia="en-US"/>
        </w:rPr>
        <w:t xml:space="preserve">verschillend zijn. Dus ofwel een ander datatype, ofwel hetzelfde datatype met </w:t>
      </w:r>
      <w:r>
        <w:rPr>
          <w:rFonts w:eastAsia="Calibri"/>
          <w:lang w:eastAsia="en-US"/>
        </w:rPr>
        <w:t>een verschil in het metadata aspect patroon en/of formeel patroon hebben. Bijvoorbeeld: een keuze tussen een datatype CharacterString en een datatype CharacterString is alleen toegestaan als er een verschillend (formeel) patroon is gespecificeerd.</w:t>
      </w:r>
    </w:p>
    <w:p w14:paraId="173ED502" w14:textId="77777777" w:rsidR="00F37D25" w:rsidRDefault="00F37D25" w:rsidP="00D0222F">
      <w:pPr>
        <w:rPr>
          <w:rFonts w:eastAsia="Calibri"/>
          <w:lang w:eastAsia="en-US"/>
        </w:rPr>
      </w:pPr>
    </w:p>
    <w:p w14:paraId="632DEC82" w14:textId="2ABC308F" w:rsidR="00D0222F" w:rsidRPr="00643E0F" w:rsidRDefault="000D699C" w:rsidP="00D0222F">
      <w:pPr>
        <w:rPr>
          <w:rFonts w:eastAsia="Calibri"/>
          <w:lang w:eastAsia="en-US"/>
        </w:rPr>
      </w:pPr>
      <w:r>
        <w:rPr>
          <w:rFonts w:eastAsia="Calibri"/>
          <w:lang w:eastAsia="en-US"/>
        </w:rPr>
        <w:t>Merk op dat het mogelijk is om een eigen datatype</w:t>
      </w:r>
      <w:r w:rsidR="00BE0DD3">
        <w:rPr>
          <w:rFonts w:eastAsia="Calibri"/>
          <w:lang w:eastAsia="en-US"/>
        </w:rPr>
        <w:t xml:space="preserve"> </w:t>
      </w:r>
      <w:r>
        <w:rPr>
          <w:rFonts w:eastAsia="Calibri"/>
          <w:lang w:eastAsia="en-US"/>
        </w:rPr>
        <w:t>te maken met een eigen naam en deze te gebruiken in een union</w:t>
      </w:r>
      <w:r w:rsidR="001953AE">
        <w:rPr>
          <w:rFonts w:eastAsia="Calibri"/>
          <w:lang w:eastAsia="en-US"/>
        </w:rPr>
        <w:t xml:space="preserve"> element</w:t>
      </w:r>
      <w:r>
        <w:rPr>
          <w:rFonts w:eastAsia="Calibri"/>
          <w:lang w:eastAsia="en-US"/>
        </w:rPr>
        <w:t xml:space="preserve">. </w:t>
      </w:r>
    </w:p>
    <w:p w14:paraId="73D72E23" w14:textId="77777777" w:rsidR="00D0222F" w:rsidRPr="00643E0F" w:rsidRDefault="00D0222F" w:rsidP="00D0222F">
      <w:pPr>
        <w:rPr>
          <w:rFonts w:eastAsia="Calibri"/>
          <w:lang w:eastAsia="en-US"/>
        </w:rPr>
      </w:pPr>
    </w:p>
    <w:p w14:paraId="2111D8AC" w14:textId="520C79B1" w:rsidR="00D0222F" w:rsidRPr="00643E0F" w:rsidRDefault="00D0222F" w:rsidP="00D0222F">
      <w:pPr>
        <w:rPr>
          <w:rFonts w:eastAsia="Calibri"/>
          <w:lang w:eastAsia="en-US"/>
        </w:rPr>
      </w:pPr>
      <w:r w:rsidRPr="00643E0F">
        <w:t>Wanneer een beoogd datatype uit een extern model komt en daar geen metamodel stereotype heeft</w:t>
      </w:r>
      <w:r w:rsidR="008F5E34">
        <w:t>,</w:t>
      </w:r>
      <w:r w:rsidRPr="00643E0F">
        <w:t xml:space="preserve"> </w:t>
      </w:r>
      <w:r w:rsidR="008F5E34">
        <w:t>z</w:t>
      </w:r>
      <w:r w:rsidRPr="00643E0F">
        <w:t xml:space="preserve">oals bijvoorbeeld het geval </w:t>
      </w:r>
      <w:r w:rsidR="008F5E34">
        <w:t xml:space="preserve">is </w:t>
      </w:r>
      <w:r w:rsidRPr="00643E0F">
        <w:t xml:space="preserve">bij </w:t>
      </w:r>
      <w:r w:rsidR="00B457F3">
        <w:t xml:space="preserve">het GM package waarin </w:t>
      </w:r>
      <w:r w:rsidRPr="00643E0F">
        <w:t>een</w:t>
      </w:r>
      <w:r w:rsidR="00B457F3">
        <w:t xml:space="preserve"> datatype als</w:t>
      </w:r>
      <w:r w:rsidRPr="00643E0F">
        <w:t xml:space="preserve"> &lt;&lt;interface&gt;&gt; GM_Point</w:t>
      </w:r>
      <w:r w:rsidR="00B457F3">
        <w:t xml:space="preserve"> is opgenomen</w:t>
      </w:r>
      <w:r w:rsidR="008F5E34">
        <w:t>,</w:t>
      </w:r>
      <w:r w:rsidR="008F5E34" w:rsidRPr="00643E0F">
        <w:t xml:space="preserve"> </w:t>
      </w:r>
      <w:r w:rsidR="00B457F3">
        <w:t xml:space="preserve">dan </w:t>
      </w:r>
      <w:r w:rsidRPr="00643E0F">
        <w:t xml:space="preserve">heeft dit </w:t>
      </w:r>
      <w:r w:rsidR="00B457F3">
        <w:t>data</w:t>
      </w:r>
      <w:r w:rsidRPr="00643E0F">
        <w:t xml:space="preserve">type niet </w:t>
      </w:r>
      <w:r w:rsidR="00B457F3">
        <w:t xml:space="preserve">een KKG stereotype en mogelijk ook niet </w:t>
      </w:r>
      <w:r w:rsidRPr="00643E0F">
        <w:t xml:space="preserve">de UML-metaclass dataType. Het is </w:t>
      </w:r>
      <w:r w:rsidR="00B457F3">
        <w:t xml:space="preserve">dan </w:t>
      </w:r>
      <w:r w:rsidRPr="00643E0F">
        <w:t xml:space="preserve">aan de modelleur van het informatiemodel om te beoordelen of het type </w:t>
      </w:r>
      <w:r w:rsidR="00F31F4C">
        <w:t xml:space="preserve">dan </w:t>
      </w:r>
      <w:r w:rsidRPr="00643E0F">
        <w:t xml:space="preserve">als datatype gebruikt kan worden. Het is niet gewenst om aan het externe model een stereotype toe te voegen, noch om in het externe model de UML-metaclass aan te passen. </w:t>
      </w:r>
    </w:p>
    <w:p w14:paraId="44B1FDF3" w14:textId="77777777" w:rsidR="00D0222F" w:rsidRDefault="00D0222F" w:rsidP="00D0222F">
      <w:pPr>
        <w:rPr>
          <w:rFonts w:eastAsia="Calibri"/>
          <w:lang w:eastAsia="en-US"/>
        </w:rPr>
      </w:pPr>
    </w:p>
    <w:p w14:paraId="7B682758" w14:textId="77777777" w:rsidR="00D0222F" w:rsidRDefault="00D0222F" w:rsidP="00E67275">
      <w:pPr>
        <w:pStyle w:val="Kop2"/>
        <w:numPr>
          <w:ilvl w:val="1"/>
          <w:numId w:val="11"/>
        </w:numPr>
      </w:pPr>
      <w:bookmarkStart w:id="112" w:name="_Toc467145321"/>
      <w:bookmarkStart w:id="113" w:name="_Ref468266029"/>
      <w:bookmarkStart w:id="114" w:name="_Ref468266036"/>
      <w:bookmarkStart w:id="115" w:name="_Toc485712881"/>
      <w:r>
        <w:t>Domeinwaarden of lijsten</w:t>
      </w:r>
      <w:bookmarkEnd w:id="112"/>
      <w:bookmarkEnd w:id="113"/>
      <w:bookmarkEnd w:id="114"/>
      <w:bookmarkEnd w:id="115"/>
    </w:p>
    <w:p w14:paraId="65BA5387" w14:textId="77777777" w:rsidR="00D0222F" w:rsidRDefault="00D0222F" w:rsidP="00D0222F">
      <w:pPr>
        <w:spacing w:after="276"/>
        <w:ind w:left="19" w:right="5"/>
      </w:pPr>
      <w:r>
        <w:t xml:space="preserve">In veel registraties wordt gewerkt met codetabellen om de mogelijke waarden van een attribuutsoort te specificeren. Deze mogelijke waarden kunnen op verschillende manieren worden opgenomen, afhankelijk van de gewenste stabiliteit: </w:t>
      </w:r>
    </w:p>
    <w:p w14:paraId="382345EC" w14:textId="77777777" w:rsidR="00D0222F" w:rsidRDefault="00D0222F" w:rsidP="00D0222F">
      <w:pPr>
        <w:spacing w:after="276"/>
        <w:ind w:left="19" w:right="5"/>
        <w:rPr>
          <w:b/>
        </w:rPr>
      </w:pPr>
    </w:p>
    <w:p w14:paraId="3C3E4D72" w14:textId="77777777" w:rsidR="00D0222F" w:rsidRDefault="00D0222F" w:rsidP="00D0222F">
      <w:pPr>
        <w:spacing w:after="276"/>
        <w:ind w:left="19" w:right="5"/>
      </w:pPr>
      <w:r w:rsidRPr="00F21EE3">
        <w:rPr>
          <w:b/>
        </w:rPr>
        <w:t>Enumeratie</w:t>
      </w:r>
      <w:r w:rsidRPr="00B9339A">
        <w:rPr>
          <w:b/>
        </w:rPr>
        <w:t>s</w:t>
      </w:r>
      <w:r w:rsidRPr="00F21EE3">
        <w:t xml:space="preserve">. </w:t>
      </w:r>
    </w:p>
    <w:p w14:paraId="3D2DD8AB" w14:textId="5C94FCC1" w:rsidR="00D0222F" w:rsidRDefault="00D0222F" w:rsidP="00D0222F">
      <w:pPr>
        <w:spacing w:after="276"/>
        <w:ind w:left="19" w:right="5"/>
      </w:pPr>
      <w:r>
        <w:t>Dit zijn statische lijsten, waaruit één waarde gekozen kan worden. De registratie en bijbehorende koppelvlakken kunnen erop vertrouwen dat er geen nieuwe waardes worden toegevoegd. Als er een nieuwe waarde bij</w:t>
      </w:r>
      <w:r w:rsidR="008F5E34">
        <w:t xml:space="preserve"> </w:t>
      </w:r>
      <w:r>
        <w:t>komt wordt dit via een modelwijziging doorgevoerd. Dit wordt vooral toegepast bij lijsten die niet of weinig veranderen. Zo is bij het attribuutsoort Naamgebruik een enumeratie naamgebruik opgenomen met als waarden onder meer ‘eigen’ en ‘eigen, partner’.</w:t>
      </w:r>
    </w:p>
    <w:p w14:paraId="37A0DBA7" w14:textId="77777777" w:rsidR="00D0222F" w:rsidRDefault="00D0222F" w:rsidP="00D0222F">
      <w:pPr>
        <w:spacing w:after="276"/>
        <w:ind w:right="5"/>
      </w:pPr>
    </w:p>
    <w:p w14:paraId="311762B2" w14:textId="77777777" w:rsidR="00D0222F" w:rsidRDefault="00D0222F" w:rsidP="00D0222F">
      <w:pPr>
        <w:spacing w:after="276"/>
        <w:ind w:right="5"/>
      </w:pPr>
      <w:r>
        <w:t xml:space="preserve">Als sprake is van dynamiek in de domeinwaarden wordt een </w:t>
      </w:r>
      <w:r w:rsidRPr="00887822">
        <w:rPr>
          <w:b/>
        </w:rPr>
        <w:t>Referentielijst</w:t>
      </w:r>
      <w:r>
        <w:t xml:space="preserve"> of </w:t>
      </w:r>
      <w:r w:rsidRPr="00EF3812">
        <w:rPr>
          <w:b/>
        </w:rPr>
        <w:t>Codelist</w:t>
      </w:r>
      <w:r>
        <w:t xml:space="preserve"> gebruikt. Dit betreft de situaties waarin domeinwaarden kunnen veranderen en/of het aantal domeinwaarden kan toe- of afnemen. De registratie en bijbehorende koppelvlakken worden dan ingericht om hier mee om te gaan. Dit wordt vooral toegepast bij lijsten die vaker  aan  verandering onderhevig zijn.</w:t>
      </w:r>
    </w:p>
    <w:p w14:paraId="69321603" w14:textId="77777777" w:rsidR="00D0222F" w:rsidRDefault="00D0222F" w:rsidP="00D0222F">
      <w:pPr>
        <w:spacing w:after="276"/>
        <w:ind w:right="5"/>
      </w:pPr>
    </w:p>
    <w:p w14:paraId="418358A4" w14:textId="77777777" w:rsidR="00D0222F" w:rsidRPr="00B9339A" w:rsidRDefault="00D0222F" w:rsidP="00D0222F">
      <w:pPr>
        <w:spacing w:after="276"/>
        <w:ind w:left="19" w:right="5"/>
        <w:rPr>
          <w:b/>
        </w:rPr>
      </w:pPr>
      <w:r w:rsidRPr="00B9339A">
        <w:rPr>
          <w:b/>
        </w:rPr>
        <w:t>Referentielijst</w:t>
      </w:r>
      <w:r>
        <w:rPr>
          <w:b/>
        </w:rPr>
        <w:t xml:space="preserve">. </w:t>
      </w:r>
    </w:p>
    <w:p w14:paraId="66EC6677" w14:textId="77777777" w:rsidR="00D0222F" w:rsidRDefault="00D0222F" w:rsidP="00D0222F">
      <w:pPr>
        <w:spacing w:after="276"/>
        <w:ind w:left="19" w:right="5"/>
      </w:pPr>
      <w:r>
        <w:t xml:space="preserve">Een lijst waarin we de betekenis en structuur van de lijst expliciet  willen specificeren. Een voorbeeld is de referentielijst LAND of CultuurcodeOnbebouwd </w:t>
      </w:r>
      <w:r>
        <w:br/>
        <w:t xml:space="preserve">( </w:t>
      </w:r>
      <w:hyperlink r:id="rId34" w:history="1">
        <w:r w:rsidRPr="00607A29">
          <w:rPr>
            <w:rStyle w:val="Hyperlink"/>
          </w:rPr>
          <w:t>http://www.kadaster.nl/schemas/waardelijsten/CultuurcodeOnbebouwd</w:t>
        </w:r>
      </w:hyperlink>
      <w:r>
        <w:t xml:space="preserve"> ). </w:t>
      </w:r>
    </w:p>
    <w:p w14:paraId="1623C9BC" w14:textId="77777777" w:rsidR="00D0222F" w:rsidRDefault="00D0222F" w:rsidP="00D0222F">
      <w:pPr>
        <w:spacing w:after="276"/>
        <w:ind w:left="19" w:right="5"/>
      </w:pPr>
    </w:p>
    <w:p w14:paraId="75FEF75A" w14:textId="77777777" w:rsidR="00D0222F" w:rsidRDefault="00D0222F" w:rsidP="00D0222F">
      <w:pPr>
        <w:spacing w:after="276"/>
        <w:ind w:left="19" w:right="5"/>
      </w:pPr>
      <w:r>
        <w:t>De referentielijst is hiermee een bijzondere vorm van datatype.</w:t>
      </w:r>
    </w:p>
    <w:p w14:paraId="51643187" w14:textId="77777777" w:rsidR="00D0222F" w:rsidRDefault="00D0222F" w:rsidP="00D0222F">
      <w:pPr>
        <w:spacing w:after="276"/>
        <w:ind w:left="19" w:right="5"/>
      </w:pPr>
      <w:r>
        <w:t>De naamgeving Referentielijst kan verwarring oproepen maar in principe wordt altijd gerefereerd naar gegevens m.b.t. één rij uit de referentielijst. In het geval van de referentielijst LAND wordt altijd gerefereerd naar gegevens over Nederland (NL) of gegevens over Duitsland.</w:t>
      </w:r>
    </w:p>
    <w:p w14:paraId="0BCCEF5F" w14:textId="77777777" w:rsidR="00D0222F" w:rsidRDefault="00D0222F" w:rsidP="00D0222F">
      <w:pPr>
        <w:spacing w:after="276"/>
        <w:ind w:left="19" w:right="5"/>
      </w:pPr>
    </w:p>
    <w:p w14:paraId="5007D57E" w14:textId="77777777" w:rsidR="00D0222F" w:rsidRDefault="00D0222F" w:rsidP="00D0222F">
      <w:pPr>
        <w:spacing w:after="276"/>
        <w:ind w:left="19" w:right="5"/>
      </w:pPr>
      <w:r>
        <w:t xml:space="preserve">Let op, wanneer er voor een bepaald attribuut in een informatiemodel of koppelvlak van een andere organisatie gekozen is voor een referentielijst, en uw organisatie koppelt hiermee, dan is het (meestal) onverstandig om in het eigen informatiemodel dit te behandelen als enumeratie. </w:t>
      </w:r>
    </w:p>
    <w:p w14:paraId="579635A3" w14:textId="77777777" w:rsidR="00D0222F" w:rsidRDefault="00D0222F" w:rsidP="00D0222F">
      <w:pPr>
        <w:spacing w:after="276"/>
        <w:ind w:left="19" w:right="5"/>
      </w:pPr>
    </w:p>
    <w:p w14:paraId="38949983" w14:textId="50828BCC" w:rsidR="00D0222F" w:rsidRDefault="00D0222F" w:rsidP="00D0222F">
      <w:pPr>
        <w:spacing w:after="276"/>
        <w:ind w:right="5"/>
        <w:jc w:val="both"/>
      </w:pPr>
      <w:r>
        <w:t xml:space="preserve">Modelleerrichtlijn: elk attribuut van een object heeft een specifieke lijst met toegestane waarden.  Modelleer daarom elke </w:t>
      </w:r>
      <w:r w:rsidR="001F6234">
        <w:t>waardelijst</w:t>
      </w:r>
      <w:r w:rsidRPr="000D7506">
        <w:t xml:space="preserve"> </w:t>
      </w:r>
      <w:r>
        <w:t xml:space="preserve">bij voorkeur </w:t>
      </w:r>
      <w:r w:rsidRPr="000D7506">
        <w:t>specifiek</w:t>
      </w:r>
      <w:r>
        <w:t xml:space="preserve">, met een eigen naam en locatie. Het is mogelijk dat de structuur van de data gelijk is voor een aantal lijsten. Er kan dan een generieke structuur gemodelleerd worden, bv. een abstracte referentielijst met naam </w:t>
      </w:r>
      <w:r w:rsidRPr="0013168F">
        <w:rPr>
          <w:i/>
        </w:rPr>
        <w:t>_</w:t>
      </w:r>
      <w:r w:rsidR="001F6234">
        <w:rPr>
          <w:i/>
        </w:rPr>
        <w:t>Waardelijst</w:t>
      </w:r>
      <w:r>
        <w:rPr>
          <w:i/>
        </w:rPr>
        <w:t xml:space="preserve">, </w:t>
      </w:r>
      <w:r w:rsidRPr="0013168F">
        <w:t>waarvan</w:t>
      </w:r>
      <w:r>
        <w:rPr>
          <w:i/>
        </w:rPr>
        <w:t xml:space="preserve"> </w:t>
      </w:r>
      <w:r w:rsidRPr="0013168F">
        <w:t xml:space="preserve">de specifieke </w:t>
      </w:r>
      <w:r w:rsidR="001F6234">
        <w:t>waardelijst</w:t>
      </w:r>
      <w:r w:rsidRPr="0013168F">
        <w:t>en overerven.</w:t>
      </w:r>
      <w:r>
        <w:t xml:space="preserve"> Het metagegeven locatie is immers specifiek voor één </w:t>
      </w:r>
      <w:r w:rsidR="001F6234">
        <w:t>waardelijst</w:t>
      </w:r>
      <w:r>
        <w:t xml:space="preserve"> en moet per individuele </w:t>
      </w:r>
      <w:r w:rsidR="001F6234">
        <w:t>waardelijst</w:t>
      </w:r>
      <w:r>
        <w:t xml:space="preserve"> vastgelegd worden.   </w:t>
      </w:r>
    </w:p>
    <w:p w14:paraId="37D214A0" w14:textId="77777777" w:rsidR="00D0222F" w:rsidRDefault="00D0222F" w:rsidP="00D0222F"/>
    <w:p w14:paraId="116E1665" w14:textId="42731175" w:rsidR="00D0222F" w:rsidRPr="00EF3812" w:rsidRDefault="007C0D9C" w:rsidP="00D0222F">
      <w:pPr>
        <w:rPr>
          <w:b/>
        </w:rPr>
      </w:pPr>
      <w:r>
        <w:rPr>
          <w:b/>
        </w:rPr>
        <w:t>C</w:t>
      </w:r>
      <w:r w:rsidR="00D0222F" w:rsidRPr="00EF3812">
        <w:rPr>
          <w:b/>
        </w:rPr>
        <w:t>ode</w:t>
      </w:r>
      <w:r w:rsidR="00D0222F">
        <w:rPr>
          <w:b/>
        </w:rPr>
        <w:t>L</w:t>
      </w:r>
      <w:r w:rsidR="00D0222F" w:rsidRPr="00EF3812">
        <w:rPr>
          <w:b/>
        </w:rPr>
        <w:t xml:space="preserve">ist </w:t>
      </w:r>
    </w:p>
    <w:p w14:paraId="71B04EF3" w14:textId="3B3A0134" w:rsidR="003E6A04" w:rsidRDefault="003E6A04" w:rsidP="003E6A04">
      <w:r>
        <w:t xml:space="preserve">Gebruik een codelist als in het informatiemodel de attributen, zoals bij een referentielijst, niet relevant zijn en je voor de definitie alleen wilt verwijzen naar de externe </w:t>
      </w:r>
      <w:r w:rsidR="001F6234">
        <w:t>waardelijst</w:t>
      </w:r>
      <w:r>
        <w:t xml:space="preserve">. </w:t>
      </w:r>
    </w:p>
    <w:p w14:paraId="3A426F9B" w14:textId="77777777" w:rsidR="00317928" w:rsidRDefault="00317928" w:rsidP="00D0222F"/>
    <w:p w14:paraId="3F5F172B" w14:textId="77777777" w:rsidR="00D0222F" w:rsidRPr="00B9339A" w:rsidRDefault="00D0222F" w:rsidP="00D0222F">
      <w:pPr>
        <w:spacing w:after="276"/>
        <w:ind w:left="19" w:right="5"/>
        <w:rPr>
          <w:b/>
        </w:rPr>
      </w:pPr>
      <w:r w:rsidRPr="00B9339A">
        <w:rPr>
          <w:b/>
        </w:rPr>
        <w:t>Waarde</w:t>
      </w:r>
      <w:r>
        <w:rPr>
          <w:b/>
        </w:rPr>
        <w:t>n</w:t>
      </w:r>
      <w:r w:rsidRPr="00B9339A">
        <w:rPr>
          <w:b/>
        </w:rPr>
        <w:t>bereik</w:t>
      </w:r>
      <w:r>
        <w:rPr>
          <w:b/>
        </w:rPr>
        <w:t xml:space="preserve"> en patroon </w:t>
      </w:r>
    </w:p>
    <w:p w14:paraId="3E0895AD" w14:textId="189EC0AE" w:rsidR="00D0222F" w:rsidRPr="00EF3812" w:rsidRDefault="0080381B" w:rsidP="00D0222F">
      <w:pPr>
        <w:rPr>
          <w:strike/>
        </w:rPr>
      </w:pPr>
      <w:r>
        <w:t>In plaats van</w:t>
      </w:r>
      <w:r w:rsidRPr="001E02F6">
        <w:t xml:space="preserve"> </w:t>
      </w:r>
      <w:r w:rsidR="00D0222F" w:rsidRPr="001E02F6">
        <w:t>een opsomming van al</w:t>
      </w:r>
      <w:r>
        <w:t>le</w:t>
      </w:r>
      <w:r w:rsidR="00D0222F" w:rsidRPr="001E02F6">
        <w:t xml:space="preserve"> mogelijke waarden via een enumeratie of referentielijst leggen we soms</w:t>
      </w:r>
      <w:r w:rsidR="00D0222F">
        <w:t xml:space="preserve"> voor een </w:t>
      </w:r>
      <w:r w:rsidR="00D0222F" w:rsidRPr="001E02F6">
        <w:t>attribuut</w:t>
      </w:r>
      <w:r w:rsidR="00D0222F">
        <w:t xml:space="preserve"> (attribuut</w:t>
      </w:r>
      <w:r w:rsidR="00D0222F" w:rsidRPr="001E02F6">
        <w:t>soort</w:t>
      </w:r>
      <w:r w:rsidR="00D0222F">
        <w:t xml:space="preserve">, referentie element, data element of union element) </w:t>
      </w:r>
      <w:r w:rsidR="00D0222F" w:rsidRPr="001E02F6">
        <w:t>alleen het waarde</w:t>
      </w:r>
      <w:r w:rsidR="00D0222F">
        <w:t>n</w:t>
      </w:r>
      <w:r w:rsidR="00D0222F" w:rsidRPr="001E02F6">
        <w:t xml:space="preserve">bereik vast </w:t>
      </w:r>
      <w:r w:rsidR="00D0222F">
        <w:t xml:space="preserve">door middel van een patroon. Bijvoorbeeld </w:t>
      </w:r>
      <w:r w:rsidR="00D0222F">
        <w:rPr>
          <w:noProof/>
        </w:rPr>
        <w:t xml:space="preserve">bij een postcode, of een gemeentecode </w:t>
      </w:r>
      <w:r>
        <w:rPr>
          <w:noProof/>
        </w:rPr>
        <w:t xml:space="preserve">die </w:t>
      </w:r>
      <w:r w:rsidR="00D0222F">
        <w:rPr>
          <w:noProof/>
        </w:rPr>
        <w:t xml:space="preserve">moet bestaan uit precies 4 getallen, waarbij het eerste getal een 0 mag zijn. </w:t>
      </w:r>
    </w:p>
    <w:p w14:paraId="6A62EB81" w14:textId="1D528B2F" w:rsidR="00D0222F" w:rsidRDefault="00D0222F" w:rsidP="00D0222F">
      <w:r>
        <w:t>Er wordt met een patroon expliciet niet een Enumeratie bedoeld. Het betreft een andersoortige, meer open beschrijving van welke waarde</w:t>
      </w:r>
      <w:r w:rsidR="0080381B">
        <w:t>n</w:t>
      </w:r>
      <w:r>
        <w:t xml:space="preserve"> toegestaan </w:t>
      </w:r>
      <w:r w:rsidR="0080381B">
        <w:t xml:space="preserve">zijn </w:t>
      </w:r>
      <w:r>
        <w:t xml:space="preserve">voor een attribuutsoort. </w:t>
      </w:r>
    </w:p>
    <w:p w14:paraId="6FF1B603" w14:textId="77777777" w:rsidR="00D0222F" w:rsidRDefault="00D0222F" w:rsidP="00D0222F">
      <w:pPr>
        <w:spacing w:after="276"/>
        <w:ind w:left="19" w:right="5"/>
      </w:pPr>
    </w:p>
    <w:p w14:paraId="26E07E7D" w14:textId="77777777" w:rsidR="00D0222F" w:rsidRDefault="00D0222F" w:rsidP="00D0222F">
      <w:r>
        <w:t xml:space="preserve">We onderkennen twee soorten patronen: </w:t>
      </w:r>
    </w:p>
    <w:p w14:paraId="0D613C62" w14:textId="3A17BEC1" w:rsidR="00D0222F" w:rsidRDefault="00D0222F" w:rsidP="00887A45">
      <w:pPr>
        <w:pStyle w:val="Lijstopsomteken"/>
        <w:numPr>
          <w:ilvl w:val="0"/>
          <w:numId w:val="45"/>
        </w:numPr>
      </w:pPr>
      <w:r w:rsidRPr="0013168F">
        <w:rPr>
          <w:i/>
        </w:rPr>
        <w:t>Patroon</w:t>
      </w:r>
      <w:r>
        <w:t xml:space="preserve">: het metagegeven (de tagged value) ‘Patroon’ in </w:t>
      </w:r>
      <w:r w:rsidRPr="0013168F">
        <w:rPr>
          <w:u w:val="single"/>
        </w:rPr>
        <w:t>tekst</w:t>
      </w:r>
      <w:r>
        <w:t xml:space="preserve"> vorm. Deze wordt als aanvulling op het datatype (bijvoorbeeld Integer ) van het attribuut </w:t>
      </w:r>
      <w:r w:rsidR="0080381B">
        <w:t>gespecificeerd</w:t>
      </w:r>
      <w:r>
        <w:t xml:space="preserve">. Het patroon bevat een specificatie waaraan een waarde moet voldoen. Bijvoorbeeld een postcode, met als aanduiding van het patroon: Postcode. De toegestane waarden voor deze patroon aanduiding worden dan vastgelegd in documentatie behorende bij het type: </w:t>
      </w:r>
      <w:r w:rsidRPr="009F30ED">
        <w:t xml:space="preserve">alle postcodes </w:t>
      </w:r>
      <w:r w:rsidR="00B457F3">
        <w:t xml:space="preserve">van </w:t>
      </w:r>
      <w:r w:rsidRPr="009F30ED">
        <w:t>1000AA tot en met 9999ZZ.</w:t>
      </w:r>
    </w:p>
    <w:p w14:paraId="66562D34" w14:textId="62D8C6A9" w:rsidR="00D0222F" w:rsidRDefault="00D0222F" w:rsidP="00E67275">
      <w:pPr>
        <w:pStyle w:val="Lijstalinea"/>
        <w:numPr>
          <w:ilvl w:val="0"/>
          <w:numId w:val="15"/>
        </w:numPr>
        <w:spacing w:after="276"/>
        <w:ind w:left="360" w:right="5"/>
      </w:pPr>
      <w:r>
        <w:t xml:space="preserve">Formeel patroon: het metagegeven (de tagged value) ‘Formeel patroon’ in </w:t>
      </w:r>
      <w:r>
        <w:rPr>
          <w:u w:val="single"/>
        </w:rPr>
        <w:t>formele specificatie</w:t>
      </w:r>
      <w:r>
        <w:t xml:space="preserve"> vorm [</w:t>
      </w:r>
      <w:r w:rsidR="00BD3B7C">
        <w:t>H1.1</w:t>
      </w:r>
      <w:r w:rsidR="00E468D1">
        <w:t>1</w:t>
      </w:r>
      <w:r w:rsidR="00BD3B7C">
        <w:t>,</w:t>
      </w:r>
      <w:r>
        <w:t xml:space="preserve"> referentie 6], te weten in een reguliere expressie. Bijvoorbeeld een postcode, met de expressie: \d{4}[A-Z]{2}</w:t>
      </w:r>
    </w:p>
    <w:p w14:paraId="0F4CF050" w14:textId="6AF62934" w:rsidR="00D0222F" w:rsidRDefault="00D0222F" w:rsidP="000E1125">
      <w:r>
        <w:t xml:space="preserve">Een voorbeeld waar een patroon nodig is, is een attribuut waarvan het waardenbereik  altijd een getal is met precies de lengte 4, zoals bijvoorbeeld 0001 tot en met 9999, en dus voorloopnullen heeft. Een datatype zoals Integer kan hiervoor niet gebruikt worden, omdat 0001 geen getal is. Het type van het attribuut wordt in dat geval een CharacterString, met lengte (exact) =4  en het patroon voor het attribuut </w:t>
      </w:r>
      <w:r w:rsidR="0080381B">
        <w:t>specificeert dat</w:t>
      </w:r>
      <w:r>
        <w:t xml:space="preserve"> alleen numerieke getallen</w:t>
      </w:r>
      <w:r w:rsidR="0080381B">
        <w:t xml:space="preserve"> zijn toegestaan</w:t>
      </w:r>
      <w:r>
        <w:t xml:space="preserve">: [0-9]{4}. </w:t>
      </w:r>
    </w:p>
    <w:p w14:paraId="11941D14" w14:textId="3F1CB0CE" w:rsidR="00B460C8" w:rsidRDefault="00B460C8">
      <w:pPr>
        <w:contextualSpacing w:val="0"/>
        <w:rPr>
          <w:rFonts w:eastAsia="Calibri"/>
          <w:b/>
          <w:bCs/>
          <w:color w:val="003359"/>
          <w:sz w:val="22"/>
          <w:szCs w:val="24"/>
          <w:lang w:eastAsia="en-US"/>
        </w:rPr>
      </w:pPr>
      <w:bookmarkStart w:id="116" w:name="_Toc467145322"/>
      <w:r>
        <w:rPr>
          <w:rFonts w:eastAsia="Calibri"/>
          <w:b/>
          <w:bCs/>
          <w:color w:val="003359"/>
          <w:sz w:val="22"/>
          <w:szCs w:val="24"/>
          <w:lang w:eastAsia="en-US"/>
        </w:rPr>
        <w:br w:type="page"/>
      </w:r>
    </w:p>
    <w:p w14:paraId="6753B1DB" w14:textId="6F478419" w:rsidR="00D0222F" w:rsidRDefault="00D0222F" w:rsidP="00E67275">
      <w:pPr>
        <w:pStyle w:val="Kop2"/>
        <w:numPr>
          <w:ilvl w:val="1"/>
          <w:numId w:val="11"/>
        </w:numPr>
      </w:pPr>
      <w:bookmarkStart w:id="117" w:name="_Toc485712882"/>
      <w:r>
        <w:t xml:space="preserve">Abstracte </w:t>
      </w:r>
      <w:r w:rsidR="008C1681">
        <w:t xml:space="preserve">objecttypes </w:t>
      </w:r>
      <w:r>
        <w:t>en concrete objecten</w:t>
      </w:r>
      <w:bookmarkEnd w:id="116"/>
      <w:bookmarkEnd w:id="117"/>
    </w:p>
    <w:p w14:paraId="55348806" w14:textId="77777777" w:rsidR="00145C62" w:rsidRDefault="00145C62" w:rsidP="002533D6"/>
    <w:p w14:paraId="545B38D1" w14:textId="77777777" w:rsidR="007B4FA7" w:rsidRDefault="007B4FA7" w:rsidP="002533D6">
      <w:pPr>
        <w:rPr>
          <w:rFonts w:eastAsia="Calibri" w:cs="Arial"/>
          <w:color w:val="404040"/>
        </w:rPr>
      </w:pPr>
      <w:r>
        <w:rPr>
          <w:rFonts w:eastAsia="Calibri" w:cs="Arial"/>
          <w:color w:val="404040"/>
        </w:rPr>
        <w:t xml:space="preserve">Een objecttype kan aangeduid worden als een abstract objecttype (zie paragraaf 2.3.1. </w:t>
      </w:r>
      <w:r w:rsidRPr="00520B19">
        <w:rPr>
          <w:rFonts w:eastAsia="Calibri" w:cs="Arial"/>
          <w:color w:val="404040"/>
        </w:rPr>
        <w:t>door</w:t>
      </w:r>
      <w:r>
        <w:rPr>
          <w:rFonts w:eastAsia="Calibri" w:cs="Arial"/>
          <w:color w:val="404040"/>
        </w:rPr>
        <w:t xml:space="preserve"> middel van </w:t>
      </w:r>
      <w:r w:rsidRPr="00520B19">
        <w:rPr>
          <w:rFonts w:eastAsia="Calibri" w:cs="Arial"/>
          <w:color w:val="404040"/>
        </w:rPr>
        <w:t xml:space="preserve"> indAbstract</w:t>
      </w:r>
      <w:r>
        <w:rPr>
          <w:rFonts w:eastAsia="Calibri" w:cs="Arial"/>
          <w:color w:val="404040"/>
        </w:rPr>
        <w:t xml:space="preserve"> = J). Het betreft dan altijd een generalisatie waarbij de specialisaties van dit objecttype op het laagste niveau concrete objecttypen worden genoemd. Het is belangrijk te weten wanneer een objecttype als abstract objecttype in een informatiemodel is te onderkennen. Omdat een abstract objecttype altijd een generalisatie is, beantwoorden we in deze paragraaf ook de vraag wanneer we specialisaties / generalisaties onderkennen in een conceptueel informatiemodel en in een logisch informatiemodel</w:t>
      </w:r>
    </w:p>
    <w:p w14:paraId="4A9F7AD9" w14:textId="77777777" w:rsidR="007B4FA7" w:rsidRDefault="007B4FA7" w:rsidP="002533D6">
      <w:pPr>
        <w:rPr>
          <w:rFonts w:eastAsia="Calibri" w:cs="Arial"/>
          <w:color w:val="404040"/>
        </w:rPr>
      </w:pPr>
    </w:p>
    <w:p w14:paraId="6338B743" w14:textId="77777777" w:rsidR="007B4FA7" w:rsidRPr="002533D6" w:rsidRDefault="007B4FA7" w:rsidP="002533D6">
      <w:pPr>
        <w:rPr>
          <w:rFonts w:eastAsia="Calibri"/>
          <w:b/>
        </w:rPr>
      </w:pPr>
      <w:r w:rsidRPr="002533D6">
        <w:rPr>
          <w:rFonts w:eastAsia="Calibri"/>
          <w:b/>
        </w:rPr>
        <w:t>Conceptueel informatiemodel</w:t>
      </w:r>
    </w:p>
    <w:p w14:paraId="11DB7CC7" w14:textId="77777777" w:rsidR="007B4FA7" w:rsidRDefault="007B4FA7" w:rsidP="002533D6">
      <w:pPr>
        <w:rPr>
          <w:rFonts w:eastAsia="Calibri"/>
          <w:i/>
        </w:rPr>
      </w:pPr>
    </w:p>
    <w:p w14:paraId="2C4EA64D" w14:textId="77777777" w:rsidR="007B4FA7" w:rsidRPr="00520B19" w:rsidRDefault="007B4FA7" w:rsidP="002533D6">
      <w:pPr>
        <w:rPr>
          <w:rFonts w:eastAsia="Calibri"/>
          <w:i/>
        </w:rPr>
      </w:pPr>
      <w:r w:rsidRPr="00520B19">
        <w:rPr>
          <w:rFonts w:eastAsia="Calibri"/>
          <w:i/>
        </w:rPr>
        <w:t>Specialisatie / generalisatie</w:t>
      </w:r>
    </w:p>
    <w:p w14:paraId="604EA0CD" w14:textId="77777777" w:rsidR="007B4FA7" w:rsidRPr="00AE6451" w:rsidRDefault="007B4FA7" w:rsidP="002533D6">
      <w:pPr>
        <w:rPr>
          <w:rFonts w:eastAsia="Calibri"/>
        </w:rPr>
      </w:pPr>
      <w:r>
        <w:rPr>
          <w:rFonts w:eastAsia="Calibri"/>
        </w:rPr>
        <w:t xml:space="preserve">Bovenstaande  vragen beantwoorden we aan de hand van een </w:t>
      </w:r>
      <w:r w:rsidRPr="00AE6451">
        <w:rPr>
          <w:rFonts w:eastAsia="Calibri"/>
        </w:rPr>
        <w:t>voorbeeld</w:t>
      </w:r>
      <w:r>
        <w:rPr>
          <w:rFonts w:eastAsia="Calibri"/>
        </w:rPr>
        <w:t>: het opleidingsinstituut</w:t>
      </w:r>
      <w:r w:rsidRPr="00AE6451">
        <w:rPr>
          <w:rFonts w:eastAsia="Calibri"/>
        </w:rPr>
        <w:t>. </w:t>
      </w:r>
    </w:p>
    <w:p w14:paraId="437BC797" w14:textId="77777777" w:rsidR="007B4FA7" w:rsidRDefault="007B4FA7" w:rsidP="002533D6">
      <w:pPr>
        <w:rPr>
          <w:rFonts w:eastAsia="Calibri"/>
        </w:rPr>
      </w:pPr>
      <w:r>
        <w:rPr>
          <w:rFonts w:eastAsia="Calibri"/>
        </w:rPr>
        <w:t xml:space="preserve">In de beschouwde werkelijkheid onderscheiden we onder meer als gespreksonderwerp personen. Deze personen kunnen docenten en leerlingen zijn. Over al deze gespreksonderwerpen willen we gegevens communiceren. </w:t>
      </w:r>
      <w:r w:rsidRPr="00AE6451">
        <w:rPr>
          <w:rFonts w:eastAsia="Calibri"/>
        </w:rPr>
        <w:t>Een docent heeft als kenmerk dat deze een arbeidscontract met het opleidingsinstituut heeft afgesloten</w:t>
      </w:r>
      <w:r>
        <w:rPr>
          <w:rFonts w:eastAsia="Calibri"/>
        </w:rPr>
        <w:t xml:space="preserve"> en een lesbevoegdheid heeft</w:t>
      </w:r>
      <w:r w:rsidRPr="00AE6451">
        <w:rPr>
          <w:rFonts w:eastAsia="Calibri"/>
        </w:rPr>
        <w:t xml:space="preserve">, terwijl een leerling kenbaar heeft gemaakt lessen te willen gaan volgen bij het instituut en dus geen arbeidscontract heeft afgesloten. </w:t>
      </w:r>
      <w:r>
        <w:rPr>
          <w:rFonts w:eastAsia="Calibri"/>
        </w:rPr>
        <w:t xml:space="preserve">Docenten en leerlingen zijn personen die rechten en plichten hebben. </w:t>
      </w:r>
    </w:p>
    <w:p w14:paraId="7EA4D401" w14:textId="77777777" w:rsidR="007B4FA7" w:rsidRDefault="007B4FA7" w:rsidP="002533D6">
      <w:pPr>
        <w:rPr>
          <w:rFonts w:eastAsia="Calibri"/>
        </w:rPr>
      </w:pPr>
    </w:p>
    <w:p w14:paraId="146616A3" w14:textId="77777777" w:rsidR="007B4FA7" w:rsidRDefault="007B4FA7" w:rsidP="002533D6">
      <w:pPr>
        <w:rPr>
          <w:rFonts w:eastAsia="Calibri"/>
        </w:rPr>
      </w:pPr>
      <w:r w:rsidRPr="00AE6451">
        <w:rPr>
          <w:rFonts w:eastAsia="Calibri"/>
        </w:rPr>
        <w:t xml:space="preserve">Docent is een specialisatie (‘subtype’) van het objecttype Persoon en Leerling is een specialisatie van het objecttype Persoon. </w:t>
      </w:r>
      <w:r>
        <w:rPr>
          <w:rFonts w:eastAsia="Calibri"/>
        </w:rPr>
        <w:t xml:space="preserve">Een specialisatie ontstaat derhalve doordat aan een object van een bepaald type speciale eisen wordt gesteld. </w:t>
      </w:r>
      <w:r w:rsidRPr="00AE6451">
        <w:rPr>
          <w:rFonts w:eastAsia="Calibri"/>
        </w:rPr>
        <w:t xml:space="preserve">Vice versa spreken we er van dat Persoon een generalisatie is van Docent en Leerling. Op onderdelen vertonen de onderscheiden objecttypen Docent en Leerling hetzelfde gedrag waarbij dat gedrag essentieel van belang is voor het te beschouwen domein en daarmee het </w:t>
      </w:r>
      <w:r>
        <w:rPr>
          <w:rFonts w:eastAsia="Calibri"/>
        </w:rPr>
        <w:t xml:space="preserve">conceptuele </w:t>
      </w:r>
      <w:r w:rsidRPr="00AE6451">
        <w:rPr>
          <w:rFonts w:eastAsia="Calibri"/>
        </w:rPr>
        <w:t xml:space="preserve">informatiemodel. </w:t>
      </w:r>
    </w:p>
    <w:p w14:paraId="2B7F30D3" w14:textId="77777777" w:rsidR="007B4FA7" w:rsidRDefault="007B4FA7" w:rsidP="002533D6">
      <w:pPr>
        <w:rPr>
          <w:rFonts w:eastAsia="Calibri"/>
        </w:rPr>
      </w:pPr>
    </w:p>
    <w:p w14:paraId="4980DEAD" w14:textId="77777777" w:rsidR="007B4FA7" w:rsidRPr="00520B19" w:rsidRDefault="007B4FA7" w:rsidP="002533D6">
      <w:pPr>
        <w:rPr>
          <w:rFonts w:eastAsia="Calibri"/>
          <w:i/>
        </w:rPr>
      </w:pPr>
      <w:r w:rsidRPr="00520B19">
        <w:rPr>
          <w:rFonts w:eastAsia="Calibri"/>
          <w:i/>
        </w:rPr>
        <w:t>Abstract / concreet</w:t>
      </w:r>
    </w:p>
    <w:p w14:paraId="6FEB6C62" w14:textId="77777777" w:rsidR="007B4FA7" w:rsidRDefault="007B4FA7" w:rsidP="007B4FA7">
      <w:pPr>
        <w:rPr>
          <w:rFonts w:eastAsia="Calibri" w:cs="Arial"/>
          <w:color w:val="404040"/>
        </w:rPr>
      </w:pPr>
      <w:r w:rsidRPr="00AE6451">
        <w:rPr>
          <w:rFonts w:eastAsia="Calibri" w:cs="Arial"/>
          <w:color w:val="404040"/>
        </w:rPr>
        <w:t>Wanneer er</w:t>
      </w:r>
      <w:r>
        <w:rPr>
          <w:rFonts w:eastAsia="Calibri" w:cs="Arial"/>
          <w:color w:val="404040"/>
        </w:rPr>
        <w:t xml:space="preserve"> </w:t>
      </w:r>
      <w:r w:rsidRPr="00AE6451">
        <w:rPr>
          <w:rFonts w:eastAsia="Calibri" w:cs="Arial"/>
          <w:color w:val="404040"/>
        </w:rPr>
        <w:t xml:space="preserve">vanuit wordt gegaan dat binnen het te beschouwen gebied </w:t>
      </w:r>
      <w:r>
        <w:rPr>
          <w:rFonts w:eastAsia="Calibri" w:cs="Arial"/>
          <w:color w:val="404040"/>
        </w:rPr>
        <w:t xml:space="preserve">een persoon altijd ofwel </w:t>
      </w:r>
      <w:r w:rsidRPr="00AE6451">
        <w:rPr>
          <w:rFonts w:eastAsia="Calibri" w:cs="Arial"/>
          <w:color w:val="404040"/>
        </w:rPr>
        <w:t xml:space="preserve">een docent </w:t>
      </w:r>
      <w:r>
        <w:rPr>
          <w:rFonts w:eastAsia="Calibri" w:cs="Arial"/>
          <w:color w:val="404040"/>
        </w:rPr>
        <w:t xml:space="preserve">ofwel </w:t>
      </w:r>
      <w:r w:rsidRPr="00AE6451">
        <w:rPr>
          <w:rFonts w:eastAsia="Calibri" w:cs="Arial"/>
          <w:color w:val="404040"/>
        </w:rPr>
        <w:t>leerling kan zijn</w:t>
      </w:r>
      <w:r>
        <w:rPr>
          <w:rFonts w:eastAsia="Calibri" w:cs="Arial"/>
          <w:color w:val="404040"/>
        </w:rPr>
        <w:t xml:space="preserve"> (en nooit beide tegelijk)</w:t>
      </w:r>
      <w:r w:rsidRPr="00AE6451">
        <w:rPr>
          <w:rFonts w:eastAsia="Calibri" w:cs="Arial"/>
          <w:color w:val="404040"/>
        </w:rPr>
        <w:t xml:space="preserve"> dan definiëren we een Persoon als een abstract objecttype. Docent en Leerling zijn dan concrete objecttypen in het</w:t>
      </w:r>
      <w:r>
        <w:rPr>
          <w:rFonts w:eastAsia="Calibri" w:cs="Arial"/>
          <w:color w:val="404040"/>
        </w:rPr>
        <w:t xml:space="preserve"> conceptueel </w:t>
      </w:r>
      <w:r w:rsidRPr="00AE6451">
        <w:rPr>
          <w:rFonts w:eastAsia="Calibri" w:cs="Arial"/>
          <w:color w:val="404040"/>
        </w:rPr>
        <w:t>informatiemodel.</w:t>
      </w:r>
      <w:r>
        <w:rPr>
          <w:rFonts w:eastAsia="Calibri" w:cs="Arial"/>
          <w:color w:val="404040"/>
        </w:rPr>
        <w:t xml:space="preserve"> </w:t>
      </w:r>
    </w:p>
    <w:p w14:paraId="35A9EE21" w14:textId="77777777" w:rsidR="007B4FA7" w:rsidRDefault="007B4FA7">
      <w:pPr>
        <w:rPr>
          <w:rFonts w:eastAsia="Calibri"/>
        </w:rPr>
      </w:pPr>
    </w:p>
    <w:p w14:paraId="53212BA6" w14:textId="77777777" w:rsidR="007B4FA7" w:rsidRPr="00882C15" w:rsidRDefault="007B4FA7" w:rsidP="002533D6">
      <w:pPr>
        <w:rPr>
          <w:rFonts w:eastAsiaTheme="minorHAnsi"/>
          <w:color w:val="000000"/>
        </w:rPr>
      </w:pPr>
      <w:r w:rsidRPr="00E86618">
        <w:rPr>
          <w:rFonts w:eastAsiaTheme="minorHAnsi"/>
          <w:color w:val="000000"/>
        </w:rPr>
        <w:t>Een concreet object kan zich alleen in de hoedanigheid als</w:t>
      </w:r>
      <w:r>
        <w:rPr>
          <w:rFonts w:eastAsiaTheme="minorHAnsi"/>
          <w:color w:val="000000"/>
        </w:rPr>
        <w:t xml:space="preserve"> één van de </w:t>
      </w:r>
      <w:r w:rsidRPr="00E86618">
        <w:rPr>
          <w:rFonts w:eastAsiaTheme="minorHAnsi"/>
          <w:color w:val="000000"/>
        </w:rPr>
        <w:t>specialisatie</w:t>
      </w:r>
      <w:r>
        <w:rPr>
          <w:rFonts w:eastAsiaTheme="minorHAnsi"/>
          <w:color w:val="000000"/>
        </w:rPr>
        <w:t>s</w:t>
      </w:r>
      <w:r w:rsidRPr="00E86618">
        <w:rPr>
          <w:rFonts w:eastAsiaTheme="minorHAnsi"/>
          <w:color w:val="000000"/>
        </w:rPr>
        <w:t xml:space="preserve"> van het abstracte objecttype op het laagste niveau voordoen. En daarmee dus ook in de hoedanigheid van de generalisatie(s) van het concrete objecttype.</w:t>
      </w:r>
    </w:p>
    <w:p w14:paraId="684C50B0" w14:textId="77777777" w:rsidR="007B4FA7" w:rsidRDefault="007B4FA7" w:rsidP="002533D6">
      <w:pPr>
        <w:rPr>
          <w:rFonts w:eastAsia="Calibri"/>
        </w:rPr>
      </w:pPr>
    </w:p>
    <w:p w14:paraId="52C068B9" w14:textId="77777777" w:rsidR="007B4FA7" w:rsidRDefault="007B4FA7" w:rsidP="002533D6">
      <w:pPr>
        <w:rPr>
          <w:rFonts w:eastAsia="Calibri"/>
        </w:rPr>
      </w:pPr>
      <w:r w:rsidRPr="00AE6451">
        <w:rPr>
          <w:rFonts w:eastAsia="Calibri"/>
        </w:rPr>
        <w:t>Richtlijnen</w:t>
      </w:r>
    </w:p>
    <w:p w14:paraId="3A7E538E" w14:textId="1F7240AB" w:rsidR="007B4FA7" w:rsidRPr="00145C62" w:rsidRDefault="007B4FA7" w:rsidP="002533D6">
      <w:pPr>
        <w:pStyle w:val="Lijstalinea"/>
        <w:numPr>
          <w:ilvl w:val="0"/>
          <w:numId w:val="46"/>
        </w:numPr>
        <w:rPr>
          <w:rFonts w:eastAsia="Calibri"/>
        </w:rPr>
      </w:pPr>
      <w:r w:rsidRPr="00145C62">
        <w:rPr>
          <w:rFonts w:eastAsia="Calibri"/>
        </w:rPr>
        <w:t>Een abstract object is een onderwerp van gesprek binnen het beschouwde gebied. Het heeft  dus echt een betekenis</w:t>
      </w:r>
      <w:r>
        <w:rPr>
          <w:rStyle w:val="Voetnootmarkering"/>
          <w:rFonts w:eastAsia="Calibri" w:cs="Arial"/>
          <w:color w:val="404040"/>
        </w:rPr>
        <w:footnoteReference w:id="16"/>
      </w:r>
      <w:r w:rsidRPr="00145C62">
        <w:rPr>
          <w:rFonts w:eastAsia="Calibri"/>
        </w:rPr>
        <w:t xml:space="preserve"> in het beschouwde gebied. Net als een concreet object, specialisatie of generalisatie.</w:t>
      </w:r>
    </w:p>
    <w:p w14:paraId="1B5839F7" w14:textId="3C8829C5" w:rsidR="007B4FA7" w:rsidRPr="00145C62" w:rsidRDefault="007B4FA7" w:rsidP="002533D6">
      <w:pPr>
        <w:pStyle w:val="Lijstalinea"/>
        <w:numPr>
          <w:ilvl w:val="0"/>
          <w:numId w:val="46"/>
        </w:numPr>
        <w:rPr>
          <w:rFonts w:eastAsia="Calibri"/>
        </w:rPr>
      </w:pPr>
      <w:r w:rsidRPr="00145C62">
        <w:rPr>
          <w:rFonts w:eastAsia="Calibri"/>
        </w:rPr>
        <w:t>De definitie van elk objecttype (dus ook een abstract objecttype) is zodanig dat ondubbelzinnig bepaald kan worden dat een object wel of niet tot het gedefinieerde type behoort. Dus niet een objecttype met een definitie als ‘De gemeenschappelijke eigenschappen van een object…’ Deze definitie is op elk objecttype van toepassing.</w:t>
      </w:r>
    </w:p>
    <w:p w14:paraId="22B4883B" w14:textId="28857A93" w:rsidR="007B4FA7" w:rsidRPr="00145C62" w:rsidRDefault="007B4FA7" w:rsidP="002533D6">
      <w:pPr>
        <w:pStyle w:val="Lijstalinea"/>
        <w:numPr>
          <w:ilvl w:val="0"/>
          <w:numId w:val="46"/>
        </w:numPr>
        <w:rPr>
          <w:rFonts w:ascii="Arial" w:eastAsia="Calibri" w:hAnsi="Arial"/>
        </w:rPr>
      </w:pPr>
      <w:r w:rsidRPr="00145C62">
        <w:rPr>
          <w:rFonts w:eastAsia="Calibri"/>
        </w:rPr>
        <w:t>Houd er rekening mee dat afhankelijk van het te beschouwen gebied een object uit de werkelijkheid in het ene informatiemodel een concreet objecttype kan zijn en in het andere informatiemodel een abstract objecttype</w:t>
      </w:r>
      <w:r w:rsidRPr="00145C62">
        <w:rPr>
          <w:rFonts w:ascii="Arial" w:eastAsia="Calibri" w:hAnsi="Arial"/>
        </w:rPr>
        <w:t>.</w:t>
      </w:r>
    </w:p>
    <w:p w14:paraId="28CA5699" w14:textId="77777777" w:rsidR="007B4FA7" w:rsidRPr="002533D6" w:rsidRDefault="007B4FA7" w:rsidP="002533D6">
      <w:pPr>
        <w:rPr>
          <w:rFonts w:eastAsia="Calibri"/>
          <w:b/>
        </w:rPr>
      </w:pPr>
      <w:r w:rsidRPr="002533D6">
        <w:rPr>
          <w:rFonts w:eastAsia="Calibri"/>
          <w:b/>
        </w:rPr>
        <w:t xml:space="preserve">Logisch informatiemodel </w:t>
      </w:r>
    </w:p>
    <w:p w14:paraId="7568EC78" w14:textId="77777777" w:rsidR="007B4FA7" w:rsidRDefault="007B4FA7" w:rsidP="002533D6">
      <w:pPr>
        <w:rPr>
          <w:rFonts w:eastAsia="Calibri"/>
        </w:rPr>
      </w:pPr>
      <w:r w:rsidRPr="007C622D">
        <w:rPr>
          <w:rFonts w:eastAsia="Calibri"/>
        </w:rPr>
        <w:t xml:space="preserve">In een logisch model gelden in principe dezelfde regels voor abstracte of concrete objecttypen. De abstracte objecten worden daarom in principe overgenomen. In een logisch model wordt het digitale model van de werkelijkheid beschreven. Vanuit dit oogpunt kunnen er </w:t>
      </w:r>
      <w:r>
        <w:rPr>
          <w:rFonts w:eastAsia="Calibri"/>
        </w:rPr>
        <w:t xml:space="preserve">ook andere </w:t>
      </w:r>
      <w:r w:rsidRPr="007C622D">
        <w:rPr>
          <w:rFonts w:eastAsia="Calibri"/>
        </w:rPr>
        <w:t>redenen zijn om abstracte objecttypen te creëren</w:t>
      </w:r>
      <w:r>
        <w:rPr>
          <w:rFonts w:eastAsia="Calibri"/>
        </w:rPr>
        <w:t>,</w:t>
      </w:r>
      <w:r w:rsidRPr="007C622D">
        <w:rPr>
          <w:rFonts w:eastAsia="Calibri"/>
        </w:rPr>
        <w:t xml:space="preserve"> </w:t>
      </w:r>
      <w:r>
        <w:rPr>
          <w:rFonts w:eastAsia="Calibri"/>
        </w:rPr>
        <w:t>bijvoorbeeld omdat een abstract object positieve effecten heeft voor de implementatie</w:t>
      </w:r>
      <w:r w:rsidRPr="007C622D">
        <w:rPr>
          <w:rFonts w:eastAsia="Calibri"/>
        </w:rPr>
        <w:t xml:space="preserve">. </w:t>
      </w:r>
      <w:r>
        <w:rPr>
          <w:rFonts w:eastAsia="Calibri"/>
        </w:rPr>
        <w:t xml:space="preserve">Denk hierbij aan het aanbrengen van (extra)  </w:t>
      </w:r>
      <w:r w:rsidRPr="007C622D">
        <w:rPr>
          <w:rFonts w:eastAsia="Calibri"/>
        </w:rPr>
        <w:t>hiërarchie</w:t>
      </w:r>
      <w:r>
        <w:rPr>
          <w:rFonts w:eastAsia="Calibri"/>
        </w:rPr>
        <w:t>,</w:t>
      </w:r>
      <w:r w:rsidRPr="007C622D">
        <w:rPr>
          <w:rFonts w:eastAsia="Calibri"/>
        </w:rPr>
        <w:t xml:space="preserve">zowel in semantiek als in ordening van eigenschappen. </w:t>
      </w:r>
      <w:r w:rsidRPr="00AB28A5">
        <w:rPr>
          <w:rFonts w:eastAsia="Calibri"/>
        </w:rPr>
        <w:t xml:space="preserve">De enige regel die geldt is dat een abstract objecttype niet geïnstantieerd kan worden. Elk object is altijd een instantie van een concreet objecttype. </w:t>
      </w:r>
    </w:p>
    <w:p w14:paraId="5544B3F9" w14:textId="77777777" w:rsidR="007B4FA7" w:rsidRDefault="007B4FA7" w:rsidP="002533D6">
      <w:pPr>
        <w:rPr>
          <w:rFonts w:eastAsia="Calibri"/>
        </w:rPr>
      </w:pPr>
    </w:p>
    <w:p w14:paraId="47B94560" w14:textId="77777777" w:rsidR="007B4FA7" w:rsidRPr="002533D6" w:rsidRDefault="007B4FA7" w:rsidP="002533D6">
      <w:pPr>
        <w:rPr>
          <w:rFonts w:eastAsia="Calibri"/>
          <w:i/>
        </w:rPr>
      </w:pPr>
      <w:r w:rsidRPr="002533D6">
        <w:rPr>
          <w:rFonts w:eastAsia="Calibri"/>
          <w:i/>
        </w:rPr>
        <w:t xml:space="preserve">Algemeen </w:t>
      </w:r>
    </w:p>
    <w:p w14:paraId="29A75FA0" w14:textId="5B9C0703" w:rsidR="007B4FA7" w:rsidRPr="00145C62" w:rsidRDefault="007B4FA7" w:rsidP="002533D6">
      <w:pPr>
        <w:pStyle w:val="Lijstalinea"/>
        <w:numPr>
          <w:ilvl w:val="0"/>
          <w:numId w:val="46"/>
        </w:numPr>
        <w:rPr>
          <w:rFonts w:eastAsia="Calibri"/>
        </w:rPr>
      </w:pPr>
      <w:r w:rsidRPr="00145C62">
        <w:rPr>
          <w:rFonts w:eastAsia="Calibri"/>
        </w:rPr>
        <w:t xml:space="preserve">In UML wordt een abstract objecttype aangeduid door indAbstract met waarde “J” en wordt de naam van het abstracte objecttype cursief geschreven (voorbeeld: </w:t>
      </w:r>
      <w:r w:rsidRPr="00145C62">
        <w:rPr>
          <w:rFonts w:eastAsia="Calibri"/>
          <w:i/>
          <w:iCs/>
        </w:rPr>
        <w:t>Persoon</w:t>
      </w:r>
      <w:r w:rsidRPr="00145C62">
        <w:rPr>
          <w:rFonts w:eastAsia="Calibri"/>
        </w:rPr>
        <w:t>).</w:t>
      </w:r>
    </w:p>
    <w:p w14:paraId="150C383F" w14:textId="248DACD4" w:rsidR="007B4FA7" w:rsidRPr="00145C62" w:rsidRDefault="007B4FA7" w:rsidP="002533D6">
      <w:pPr>
        <w:pStyle w:val="Lijstalinea"/>
        <w:numPr>
          <w:ilvl w:val="0"/>
          <w:numId w:val="46"/>
        </w:numPr>
        <w:rPr>
          <w:rFonts w:eastAsia="Calibri"/>
        </w:rPr>
      </w:pPr>
      <w:r w:rsidRPr="00145C62">
        <w:rPr>
          <w:rFonts w:eastAsia="Calibri"/>
        </w:rPr>
        <w:t>Een objecttype dat een generalisatie-relatie heeft naar een al dan niet abstract objecttype noemen we een specialisatie (van dat objecttype). Wanneer de generalisatie een abstract objecttype is, kan de specialisatie zelf ook abstract zijn en specialisaties hebben. De ‘onderste’ specialisaties zijn dan altijd concreet (niet abstract)</w:t>
      </w:r>
    </w:p>
    <w:p w14:paraId="10D6886E" w14:textId="0C1E15AF" w:rsidR="007B4FA7" w:rsidRPr="00145C62" w:rsidRDefault="007B4FA7" w:rsidP="002533D6">
      <w:pPr>
        <w:pStyle w:val="Lijstalinea"/>
        <w:numPr>
          <w:ilvl w:val="0"/>
          <w:numId w:val="46"/>
        </w:numPr>
        <w:rPr>
          <w:rFonts w:eastAsia="Calibri"/>
        </w:rPr>
      </w:pPr>
      <w:r w:rsidRPr="00145C62">
        <w:rPr>
          <w:rFonts w:eastAsia="Calibri"/>
        </w:rPr>
        <w:t>Modelleer een abstract objecttype pas wanneer er sprake is van twee of meer specialisaties</w:t>
      </w:r>
    </w:p>
    <w:p w14:paraId="113C98A4" w14:textId="1A28BF40" w:rsidR="007B4FA7" w:rsidRPr="00145C62" w:rsidRDefault="007B4FA7" w:rsidP="002533D6">
      <w:pPr>
        <w:pStyle w:val="Lijstalinea"/>
        <w:numPr>
          <w:ilvl w:val="0"/>
          <w:numId w:val="46"/>
        </w:numPr>
        <w:rPr>
          <w:rFonts w:eastAsia="Calibri"/>
        </w:rPr>
      </w:pPr>
      <w:r>
        <w:rPr>
          <w:lang w:eastAsia="en-US"/>
        </w:rPr>
        <w:t xml:space="preserve">De unieke aanduiding kan opgenomen worden in het abstracte objecttype. De unieke aanduiding geldt dan voor elke specialisatie van het abstract objecttype. Dit betekent dat de unieke aanduiding uniek is binnen de verzameling van alle objecten die als specialisatie onder het abstracte objecttype vallen. Anders gezegd, de unieke aanduiding geldt voor alle concrete objecten die als objecttype de unieke aanduiding erven van het abstracte objecttype. Bijvoorbeeld: als de unieke aanduiding van </w:t>
      </w:r>
      <w:r w:rsidRPr="00145C62">
        <w:rPr>
          <w:i/>
          <w:lang w:eastAsia="en-US"/>
        </w:rPr>
        <w:t>_Kadastraal object</w:t>
      </w:r>
      <w:r>
        <w:rPr>
          <w:lang w:eastAsia="en-US"/>
        </w:rPr>
        <w:t xml:space="preserve"> het attribuutsoort Identificatie is en _</w:t>
      </w:r>
      <w:r w:rsidRPr="00145C62">
        <w:rPr>
          <w:i/>
          <w:lang w:eastAsia="en-US"/>
        </w:rPr>
        <w:t>Kadastraal Object</w:t>
      </w:r>
      <w:r>
        <w:rPr>
          <w:lang w:eastAsia="en-US"/>
        </w:rPr>
        <w:t xml:space="preserve"> als specialisatie een Perceel kent en een Leidingnetwerk, dan kan het niet zo zijn dat er een perceel object is met identificatie ‘1’ en een leidingnetwerk met identificatie ‘1’. Als dat wel het geval is, dan moet op beide concrete objecttypes een eigen unieke aanduiding gedefinieerd worden.</w:t>
      </w:r>
    </w:p>
    <w:p w14:paraId="5CB8734A" w14:textId="77777777" w:rsidR="007B4FA7" w:rsidRDefault="007B4FA7" w:rsidP="007B4FA7"/>
    <w:p w14:paraId="2B2BC210" w14:textId="77777777" w:rsidR="007B4FA7" w:rsidRDefault="007B4FA7" w:rsidP="007B4FA7"/>
    <w:p w14:paraId="6D0B99CE" w14:textId="54941641" w:rsidR="00D0222F" w:rsidRDefault="00D0222F" w:rsidP="00E67275">
      <w:pPr>
        <w:pStyle w:val="Kop2"/>
        <w:numPr>
          <w:ilvl w:val="1"/>
          <w:numId w:val="11"/>
        </w:numPr>
      </w:pPr>
      <w:bookmarkStart w:id="118" w:name="_Toc485712883"/>
      <w:r>
        <w:t>Relatieklasse (uitzonderingen)</w:t>
      </w:r>
      <w:bookmarkEnd w:id="118"/>
      <w:r>
        <w:t xml:space="preserve"> </w:t>
      </w:r>
    </w:p>
    <w:p w14:paraId="474C9311" w14:textId="1257A00D" w:rsidR="00D0222F" w:rsidRPr="0013168F" w:rsidRDefault="00D0222F" w:rsidP="00D0222F">
      <w:pPr>
        <w:rPr>
          <w:rFonts w:eastAsia="Batang"/>
        </w:rPr>
      </w:pPr>
      <w:r>
        <w:rPr>
          <w:rFonts w:eastAsia="Batang"/>
        </w:rPr>
        <w:t>De gegevens van de relatie</w:t>
      </w:r>
      <w:r w:rsidR="005E3929">
        <w:rPr>
          <w:rFonts w:eastAsia="Batang"/>
        </w:rPr>
        <w:t>soort</w:t>
      </w:r>
      <w:r>
        <w:rPr>
          <w:rFonts w:eastAsia="Batang"/>
        </w:rPr>
        <w:t xml:space="preserve"> worden altijd voor één relatie</w:t>
      </w:r>
      <w:r w:rsidR="005E3929">
        <w:rPr>
          <w:rFonts w:eastAsia="Batang"/>
        </w:rPr>
        <w:t>soort</w:t>
      </w:r>
      <w:r>
        <w:rPr>
          <w:rFonts w:eastAsia="Batang"/>
        </w:rPr>
        <w:t xml:space="preserve"> vastgelegd. Het is echter mogelijk dat dezelfde gegevens voor meerdere relaties tegelijk gelden. </w:t>
      </w:r>
      <w:r w:rsidR="00544A5A">
        <w:rPr>
          <w:rFonts w:eastAsia="Batang"/>
        </w:rPr>
        <w:t xml:space="preserve">Het is dan niet mogelijk om het te modelleren als relatieklasse. Wel gewenst, maar het kan niet als UML-associationClass. </w:t>
      </w:r>
      <w:r>
        <w:rPr>
          <w:rFonts w:eastAsia="Batang"/>
        </w:rPr>
        <w:t xml:space="preserve">Als </w:t>
      </w:r>
      <w:r w:rsidR="00A327B4">
        <w:rPr>
          <w:rFonts w:eastAsia="Batang"/>
        </w:rPr>
        <w:t xml:space="preserve">deze uitzondering </w:t>
      </w:r>
      <w:r>
        <w:rPr>
          <w:rFonts w:eastAsia="Batang"/>
        </w:rPr>
        <w:t xml:space="preserve">het geval is, dan worden de </w:t>
      </w:r>
      <w:r w:rsidR="00001AA8">
        <w:rPr>
          <w:rFonts w:eastAsia="Batang"/>
        </w:rPr>
        <w:t>relatieklasse</w:t>
      </w:r>
      <w:r w:rsidR="003B7A00">
        <w:rPr>
          <w:rFonts w:eastAsia="Batang"/>
        </w:rPr>
        <w:t>s</w:t>
      </w:r>
      <w:r w:rsidR="00001AA8">
        <w:rPr>
          <w:rFonts w:eastAsia="Batang"/>
        </w:rPr>
        <w:t xml:space="preserve"> </w:t>
      </w:r>
      <w:r w:rsidR="003B7A00">
        <w:rPr>
          <w:rFonts w:eastAsia="Batang"/>
        </w:rPr>
        <w:t xml:space="preserve">gemodelleerd </w:t>
      </w:r>
      <w:r w:rsidR="00001AA8">
        <w:rPr>
          <w:rFonts w:eastAsia="Batang"/>
        </w:rPr>
        <w:t xml:space="preserve">als </w:t>
      </w:r>
      <w:r w:rsidRPr="00F40649">
        <w:t>«</w:t>
      </w:r>
      <w:r w:rsidRPr="00996C32">
        <w:t>Objecttype</w:t>
      </w:r>
      <w:r w:rsidRPr="00F40649">
        <w:t>»</w:t>
      </w:r>
      <w:r w:rsidR="00001AA8">
        <w:t xml:space="preserve">, met één inkomende relatie en één uitgaande relatie. </w:t>
      </w:r>
      <w:r w:rsidR="00E33135">
        <w:t xml:space="preserve">De oorspronkelijke kardinaliteit van de beoogde relatieklasse wordt hierbij behouden. </w:t>
      </w:r>
    </w:p>
    <w:p w14:paraId="5FB2DF25" w14:textId="77777777" w:rsidR="00D0222F" w:rsidRDefault="00D0222F" w:rsidP="00D0222F"/>
    <w:p w14:paraId="6C2784D3" w14:textId="1300A94B" w:rsidR="00D0222F" w:rsidRPr="0013168F" w:rsidRDefault="00D0222F" w:rsidP="00D0222F">
      <w:pPr>
        <w:rPr>
          <w:i/>
        </w:rPr>
      </w:pPr>
      <w:r w:rsidRPr="0013168F">
        <w:rPr>
          <w:i/>
        </w:rPr>
        <w:t xml:space="preserve">Een Perceel kan vanwege een Perceel splitsing overgaan in twee of meerdere andere Percelen. De ‘overgegaan in’ </w:t>
      </w:r>
      <w:r w:rsidR="007759E9">
        <w:rPr>
          <w:i/>
        </w:rPr>
        <w:t xml:space="preserve">relatie </w:t>
      </w:r>
      <w:r w:rsidRPr="0013168F">
        <w:rPr>
          <w:i/>
        </w:rPr>
        <w:t>wordt bijgehouden</w:t>
      </w:r>
      <w:r w:rsidR="007759E9">
        <w:rPr>
          <w:i/>
        </w:rPr>
        <w:t xml:space="preserve"> in een relatieklasse</w:t>
      </w:r>
      <w:r w:rsidRPr="0013168F">
        <w:rPr>
          <w:i/>
        </w:rPr>
        <w:t xml:space="preserve">. Gegevens over de splitsing zijn voor al deze relaties gelijk. </w:t>
      </w:r>
    </w:p>
    <w:p w14:paraId="431F928E" w14:textId="77777777" w:rsidR="00D0222F" w:rsidRDefault="00D0222F" w:rsidP="00D0222F">
      <w:pPr>
        <w:rPr>
          <w:rFonts w:eastAsia="Batang"/>
        </w:rPr>
      </w:pPr>
    </w:p>
    <w:p w14:paraId="2D462DD3" w14:textId="46A3DC27" w:rsidR="00D0222F" w:rsidRDefault="00D0222F" w:rsidP="00D0222F">
      <w:pPr>
        <w:rPr>
          <w:rFonts w:eastAsia="Batang"/>
        </w:rPr>
      </w:pPr>
      <w:r>
        <w:rPr>
          <w:rFonts w:eastAsia="Batang"/>
        </w:rPr>
        <w:t>Het metamodel ondersteun</w:t>
      </w:r>
      <w:r w:rsidR="005E3929">
        <w:rPr>
          <w:rFonts w:eastAsia="Batang"/>
        </w:rPr>
        <w:t>t</w:t>
      </w:r>
      <w:r>
        <w:rPr>
          <w:rFonts w:eastAsia="Batang"/>
        </w:rPr>
        <w:t xml:space="preserve"> (nog) geen relatieklassen tussen drie of meer objecttypen. Dit kan in uw eigen extensie toegevoegd worden. </w:t>
      </w:r>
    </w:p>
    <w:p w14:paraId="7858C221" w14:textId="77777777" w:rsidR="00D0222F" w:rsidRDefault="00D0222F" w:rsidP="00D0222F">
      <w:pPr>
        <w:rPr>
          <w:rFonts w:eastAsia="Batang"/>
        </w:rPr>
      </w:pPr>
    </w:p>
    <w:p w14:paraId="001C5AF6" w14:textId="77777777" w:rsidR="00D0222F" w:rsidRDefault="00D0222F" w:rsidP="00D0222F">
      <w:pPr>
        <w:rPr>
          <w:rFonts w:eastAsia="Batang"/>
        </w:rPr>
      </w:pPr>
      <w:r w:rsidRPr="00690275">
        <w:rPr>
          <w:i/>
        </w:rPr>
        <w:t xml:space="preserve">Bijvoorbeeld: een CONTRACT kan bijvoorbeeld ook een afspraak zijn tussen twee óf méér SUBJECTen, waarbij de gegevens van de relatie voor alle betrokken objecten hetzelfde zijn. CONTRACT wordt dan gemodelleerd als objecttype, waarbij beschreven wordt wat er moet gebeuren wanneer één van de SUBJECTen niet meer bestaat. </w:t>
      </w:r>
    </w:p>
    <w:p w14:paraId="262758BD" w14:textId="77777777" w:rsidR="00CB053D" w:rsidRDefault="00CB053D">
      <w:pPr>
        <w:contextualSpacing w:val="0"/>
        <w:rPr>
          <w:rFonts w:eastAsia="Calibri"/>
          <w:b/>
          <w:bCs/>
          <w:color w:val="004A82" w:themeColor="text2" w:themeTint="E6"/>
          <w:sz w:val="22"/>
          <w:szCs w:val="24"/>
          <w:lang w:eastAsia="en-US"/>
        </w:rPr>
      </w:pPr>
      <w:r>
        <w:br w:type="page"/>
      </w:r>
    </w:p>
    <w:p w14:paraId="7B5B0A32" w14:textId="2F7B3EDC" w:rsidR="00D0222F" w:rsidRDefault="005E3929" w:rsidP="00E67275">
      <w:pPr>
        <w:pStyle w:val="Kop2"/>
        <w:numPr>
          <w:ilvl w:val="1"/>
          <w:numId w:val="11"/>
        </w:numPr>
      </w:pPr>
      <w:bookmarkStart w:id="119" w:name="_Toc485712884"/>
      <w:r>
        <w:t>Constraint</w:t>
      </w:r>
      <w:bookmarkEnd w:id="119"/>
    </w:p>
    <w:p w14:paraId="6EA31234" w14:textId="26F4C34C" w:rsidR="00D0222F" w:rsidRDefault="00D0222F" w:rsidP="00D0222F">
      <w:pPr>
        <w:keepNext/>
      </w:pPr>
      <w:r>
        <w:t xml:space="preserve">Deze </w:t>
      </w:r>
      <w:r w:rsidR="004B2125">
        <w:t>paragraaf</w:t>
      </w:r>
      <w:r>
        <w:t xml:space="preserve"> gaat dieper in op hoe een </w:t>
      </w:r>
      <w:r w:rsidR="005E3929">
        <w:t>Cons</w:t>
      </w:r>
      <w:r w:rsidR="003C5F80">
        <w:t>t</w:t>
      </w:r>
      <w:r w:rsidR="005E3929">
        <w:t xml:space="preserve">raint </w:t>
      </w:r>
      <w:r>
        <w:t xml:space="preserve">toegepast wordt. </w:t>
      </w:r>
    </w:p>
    <w:p w14:paraId="00FE5758" w14:textId="77777777" w:rsidR="00D0222F" w:rsidRDefault="00D0222F" w:rsidP="00D0222F">
      <w:pPr>
        <w:keepNext/>
      </w:pPr>
    </w:p>
    <w:p w14:paraId="6F3DEA0E" w14:textId="77777777" w:rsidR="00C909FF" w:rsidRDefault="00C909FF" w:rsidP="00C909FF">
      <w:pPr>
        <w:keepNext/>
      </w:pPr>
      <w:r>
        <w:t>Een Constraint wordt beschreven met een:</w:t>
      </w:r>
    </w:p>
    <w:p w14:paraId="35490DE1" w14:textId="658275C2" w:rsidR="00C909FF" w:rsidRDefault="00C909FF" w:rsidP="0025461A">
      <w:pPr>
        <w:pStyle w:val="Lijstalinea"/>
        <w:keepNext/>
        <w:numPr>
          <w:ilvl w:val="0"/>
          <w:numId w:val="12"/>
        </w:numPr>
        <w:ind w:left="360"/>
      </w:pPr>
      <w:r>
        <w:t xml:space="preserve">Naam (UML-constraint name): een naam c.q. label, vaak in steekwoorden. </w:t>
      </w:r>
    </w:p>
    <w:p w14:paraId="4EA62EB4" w14:textId="7B3AEAB6" w:rsidR="00C909FF" w:rsidRDefault="00C909FF" w:rsidP="0025461A">
      <w:pPr>
        <w:pStyle w:val="Lijstalinea"/>
        <w:keepNext/>
        <w:numPr>
          <w:ilvl w:val="0"/>
          <w:numId w:val="12"/>
        </w:numPr>
        <w:ind w:left="360"/>
      </w:pPr>
      <w:r>
        <w:t>Specificatie in tekst (UML-Constraint Notes, type invariant): een uitgebreide heldere beschrijving van de constraint in gewone tekst.</w:t>
      </w:r>
      <w:r w:rsidR="00353062">
        <w:br/>
      </w:r>
    </w:p>
    <w:p w14:paraId="585A918C" w14:textId="313523CB" w:rsidR="00C909FF" w:rsidRDefault="00353062">
      <w:pPr>
        <w:keepNext/>
      </w:pPr>
      <w:r>
        <w:t xml:space="preserve">     </w:t>
      </w:r>
      <w:r w:rsidR="00C909FF">
        <w:t xml:space="preserve"> en optioneel: </w:t>
      </w:r>
    </w:p>
    <w:p w14:paraId="258E7FC1" w14:textId="0F3C79CF" w:rsidR="00C909FF" w:rsidRDefault="00C909FF" w:rsidP="0025461A">
      <w:pPr>
        <w:pStyle w:val="Lijstalinea"/>
        <w:keepNext/>
        <w:numPr>
          <w:ilvl w:val="0"/>
          <w:numId w:val="12"/>
        </w:numPr>
        <w:ind w:left="360"/>
      </w:pPr>
      <w:r>
        <w:t xml:space="preserve">Specificatie formeel (UML-Constraint Notes, type OCL): formele specificatie in de </w:t>
      </w:r>
      <w:r w:rsidR="003B7A00">
        <w:t>Object C</w:t>
      </w:r>
      <w:r>
        <w:t xml:space="preserve">onstraint </w:t>
      </w:r>
      <w:r w:rsidR="003B7A00">
        <w:t>L</w:t>
      </w:r>
      <w:r>
        <w:t xml:space="preserve">anguage. De formele specificatie bevat dus de uitgebreide heldere beschrijving van de constraint in gewone tekst EN de formele specificatie in </w:t>
      </w:r>
      <w:r w:rsidR="003B7A00">
        <w:t>OCL</w:t>
      </w:r>
      <w:r>
        <w:t>.</w:t>
      </w:r>
    </w:p>
    <w:p w14:paraId="66C7C50F" w14:textId="77777777" w:rsidR="00C909FF" w:rsidRDefault="00C909FF" w:rsidP="00C909FF">
      <w:pPr>
        <w:keepNext/>
      </w:pPr>
    </w:p>
    <w:p w14:paraId="18DFC843" w14:textId="77777777" w:rsidR="00C909FF" w:rsidRDefault="00C909FF" w:rsidP="00C909FF">
      <w:pPr>
        <w:keepNext/>
      </w:pPr>
      <w:r>
        <w:t>Twee constraints die gedefinieerd zijn op hetzelfde modelelement mogen niet dezelfde naam hebben.</w:t>
      </w:r>
    </w:p>
    <w:p w14:paraId="5C1276D3" w14:textId="77777777" w:rsidR="00C909FF" w:rsidRDefault="00C909FF" w:rsidP="00C909FF">
      <w:pPr>
        <w:keepNext/>
      </w:pPr>
    </w:p>
    <w:p w14:paraId="4B65573E" w14:textId="1E19C08F" w:rsidR="00C909FF" w:rsidRDefault="00C909FF" w:rsidP="00C909FF">
      <w:pPr>
        <w:keepNext/>
      </w:pPr>
      <w:r>
        <w:t xml:space="preserve">In Enterprise architect 12.x lijkt het helaas (nog) niet mogelijk om </w:t>
      </w:r>
      <w:r w:rsidR="003B7A00">
        <w:t xml:space="preserve">constraints </w:t>
      </w:r>
      <w:r>
        <w:t>zoals bedoeld in UML op te nemen, te weten als OpaqueExpression met een constraint string en een aanduiding van de taal: natuurlijke taal, of OCL (of een andere zoals Java, maar deze wordt niet toegepast in dit metamodel). EA werkt met UML Notes en een constraint type. Het is daarnaast niet mogelijk om de tekst en de OCL in dezelfde constraint op te nemen. Het worden dan twee aparte constraints, 1 met tekst en 1 met OCL, met verplicht ook een andere naam.</w:t>
      </w:r>
      <w:r w:rsidR="005737B7">
        <w:t xml:space="preserve"> Vandaar onderstaande aanpak</w:t>
      </w:r>
      <w:r>
        <w:t>:</w:t>
      </w:r>
    </w:p>
    <w:p w14:paraId="09D0B028" w14:textId="77777777" w:rsidR="00C909FF" w:rsidRDefault="00C909FF" w:rsidP="00C909FF">
      <w:pPr>
        <w:keepNext/>
      </w:pPr>
    </w:p>
    <w:p w14:paraId="74BEC76B" w14:textId="197A769E" w:rsidR="00C909FF" w:rsidRDefault="00C909FF" w:rsidP="00C909FF">
      <w:pPr>
        <w:keepNext/>
      </w:pPr>
      <w:r>
        <w:t>Als de modelleur kiest om de constraint alleen in gewone taal te beschrijven, dan als volgt:</w:t>
      </w:r>
    </w:p>
    <w:p w14:paraId="55F537D3" w14:textId="4EFED721" w:rsidR="00C909FF" w:rsidRDefault="00C909FF" w:rsidP="0025461A">
      <w:pPr>
        <w:pStyle w:val="Lijstalinea"/>
        <w:keepNext/>
        <w:numPr>
          <w:ilvl w:val="0"/>
          <w:numId w:val="12"/>
        </w:numPr>
      </w:pPr>
      <w:r>
        <w:t>Naam (UML-constraint name): een naam c.q. label, vaak in steekwoorden.</w:t>
      </w:r>
    </w:p>
    <w:p w14:paraId="3B6B7F7B" w14:textId="55B001B6" w:rsidR="00C909FF" w:rsidRDefault="00C909FF" w:rsidP="0025461A">
      <w:pPr>
        <w:pStyle w:val="Lijstalinea"/>
        <w:keepNext/>
        <w:numPr>
          <w:ilvl w:val="0"/>
          <w:numId w:val="12"/>
        </w:numPr>
      </w:pPr>
      <w:r>
        <w:t>Specificatie in tekst (UML-Constraint Notes, type invariant): een uitgebreide heldere beschrijving van de constraint in gewone tekst</w:t>
      </w:r>
      <w:r w:rsidR="003B7A00">
        <w:t>.</w:t>
      </w:r>
    </w:p>
    <w:p w14:paraId="260665C1" w14:textId="77777777" w:rsidR="00C909FF" w:rsidRDefault="00C909FF" w:rsidP="00C909FF">
      <w:pPr>
        <w:keepNext/>
      </w:pPr>
    </w:p>
    <w:p w14:paraId="7C02089E" w14:textId="24EDCE37" w:rsidR="00C909FF" w:rsidRDefault="00C909FF" w:rsidP="00C909FF">
      <w:pPr>
        <w:keepNext/>
      </w:pPr>
      <w:r>
        <w:t>Als de modelleur kiest om de constraint niet alleen in gewone taal te beschrijven, maar ook in een formele taal (OCL), dan als volgt:</w:t>
      </w:r>
    </w:p>
    <w:p w14:paraId="1A0D0D82" w14:textId="3BFDA837" w:rsidR="00C909FF" w:rsidRDefault="00C909FF" w:rsidP="0025461A">
      <w:pPr>
        <w:pStyle w:val="Lijstalinea"/>
        <w:keepNext/>
        <w:numPr>
          <w:ilvl w:val="0"/>
          <w:numId w:val="12"/>
        </w:numPr>
      </w:pPr>
      <w:r>
        <w:t xml:space="preserve">Naam (UML-constraint name): een naam c.q. label, vaak in steekwoorden. </w:t>
      </w:r>
    </w:p>
    <w:p w14:paraId="0117096D" w14:textId="7B852048" w:rsidR="00C909FF" w:rsidRDefault="00C909FF" w:rsidP="0025461A">
      <w:pPr>
        <w:pStyle w:val="Lijstalinea"/>
        <w:keepNext/>
        <w:numPr>
          <w:ilvl w:val="0"/>
          <w:numId w:val="12"/>
        </w:numPr>
      </w:pPr>
      <w:r>
        <w:t>Specificatie formeel (UML-Constraint Notes, type OCL): formele specificatie in de object constraint language (OCL). De uitgebreide heldere beschrijving van de constraint in gewone tekst wordt opgenomen als commentaar, tussen /* */.</w:t>
      </w:r>
    </w:p>
    <w:p w14:paraId="063439B0" w14:textId="77777777" w:rsidR="00C909FF" w:rsidRDefault="00C909FF" w:rsidP="00C909FF">
      <w:pPr>
        <w:keepNext/>
      </w:pPr>
    </w:p>
    <w:p w14:paraId="35629BF5" w14:textId="5CFCF6EE" w:rsidR="00D0222F" w:rsidRPr="002940C1" w:rsidRDefault="00D0222F" w:rsidP="00D0222F">
      <w:r>
        <w:t xml:space="preserve">Aanbeveling: als een eigenschap van één UML-attribute, of één UML-association </w:t>
      </w:r>
      <w:r w:rsidRPr="002940C1">
        <w:t xml:space="preserve">met </w:t>
      </w:r>
      <w:r>
        <w:t>een patroon (</w:t>
      </w:r>
      <w:r w:rsidRPr="002940C1">
        <w:t>zie patroon</w:t>
      </w:r>
      <w:r>
        <w:t xml:space="preserve">) of een lengte (zie metadata aspect) of een kardinaliteit van een relatiesoort </w:t>
      </w:r>
      <w:r w:rsidRPr="002940C1">
        <w:t xml:space="preserve">vastgelegd </w:t>
      </w:r>
      <w:r>
        <w:t>kan</w:t>
      </w:r>
      <w:r w:rsidRPr="002940C1">
        <w:t xml:space="preserve"> worden</w:t>
      </w:r>
      <w:r>
        <w:t xml:space="preserve">, gebruik dan deze en geen UML-constraint. </w:t>
      </w:r>
      <w:r w:rsidRPr="002940C1">
        <w:t xml:space="preserve">Als er sprake is van een </w:t>
      </w:r>
      <w:r>
        <w:t xml:space="preserve">eigenschap </w:t>
      </w:r>
      <w:r w:rsidRPr="002940C1">
        <w:t xml:space="preserve">die over meerdere </w:t>
      </w:r>
      <w:r>
        <w:t>informatiemodel</w:t>
      </w:r>
      <w:r w:rsidRPr="002940C1">
        <w:t xml:space="preserve">elementen heen gaat, dan </w:t>
      </w:r>
      <w:r>
        <w:t xml:space="preserve">is er altijd sprake van een regel die we </w:t>
      </w:r>
      <w:r w:rsidRPr="002940C1">
        <w:t xml:space="preserve">modelleren met een </w:t>
      </w:r>
      <w:r>
        <w:t>UML-constraint</w:t>
      </w:r>
      <w:r w:rsidRPr="002940C1">
        <w:t>.</w:t>
      </w:r>
    </w:p>
    <w:p w14:paraId="2305DC2C" w14:textId="77777777" w:rsidR="00D0222F" w:rsidRDefault="00D0222F" w:rsidP="00D0222F">
      <w:pPr>
        <w:keepNext/>
      </w:pPr>
    </w:p>
    <w:p w14:paraId="32DC597B" w14:textId="599E7B7B" w:rsidR="00D0222F" w:rsidRPr="002940C1" w:rsidRDefault="00D0222F" w:rsidP="00D0222F">
      <w:r>
        <w:t xml:space="preserve">Aanbeveling: wees terughoudend met het gebruik van </w:t>
      </w:r>
      <w:r w:rsidR="00B60515">
        <w:t xml:space="preserve">constraints </w:t>
      </w:r>
      <w:r>
        <w:t xml:space="preserve">in het informatiemodel wanneer de kans reëel is dat het model hierdoor gaat wijzigen of als het niet direct over de semantiek, structuur of syntax van de te registreren gegevens gaat. Dit is bijvoorbeeld het geval wanneer er regels bestaan rondom informatie die elke paar jaar </w:t>
      </w:r>
      <w:r w:rsidR="003B7A00">
        <w:t xml:space="preserve">kan </w:t>
      </w:r>
      <w:r>
        <w:t xml:space="preserve">wijzigen, of die per toepassingsgebied (net) anders toegepast moet worden. Bijvoorbeeld: wanneer een persoon 65 jaar of ouder is, mag deze geen uitkering aanvragen. Wanneer er veel van </w:t>
      </w:r>
      <w:r w:rsidR="003B7A00">
        <w:t xml:space="preserve">zulke constraints </w:t>
      </w:r>
      <w:r>
        <w:t xml:space="preserve">in het informatiemodel worden opgenomen, zal dit leiden tot een ongewenste dynamiek waardoor er (te) vaak nieuwe versies moeten worden uitgebracht. De aanbeveling is om de specificatie van dergelijke constraints buiten het informatiemodel te specificeren, bijvoorbeeld als validatieregel. </w:t>
      </w:r>
    </w:p>
    <w:p w14:paraId="7766BCF5" w14:textId="6F510EBA" w:rsidR="00D0222F" w:rsidRPr="002C6C8B" w:rsidRDefault="00D0222F" w:rsidP="00E67275">
      <w:pPr>
        <w:pStyle w:val="Kop2"/>
        <w:numPr>
          <w:ilvl w:val="1"/>
          <w:numId w:val="11"/>
        </w:numPr>
      </w:pPr>
      <w:bookmarkStart w:id="120" w:name="_Toc467145324"/>
      <w:bookmarkStart w:id="121" w:name="_Toc485712885"/>
      <w:r>
        <w:t>Historie</w:t>
      </w:r>
      <w:bookmarkEnd w:id="120"/>
      <w:bookmarkEnd w:id="121"/>
      <w:r>
        <w:t xml:space="preserve"> </w:t>
      </w:r>
    </w:p>
    <w:p w14:paraId="2AE5C6E1" w14:textId="77777777" w:rsidR="004D5C0A" w:rsidRDefault="004D5C0A" w:rsidP="004D5C0A">
      <w:r>
        <w:t xml:space="preserve">Deze paragraaf geeft in meer detail aan wat we onder de metagegevens </w:t>
      </w:r>
      <w:r w:rsidRPr="002D4523">
        <w:rPr>
          <w:i/>
        </w:rPr>
        <w:t>Indicatie materiële historie</w:t>
      </w:r>
      <w:r>
        <w:rPr>
          <w:i/>
        </w:rPr>
        <w:t xml:space="preserve"> en </w:t>
      </w:r>
      <w:r w:rsidRPr="002D4523">
        <w:rPr>
          <w:i/>
        </w:rPr>
        <w:t xml:space="preserve">Indicatie </w:t>
      </w:r>
      <w:r>
        <w:rPr>
          <w:i/>
        </w:rPr>
        <w:t>formele</w:t>
      </w:r>
      <w:r w:rsidRPr="002D4523">
        <w:rPr>
          <w:i/>
        </w:rPr>
        <w:t xml:space="preserve"> historie</w:t>
      </w:r>
      <w:r>
        <w:t xml:space="preserve"> verstaan.</w:t>
      </w:r>
    </w:p>
    <w:p w14:paraId="4C0B7D68" w14:textId="77777777" w:rsidR="004D5C0A" w:rsidRDefault="004D5C0A" w:rsidP="004D5C0A"/>
    <w:p w14:paraId="6FD6D492" w14:textId="77777777" w:rsidR="004D5C0A" w:rsidRDefault="004D5C0A" w:rsidP="004D5C0A">
      <w:r>
        <w:t xml:space="preserve">Aanvullend beschrijft deze paragaaf een aantal aspecten waar rekening mee gehouden kan worden bij de uitwerking van historie in een informatiemodel op logisch niveau. Let wel, historie is niet gestandaardiseerd over logische informatiemodellen van registraties heen. Hoe historie in een logisch informatiemodel wordt gemodelleerd is aan de opsteller van het logisch informatiemodel zelf.  In deze paragraaf wordt wel iets verteld over historie op logisch niveau maar dat is niet bindend!  </w:t>
      </w:r>
    </w:p>
    <w:p w14:paraId="1FA5E46B" w14:textId="77777777" w:rsidR="004D5C0A" w:rsidRDefault="004D5C0A" w:rsidP="004D5C0A"/>
    <w:p w14:paraId="3A38AE9E" w14:textId="77777777" w:rsidR="004D5C0A" w:rsidRPr="00301DE4" w:rsidRDefault="004D5C0A" w:rsidP="004D5C0A">
      <w:pPr>
        <w:rPr>
          <w:b/>
        </w:rPr>
      </w:pPr>
      <w:r w:rsidRPr="00301DE4">
        <w:rPr>
          <w:b/>
        </w:rPr>
        <w:t>Algemeen</w:t>
      </w:r>
    </w:p>
    <w:p w14:paraId="2B8FC3C2" w14:textId="77777777" w:rsidR="004D5C0A" w:rsidRDefault="004D5C0A" w:rsidP="004D5C0A">
      <w:r w:rsidRPr="0067472F">
        <w:t xml:space="preserve">Het aspect tijd speelt een belangrijke rol in </w:t>
      </w:r>
      <w:r>
        <w:t>(</w:t>
      </w:r>
      <w:r w:rsidRPr="0067472F">
        <w:t>basis</w:t>
      </w:r>
      <w:r>
        <w:t>)</w:t>
      </w:r>
      <w:r w:rsidRPr="0067472F">
        <w:t xml:space="preserve">registraties. Daarnaast speelt tijd ook een belangrijke rol in het gebruik van de informatie uit (basis)registraties. Afnemers hebben eigen rechtsprocedures en moeten kunnen herleiden wanneer </w:t>
      </w:r>
      <w:r>
        <w:t xml:space="preserve">een gegeven </w:t>
      </w:r>
      <w:r w:rsidRPr="0067472F">
        <w:t xml:space="preserve">als bekend mocht worden verondersteld. Als bijvoorbeeld besluiten ter discussie worden gesteld, is het juridisch van belang te achterhalen op basis van welke </w:t>
      </w:r>
      <w:r>
        <w:t xml:space="preserve">gegevens </w:t>
      </w:r>
      <w:r w:rsidRPr="0067472F">
        <w:t xml:space="preserve">zo’n besluit </w:t>
      </w:r>
      <w:r>
        <w:t xml:space="preserve">is </w:t>
      </w:r>
      <w:r w:rsidRPr="0067472F">
        <w:t>genomen</w:t>
      </w:r>
      <w:r>
        <w:t xml:space="preserve">. </w:t>
      </w:r>
      <w:r w:rsidRPr="0067472F">
        <w:t xml:space="preserve">Als onjuiste </w:t>
      </w:r>
      <w:r>
        <w:t xml:space="preserve">gegevens </w:t>
      </w:r>
      <w:r w:rsidRPr="0067472F">
        <w:t xml:space="preserve">zijn gebruikt, is het relevant te weten of </w:t>
      </w:r>
      <w:r>
        <w:t xml:space="preserve">het </w:t>
      </w:r>
      <w:r w:rsidRPr="0067472F">
        <w:t xml:space="preserve">juiste </w:t>
      </w:r>
      <w:r>
        <w:t xml:space="preserve">gegeven </w:t>
      </w:r>
      <w:r w:rsidRPr="0067472F">
        <w:t>tijdens de besluitvorming al bekend waren.</w:t>
      </w:r>
    </w:p>
    <w:p w14:paraId="4555B395" w14:textId="77777777" w:rsidR="004D5C0A" w:rsidRDefault="004D5C0A" w:rsidP="004D5C0A">
      <w:r>
        <w:t>Dit betekent dus dat bekend moet zijn wat de waarde van een attribuut op een bepaald moment is.</w:t>
      </w:r>
    </w:p>
    <w:p w14:paraId="03D72743" w14:textId="77777777" w:rsidR="004D5C0A" w:rsidRDefault="004D5C0A" w:rsidP="004D5C0A"/>
    <w:p w14:paraId="7009D76E" w14:textId="77777777" w:rsidR="004D5C0A" w:rsidRPr="00301DE4" w:rsidRDefault="004D5C0A" w:rsidP="004D5C0A">
      <w:pPr>
        <w:rPr>
          <w:i/>
        </w:rPr>
      </w:pPr>
      <w:r w:rsidRPr="00301DE4">
        <w:rPr>
          <w:i/>
        </w:rPr>
        <w:t>Tijdslijnen</w:t>
      </w:r>
    </w:p>
    <w:p w14:paraId="449A899A" w14:textId="77777777" w:rsidR="004D5C0A" w:rsidRDefault="004D5C0A" w:rsidP="004D5C0A">
      <w:r>
        <w:t>Er spelen twee tijdslijnen een rol bij het herleiden van attribuutwaarden:</w:t>
      </w:r>
    </w:p>
    <w:p w14:paraId="779DAF7C" w14:textId="77777777" w:rsidR="004D5C0A" w:rsidRDefault="004D5C0A" w:rsidP="004D5C0A">
      <w:pPr>
        <w:pStyle w:val="Lijstalinea"/>
        <w:numPr>
          <w:ilvl w:val="0"/>
          <w:numId w:val="12"/>
        </w:numPr>
      </w:pPr>
      <w:r>
        <w:t>Wanneer is iets gebeurd, in de werkelijkheid of volgens opgave (wanneer zijn de opgenomen gegevens geldig)? Dit valt binnen de tijdlijn van de aangehouden werkelijkheid.</w:t>
      </w:r>
    </w:p>
    <w:p w14:paraId="77622061" w14:textId="77777777" w:rsidR="004D5C0A" w:rsidRDefault="004D5C0A" w:rsidP="004D5C0A">
      <w:pPr>
        <w:pStyle w:val="Lijstalinea"/>
        <w:numPr>
          <w:ilvl w:val="0"/>
          <w:numId w:val="12"/>
        </w:numPr>
      </w:pPr>
      <w:r>
        <w:t xml:space="preserve">Vanaf wanneer wist de overheid (als collectief van organisaties) dat de gegevens bekend waren? Dit valt binnen de tijdlijn van het administratieproces of de administratieve werkelijkheid. </w:t>
      </w:r>
    </w:p>
    <w:p w14:paraId="0A811EA8" w14:textId="77777777" w:rsidR="004D5C0A" w:rsidRDefault="004D5C0A" w:rsidP="004D5C0A"/>
    <w:p w14:paraId="1681B86C" w14:textId="77777777" w:rsidR="004D5C0A" w:rsidRDefault="004D5C0A" w:rsidP="004D5C0A">
      <w:r>
        <w:t xml:space="preserve">In de rapportage 'Architectuur van het stelsel' (Stroomlijning BasisGegevens, 2006) wordt geadviseerd om beide tijdslijnen te registreren, om de attribuutwaarden van een bepaald moment te kunnen reconstrueren. In de diverse registraties wordt hieraan op verschillende wijzen invulling gegeven. Dit metamodel schrijft derhalve niet voor welke bij de tijdslijnen behorende attributen gebruikt moeten worden voor het vastleggen van historie. </w:t>
      </w:r>
    </w:p>
    <w:p w14:paraId="098CD337" w14:textId="77777777" w:rsidR="004D5C0A" w:rsidRDefault="004D5C0A" w:rsidP="004D5C0A">
      <w:pPr>
        <w:pStyle w:val="Lijstalinea"/>
        <w:ind w:left="0" w:right="5"/>
      </w:pPr>
    </w:p>
    <w:p w14:paraId="7A8F9F7F" w14:textId="77777777" w:rsidR="004D5C0A" w:rsidRPr="00301DE4" w:rsidRDefault="004D5C0A" w:rsidP="004D5C0A">
      <w:pPr>
        <w:pStyle w:val="Lijstalinea"/>
        <w:ind w:left="0" w:right="5"/>
        <w:rPr>
          <w:b/>
        </w:rPr>
      </w:pPr>
      <w:r>
        <w:rPr>
          <w:b/>
        </w:rPr>
        <w:t>Historie op c</w:t>
      </w:r>
      <w:r w:rsidRPr="00C74917">
        <w:rPr>
          <w:b/>
        </w:rPr>
        <w:t xml:space="preserve">onceptueel </w:t>
      </w:r>
      <w:r>
        <w:rPr>
          <w:b/>
        </w:rPr>
        <w:t>niveau</w:t>
      </w:r>
    </w:p>
    <w:p w14:paraId="72E6C604" w14:textId="77777777" w:rsidR="004D5C0A" w:rsidRDefault="004D5C0A" w:rsidP="004D5C0A">
      <w:pPr>
        <w:pStyle w:val="Lijstalinea"/>
        <w:ind w:left="0" w:right="5"/>
      </w:pPr>
      <w:r>
        <w:t xml:space="preserve">Op conceptueel niveau is het wel altijd mogelijk om aan te geven dát het bijhouden van historie </w:t>
      </w:r>
      <w:r w:rsidRPr="00EF3812">
        <w:rPr>
          <w:i/>
        </w:rPr>
        <w:t>aan de orde is</w:t>
      </w:r>
      <w:r>
        <w:t xml:space="preserve"> voor een (elk) gegeven, dat wil zeggen een attribuut of relatie van een object, te weten via een metagegeven. Deze metagegevens specificeren we als volgt:</w:t>
      </w:r>
      <w:r>
        <w:br/>
      </w:r>
    </w:p>
    <w:p w14:paraId="1A478376" w14:textId="77777777" w:rsidR="004D5C0A" w:rsidRDefault="004D5C0A" w:rsidP="004D5C0A">
      <w:pPr>
        <w:pStyle w:val="Lijstalinea"/>
        <w:numPr>
          <w:ilvl w:val="0"/>
          <w:numId w:val="7"/>
        </w:numPr>
        <w:spacing w:after="3" w:line="289" w:lineRule="auto"/>
        <w:ind w:right="5"/>
      </w:pPr>
      <w:r w:rsidRPr="002D4523">
        <w:rPr>
          <w:i/>
        </w:rPr>
        <w:t>Indicatie materiële historie</w:t>
      </w:r>
      <w:r>
        <w:t xml:space="preserve">: indicatie of de materiële historie van de attribuutsoort te bevragen is. Materiële historie geeft aan wanneer een verandering is opgetreden in de werkelijkheid die heeft geleid tot verandering van de attribuutwaarde. Materiële historie impliceert dat actuele, historische en eventuele toekomstige attribuutwaarden te bevragen zijn. </w:t>
      </w:r>
    </w:p>
    <w:p w14:paraId="448B1105" w14:textId="77777777" w:rsidR="004D5C0A" w:rsidRDefault="004D5C0A" w:rsidP="004D5C0A">
      <w:pPr>
        <w:pStyle w:val="Lijstalinea"/>
        <w:numPr>
          <w:ilvl w:val="0"/>
          <w:numId w:val="7"/>
        </w:numPr>
        <w:spacing w:after="276" w:line="289" w:lineRule="auto"/>
        <w:ind w:right="5"/>
      </w:pPr>
      <w:r w:rsidRPr="002D4523">
        <w:rPr>
          <w:i/>
        </w:rPr>
        <w:t>Indicatie formele historie</w:t>
      </w:r>
      <w:r>
        <w:t>: indicatie of de formele historie van de attribuutsoort te bevragen is. Formele historie geeft aan wanneer in de administratie een verandering is verwerkt van de attribuutwaarde (wanneer was de verandering bekend en is deze verwerkt).</w:t>
      </w:r>
    </w:p>
    <w:p w14:paraId="2618CDC7" w14:textId="77777777" w:rsidR="004D5C0A" w:rsidRDefault="004D5C0A" w:rsidP="004D5C0A">
      <w:pPr>
        <w:rPr>
          <w:i/>
        </w:rPr>
      </w:pPr>
      <w:r w:rsidRPr="00EF3812">
        <w:rPr>
          <w:i/>
        </w:rPr>
        <w:t>Voorbeeld</w:t>
      </w:r>
      <w:r>
        <w:rPr>
          <w:i/>
        </w:rPr>
        <w:t>en</w:t>
      </w:r>
      <w:r w:rsidRPr="00EF3812">
        <w:rPr>
          <w:i/>
        </w:rPr>
        <w:t xml:space="preserve">: </w:t>
      </w:r>
      <w:r w:rsidRPr="000E1125">
        <w:rPr>
          <w:i/>
        </w:rPr>
        <w:t>‘bouwjaar pand’ heeft al materi</w:t>
      </w:r>
      <w:r>
        <w:rPr>
          <w:i/>
        </w:rPr>
        <w:t>ë</w:t>
      </w:r>
      <w:r w:rsidRPr="000E1125">
        <w:rPr>
          <w:i/>
        </w:rPr>
        <w:t>le historie in zich: het bouwjaar is het moment waarop de wijziging in de werkelijkheid zich voordeed en wijzigt niet. De ‘indicatie materi</w:t>
      </w:r>
      <w:r>
        <w:rPr>
          <w:i/>
        </w:rPr>
        <w:t>ë</w:t>
      </w:r>
      <w:r w:rsidRPr="000E1125">
        <w:rPr>
          <w:i/>
        </w:rPr>
        <w:t>le historie’ ervan is daarom Nee. BSN van een Persoon geldt voor de persoon vanaf het moment dat de persoon in de BRP is opgenomen en wijzigt niet: ‘indicatie materi</w:t>
      </w:r>
      <w:r>
        <w:rPr>
          <w:i/>
        </w:rPr>
        <w:t>ë</w:t>
      </w:r>
      <w:r w:rsidRPr="000E1125">
        <w:rPr>
          <w:i/>
        </w:rPr>
        <w:t>le historie’ Nee. De Achternaam van een persoon kan wijzigen: ‘indicatie materi</w:t>
      </w:r>
      <w:r>
        <w:rPr>
          <w:i/>
        </w:rPr>
        <w:t>ë</w:t>
      </w:r>
      <w:r w:rsidRPr="000E1125">
        <w:rPr>
          <w:i/>
        </w:rPr>
        <w:t>le historie’ Ja. Als je niet toeziet op het daadwerkelijk kappen van een boom maar het gekapt zijn wel in een registratie wil opnemen: ‘indicatie materi</w:t>
      </w:r>
      <w:r>
        <w:rPr>
          <w:i/>
        </w:rPr>
        <w:t>ë</w:t>
      </w:r>
      <w:r w:rsidRPr="000E1125">
        <w:rPr>
          <w:i/>
        </w:rPr>
        <w:t xml:space="preserve">le historie’ Nee en ‘indicatie formele historie’ Ja. </w:t>
      </w:r>
    </w:p>
    <w:p w14:paraId="209B006B" w14:textId="77777777" w:rsidR="004D5C0A" w:rsidRDefault="004D5C0A" w:rsidP="004D5C0A">
      <w:pPr>
        <w:rPr>
          <w:i/>
        </w:rPr>
      </w:pPr>
    </w:p>
    <w:p w14:paraId="45A62025" w14:textId="50B41EB3" w:rsidR="004D5C0A" w:rsidRDefault="004D5C0A" w:rsidP="004D5C0A">
      <w:pPr>
        <w:spacing w:after="276" w:line="289" w:lineRule="auto"/>
        <w:ind w:left="19" w:right="5"/>
      </w:pPr>
      <w:r>
        <w:t>Richtlijn: op conceptueel niveau worden voor historie alléén indicatie materiële historie en indicatie formele historie bij een attribuut of relatie vastgelegd, en dus géén bij de tijdslijnen behorende attributen die gebruikt moeten worden voor het vastleggen van historie. Deze bij de tijdslijn behorende attributen worden op het logische niveau vastgelegd.</w:t>
      </w:r>
    </w:p>
    <w:p w14:paraId="35E8A738" w14:textId="77777777" w:rsidR="004D5C0A" w:rsidRPr="00301DE4" w:rsidRDefault="004D5C0A" w:rsidP="004D5C0A"/>
    <w:p w14:paraId="3963CD16" w14:textId="77777777" w:rsidR="004D5C0A" w:rsidRDefault="004D5C0A" w:rsidP="004D5C0A">
      <w:r w:rsidRPr="00301DE4">
        <w:rPr>
          <w:b/>
        </w:rPr>
        <w:t>Historie op logisch niveau</w:t>
      </w:r>
      <w:r>
        <w:t xml:space="preserve"> </w:t>
      </w:r>
    </w:p>
    <w:p w14:paraId="44BF923E" w14:textId="77777777" w:rsidR="004D5C0A" w:rsidRDefault="004D5C0A" w:rsidP="004D5C0A">
      <w:pPr>
        <w:widowControl w:val="0"/>
        <w:autoSpaceDE w:val="0"/>
        <w:autoSpaceDN w:val="0"/>
        <w:adjustRightInd w:val="0"/>
        <w:spacing w:after="240"/>
        <w:jc w:val="both"/>
      </w:pPr>
      <w:r>
        <w:t>KKG schrijft</w:t>
      </w:r>
      <w:r>
        <w:rPr>
          <w:rStyle w:val="Voetnootmarkering"/>
        </w:rPr>
        <w:footnoteReference w:id="17"/>
      </w:r>
      <w:r>
        <w:t xml:space="preserve"> geen implementatie van het conceptuele niveau voor. Wel worden er aandachtspunten gegeven om rekening mee te houden. Denk bij de uitwerking o.a. aan de volgende aspecten: </w:t>
      </w:r>
    </w:p>
    <w:p w14:paraId="045A38C8" w14:textId="77777777" w:rsidR="004D5C0A" w:rsidRDefault="004D5C0A" w:rsidP="004D5C0A">
      <w:pPr>
        <w:pStyle w:val="Lijstalinea"/>
        <w:numPr>
          <w:ilvl w:val="0"/>
          <w:numId w:val="7"/>
        </w:numPr>
      </w:pPr>
      <w:r>
        <w:t>Het bijhouden van historie met specifieke attributen per objecttype, zoals bijvoorbeeld: bouwjaar pand, of met generieke tijdslijnattributen attributen die gelden voor alle objecttypes, zoals begindatum geldigheid.</w:t>
      </w:r>
      <w:r w:rsidRPr="000E6317">
        <w:rPr>
          <w:rFonts w:cs="Arial"/>
          <w:color w:val="313131"/>
        </w:rPr>
        <w:t xml:space="preserve"> </w:t>
      </w:r>
      <w:r>
        <w:rPr>
          <w:rFonts w:cs="Arial"/>
          <w:color w:val="313131"/>
        </w:rPr>
        <w:t>Denk aan de attribuutsoort en/of gegevensgroeptype (herbruikbaar)</w:t>
      </w:r>
      <w:r>
        <w:t>;</w:t>
      </w:r>
    </w:p>
    <w:p w14:paraId="1441057C" w14:textId="77777777" w:rsidR="004D5C0A" w:rsidRDefault="004D5C0A" w:rsidP="004D5C0A">
      <w:pPr>
        <w:pStyle w:val="Lijstalinea"/>
        <w:numPr>
          <w:ilvl w:val="0"/>
          <w:numId w:val="7"/>
        </w:numPr>
      </w:pPr>
      <w:r>
        <w:t xml:space="preserve">historie bijhouden per attribuut (en relatie) of per versie van een object. Bij deze laatste kan de gegevensgroep gekoppeld worden aan bijvoorbeeld elk objecttype;  </w:t>
      </w:r>
    </w:p>
    <w:p w14:paraId="1D7C1BB3" w14:textId="77777777" w:rsidR="004D5C0A" w:rsidRDefault="004D5C0A" w:rsidP="004D5C0A">
      <w:pPr>
        <w:pStyle w:val="Lijstalinea"/>
        <w:numPr>
          <w:ilvl w:val="0"/>
          <w:numId w:val="7"/>
        </w:numPr>
      </w:pPr>
      <w:r>
        <w:t xml:space="preserve">de status transities die een object in zijn levenscyclus doorloopt. Er kan ook gekozen worden om deze in een conceptueel informatiemodel op te nemen, als ze op dat niveau al van belang zijn; </w:t>
      </w:r>
    </w:p>
    <w:p w14:paraId="3D3F579A" w14:textId="77777777" w:rsidR="004D5C0A" w:rsidRDefault="004D5C0A" w:rsidP="004D5C0A">
      <w:pPr>
        <w:pStyle w:val="Lijstalinea"/>
        <w:numPr>
          <w:ilvl w:val="0"/>
          <w:numId w:val="7"/>
        </w:numPr>
      </w:pPr>
      <w:r>
        <w:t xml:space="preserve">status attributen, die iets zeggen </w:t>
      </w:r>
      <w:r w:rsidRPr="00301DE4">
        <w:rPr>
          <w:i/>
        </w:rPr>
        <w:t>over</w:t>
      </w:r>
      <w:r>
        <w:t xml:space="preserve"> gegevens, zoals attributen die aangeven wel of niet beschouwd moet worden als onderdeel van de geldige gegevens van een object. Er kan ook gekozen worden om deze in een conceptueel informatiemodel op te nemen, als ze op dat niveau al van belang zijn. Voorbeeld: BAG inactief. Het kan ook van belang zijn om aan te geven dat een gegeven niet terug te vinden is in een brondocument (omdat er fouten zijn gemaakt bij de verwerking), maar niet verwijderd kan worden omdat alle gegevens, ook foutieve, bestendig moeten worden bewaard. Voorbeeld: BAG indicatieNietBAG. </w:t>
      </w:r>
    </w:p>
    <w:p w14:paraId="421083EA" w14:textId="77777777" w:rsidR="004D5C0A" w:rsidRDefault="004D5C0A" w:rsidP="004D5C0A">
      <w:pPr>
        <w:ind w:left="19"/>
      </w:pPr>
    </w:p>
    <w:p w14:paraId="64E274CC" w14:textId="1BC3440C" w:rsidR="004D5C0A" w:rsidRDefault="004D5C0A" w:rsidP="004D5C0A">
      <w:r>
        <w:t xml:space="preserve">Aanbeveling: het komt voor dat er binnen één domein, van één conceptueel informatiemodel, meerdere logische informatiemodellen worden uitgewerkt. Het is dan aan te beleven om centrale implementatie afspraken op te stellen, welke gelden voor elk logisch informatiemodel. Dit speelt met name rondom historie, omdat het vaak ongewenst (en erg </w:t>
      </w:r>
      <w:r w:rsidR="009C55DC">
        <w:t>Gestructureerd</w:t>
      </w:r>
      <w:r>
        <w:t xml:space="preserve">of zelfs onmogelijk) is om verschillende implementaties naast elkaar in stand te houden en naar elkaar te vertalen. </w:t>
      </w:r>
    </w:p>
    <w:p w14:paraId="5EA79258" w14:textId="77777777" w:rsidR="004D5C0A" w:rsidRDefault="004D5C0A" w:rsidP="004D5C0A"/>
    <w:p w14:paraId="5DA62ACF" w14:textId="77777777" w:rsidR="004D5C0A" w:rsidRDefault="004D5C0A" w:rsidP="004D5C0A">
      <w:r>
        <w:t xml:space="preserve">Opmerking: de metagegevens </w:t>
      </w:r>
      <w:r w:rsidRPr="009B2661">
        <w:t xml:space="preserve">Indicatie materiële historie en Indicatie formele </w:t>
      </w:r>
      <w:r>
        <w:t xml:space="preserve">mogen worden opgenomen in een logisch model (of worden overgenomen van het conceptuele naar het logische informatiemodel). </w:t>
      </w:r>
    </w:p>
    <w:p w14:paraId="632FFCA5" w14:textId="7D242403" w:rsidR="00D0222F" w:rsidRDefault="004D5C0A" w:rsidP="00D0222F">
      <w:r w:rsidRPr="004F6D73" w:rsidDel="004D5C0A">
        <w:rPr>
          <w:rFonts w:ascii="Arial" w:eastAsia="Calibri" w:hAnsi="Arial" w:cs="Arial"/>
          <w:i/>
          <w:iCs/>
          <w:color w:val="404040"/>
        </w:rPr>
        <w:t xml:space="preserve"> </w:t>
      </w:r>
    </w:p>
    <w:p w14:paraId="232509FA" w14:textId="77777777" w:rsidR="004D5C0A" w:rsidRDefault="004D5C0A">
      <w:pPr>
        <w:contextualSpacing w:val="0"/>
        <w:rPr>
          <w:rFonts w:eastAsia="Calibri"/>
          <w:b/>
          <w:bCs/>
          <w:color w:val="004A82" w:themeColor="text2" w:themeTint="E6"/>
          <w:sz w:val="22"/>
          <w:szCs w:val="24"/>
          <w:lang w:eastAsia="en-US"/>
        </w:rPr>
      </w:pPr>
      <w:bookmarkStart w:id="122" w:name="_Toc467145325"/>
      <w:r>
        <w:br w:type="page"/>
      </w:r>
    </w:p>
    <w:p w14:paraId="42FC2D1E" w14:textId="660684E4" w:rsidR="00D0222F" w:rsidRDefault="00D0222F" w:rsidP="00E67275">
      <w:pPr>
        <w:pStyle w:val="Kop2"/>
        <w:numPr>
          <w:ilvl w:val="1"/>
          <w:numId w:val="11"/>
        </w:numPr>
      </w:pPr>
      <w:bookmarkStart w:id="123" w:name="_Toc485712886"/>
      <w:r>
        <w:t>Afleidbare gegevens</w:t>
      </w:r>
      <w:bookmarkEnd w:id="122"/>
      <w:bookmarkEnd w:id="123"/>
      <w:r>
        <w:t xml:space="preserve"> </w:t>
      </w:r>
    </w:p>
    <w:p w14:paraId="5F5BB64E" w14:textId="77777777" w:rsidR="00D0222F" w:rsidRDefault="00D0222F" w:rsidP="00D0222F">
      <w:pPr>
        <w:spacing w:after="240"/>
      </w:pPr>
      <w:r>
        <w:t>In een informatiemodel kan de behoefte bestaan om afgeleide gegevens op te nemen: dit zijn gegevens die afleidbaar zijn uit andere attribuut- en/of relatiesoorten binnen het informatiemodel. Dit lijkt op redundantie. Toch hebben we deze gegevens daar opgenomen waar er ten eerste vraag is naar het afgeleide gegeven en ten tweede het gegeven niet eenvoudig af te leiden is (er moet sprake zijn van enige mate van complexiteit). Dit wordt in UML weergegeven via isDerived. Zie ook Attribuutsoort, §2.4.2 – is afleidbaar.</w:t>
      </w:r>
    </w:p>
    <w:p w14:paraId="5C6DC971" w14:textId="77777777" w:rsidR="00D0222F" w:rsidRDefault="00D0222F" w:rsidP="00D0222F">
      <w:pPr>
        <w:spacing w:after="240"/>
      </w:pPr>
    </w:p>
    <w:p w14:paraId="7AD5DE98" w14:textId="77777777" w:rsidR="00D0222F" w:rsidRDefault="00D0222F" w:rsidP="00D0222F">
      <w:pPr>
        <w:spacing w:after="240"/>
        <w:rPr>
          <w:i/>
        </w:rPr>
      </w:pPr>
      <w:r w:rsidRPr="00EF3812">
        <w:rPr>
          <w:i/>
        </w:rPr>
        <w:t xml:space="preserve">Voorbeeld is de 'Datum vestiging in Nederland' van een Ingeschreven persoon. De afleiding van dit gegeven is niet triviaal. Door het als afleidbaar gegeven op te nemen kan het opgevraagd worden zonder dat de historie of andere gegevens van het object opgevraagd hoeven te worden om daaruit dit gegeven af te leiden. </w:t>
      </w:r>
    </w:p>
    <w:p w14:paraId="4F58C99D" w14:textId="77777777" w:rsidR="006307E9" w:rsidRDefault="006307E9" w:rsidP="00D0222F">
      <w:pPr>
        <w:spacing w:after="240"/>
        <w:rPr>
          <w:i/>
        </w:rPr>
      </w:pPr>
    </w:p>
    <w:p w14:paraId="4126C695" w14:textId="3A0AC058" w:rsidR="00D0222F" w:rsidRDefault="00D0222F" w:rsidP="00E67275">
      <w:pPr>
        <w:pStyle w:val="Kop2"/>
        <w:numPr>
          <w:ilvl w:val="1"/>
          <w:numId w:val="11"/>
        </w:numPr>
      </w:pPr>
      <w:bookmarkStart w:id="124" w:name="_Toc467145326"/>
      <w:bookmarkStart w:id="125" w:name="_Ref468809347"/>
      <w:bookmarkStart w:id="126" w:name="_Toc485712887"/>
      <w:r>
        <w:t>Authentieke gegevens</w:t>
      </w:r>
      <w:bookmarkEnd w:id="124"/>
      <w:bookmarkEnd w:id="125"/>
      <w:bookmarkEnd w:id="126"/>
    </w:p>
    <w:p w14:paraId="079D1E38" w14:textId="4DB0A322" w:rsidR="00D0222F" w:rsidRDefault="00D0222F" w:rsidP="00D0222F">
      <w:pPr>
        <w:jc w:val="both"/>
      </w:pPr>
      <w:r w:rsidRPr="00736761">
        <w:t>Bij een attribuutsoort of relatiesoort wordt als metagegeven ‘</w:t>
      </w:r>
      <w:r w:rsidR="00F92410">
        <w:t>A</w:t>
      </w:r>
      <w:r w:rsidRPr="00736761">
        <w:t xml:space="preserve">uthentiek’ opgenomen. Het is een aanduiding of een attribuutsoort of een als relatiesoort gemodelleerd landelijk basisgegeven in de catalogus van de desbetreffende </w:t>
      </w:r>
      <w:r>
        <w:t>registratie</w:t>
      </w:r>
      <w:r w:rsidRPr="00736761">
        <w:t xml:space="preserve"> </w:t>
      </w:r>
      <w:r>
        <w:t xml:space="preserve">een authentiek gegeven betreft. </w:t>
      </w:r>
      <w:r w:rsidRPr="00FF4CE9">
        <w:t xml:space="preserve">Een authentiek gegeven is van hoogwaardige kwaliteit en kan zonder nader onderzoek bij de uitvoering van publiekrechtelijke taken worden </w:t>
      </w:r>
      <w:r>
        <w:t>gebruikt.</w:t>
      </w:r>
    </w:p>
    <w:p w14:paraId="3BF0A33A" w14:textId="77777777" w:rsidR="00613FB4" w:rsidRDefault="00613FB4" w:rsidP="00D0222F">
      <w:pPr>
        <w:jc w:val="both"/>
      </w:pPr>
    </w:p>
    <w:p w14:paraId="319D06E3" w14:textId="77777777" w:rsidR="00D0222F" w:rsidRPr="00736761" w:rsidRDefault="00D0222F" w:rsidP="00D0222F">
      <w:r>
        <w:t>De specificatie van de waarde van het metagegeven is gebaseerd op het onderscheid in de</w:t>
      </w:r>
      <w:r w:rsidRPr="00736761">
        <w:t xml:space="preserve"> volgende groepen van gegevens:</w:t>
      </w:r>
    </w:p>
    <w:p w14:paraId="701E034F" w14:textId="6A4B38E9" w:rsidR="00D0222F" w:rsidRPr="00736761" w:rsidRDefault="00D0222F" w:rsidP="00613FB4">
      <w:pPr>
        <w:pStyle w:val="Lijstopsomteken"/>
        <w:numPr>
          <w:ilvl w:val="0"/>
          <w:numId w:val="7"/>
        </w:numPr>
      </w:pPr>
      <w:r w:rsidRPr="00736761">
        <w:t xml:space="preserve">Landelijke </w:t>
      </w:r>
      <w:r>
        <w:t>registratie</w:t>
      </w:r>
      <w:r w:rsidRPr="00736761">
        <w:t xml:space="preserve">s met authentieke en niet-authentieke basisgegevens (BAG, </w:t>
      </w:r>
      <w:r>
        <w:t xml:space="preserve">BRK, </w:t>
      </w:r>
      <w:r w:rsidRPr="00736761">
        <w:t>BRP, BGT e.d.);</w:t>
      </w:r>
    </w:p>
    <w:p w14:paraId="4A71ED87" w14:textId="5AD591BD" w:rsidR="00D0222F" w:rsidRPr="00736761" w:rsidRDefault="00D0222F" w:rsidP="00613FB4">
      <w:pPr>
        <w:pStyle w:val="Lijstopsomteken"/>
        <w:numPr>
          <w:ilvl w:val="0"/>
          <w:numId w:val="7"/>
        </w:numPr>
      </w:pPr>
      <w:r w:rsidRPr="00736761">
        <w:t>Landelijke sector- en domein-overstijgende informatiemodellen (IMGeo e.d.);</w:t>
      </w:r>
    </w:p>
    <w:p w14:paraId="0FB22964" w14:textId="45C58DBA" w:rsidR="00D0222F" w:rsidRPr="00736761" w:rsidRDefault="00D0222F" w:rsidP="00613FB4">
      <w:pPr>
        <w:pStyle w:val="Lijstopsomteken"/>
        <w:numPr>
          <w:ilvl w:val="0"/>
          <w:numId w:val="7"/>
        </w:numPr>
      </w:pPr>
      <w:r w:rsidRPr="00736761">
        <w:t>Gemeentelijke sector- en domein-overstijgende informatiemodellen (RSGB, RGBZ, ZTC);</w:t>
      </w:r>
    </w:p>
    <w:p w14:paraId="40EA9089" w14:textId="59DD08F1" w:rsidR="00D0222F" w:rsidRDefault="00D0222F" w:rsidP="00613FB4">
      <w:pPr>
        <w:pStyle w:val="Lijstopsomteken"/>
        <w:numPr>
          <w:ilvl w:val="0"/>
          <w:numId w:val="7"/>
        </w:numPr>
      </w:pPr>
      <w:r w:rsidRPr="00736761">
        <w:t>Sector- en domein-specifieke informatiemodellen (LV-WOZ, IMRO e.d.).</w:t>
      </w:r>
    </w:p>
    <w:p w14:paraId="01B79BE2" w14:textId="77777777" w:rsidR="00D0222F" w:rsidRPr="0056637E" w:rsidRDefault="00D0222F" w:rsidP="00D0222F">
      <w:pPr>
        <w:spacing w:line="240" w:lineRule="auto"/>
      </w:pPr>
    </w:p>
    <w:p w14:paraId="7BE3E4D8" w14:textId="77777777" w:rsidR="00D0222F" w:rsidRPr="00736761" w:rsidRDefault="00D0222F" w:rsidP="00D0222F">
      <w:pPr>
        <w:pStyle w:val="Lijstalinea"/>
        <w:spacing w:line="240" w:lineRule="auto"/>
      </w:pPr>
    </w:p>
    <w:tbl>
      <w:tblPr>
        <w:tblW w:w="0" w:type="auto"/>
        <w:tblInd w:w="-1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85"/>
        <w:gridCol w:w="7069"/>
      </w:tblGrid>
      <w:tr w:rsidR="00D0222F" w:rsidRPr="0056637E" w14:paraId="1280926C" w14:textId="77777777" w:rsidTr="00C10B00">
        <w:trPr>
          <w:tblHeader/>
        </w:trPr>
        <w:tc>
          <w:tcPr>
            <w:tcW w:w="1985" w:type="dxa"/>
            <w:tcBorders>
              <w:top w:val="single" w:sz="8" w:space="0" w:color="A3A3A3"/>
              <w:left w:val="single" w:sz="8" w:space="0" w:color="A3A3A3"/>
              <w:bottom w:val="single" w:sz="8" w:space="0" w:color="A3A3A3"/>
              <w:right w:val="single" w:sz="8" w:space="0" w:color="A3A3A3"/>
            </w:tcBorders>
            <w:shd w:val="clear" w:color="auto" w:fill="F2F2F2" w:themeFill="background2" w:themeFillShade="F2"/>
            <w:tcMar>
              <w:top w:w="80" w:type="dxa"/>
              <w:left w:w="80" w:type="dxa"/>
              <w:bottom w:w="80" w:type="dxa"/>
              <w:right w:w="80" w:type="dxa"/>
            </w:tcMar>
          </w:tcPr>
          <w:p w14:paraId="70CF3811" w14:textId="3FE27FD8" w:rsidR="00D0222F" w:rsidRPr="00AC4078" w:rsidRDefault="00D0222F" w:rsidP="003A5727">
            <w:pPr>
              <w:pStyle w:val="tabeltekst"/>
              <w:rPr>
                <w:b/>
              </w:rPr>
            </w:pPr>
            <w:r w:rsidRPr="00AC4078">
              <w:rPr>
                <w:b/>
              </w:rPr>
              <w:t>Waardebereik authentiek</w:t>
            </w:r>
          </w:p>
        </w:tc>
        <w:tc>
          <w:tcPr>
            <w:tcW w:w="7069" w:type="dxa"/>
            <w:tcBorders>
              <w:top w:val="single" w:sz="8" w:space="0" w:color="A3A3A3"/>
              <w:left w:val="nil"/>
              <w:bottom w:val="single" w:sz="8" w:space="0" w:color="A3A3A3"/>
              <w:right w:val="single" w:sz="8" w:space="0" w:color="A3A3A3"/>
            </w:tcBorders>
            <w:shd w:val="clear" w:color="auto" w:fill="F2F2F2" w:themeFill="background2" w:themeFillShade="F2"/>
            <w:tcMar>
              <w:top w:w="80" w:type="dxa"/>
              <w:left w:w="80" w:type="dxa"/>
              <w:bottom w:w="80" w:type="dxa"/>
              <w:right w:w="80" w:type="dxa"/>
            </w:tcMar>
          </w:tcPr>
          <w:p w14:paraId="58A6CFD9" w14:textId="77777777" w:rsidR="00D0222F" w:rsidRPr="00AC4078" w:rsidRDefault="00D0222F" w:rsidP="00C10B00">
            <w:pPr>
              <w:pStyle w:val="tabeltekst"/>
              <w:rPr>
                <w:b/>
              </w:rPr>
            </w:pPr>
            <w:r w:rsidRPr="00AC4078">
              <w:rPr>
                <w:b/>
              </w:rPr>
              <w:t>Betekenis</w:t>
            </w:r>
          </w:p>
        </w:tc>
      </w:tr>
      <w:tr w:rsidR="00D0222F" w:rsidRPr="0056637E" w14:paraId="663D95FC" w14:textId="77777777" w:rsidTr="00C10B00">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7E03DC" w14:textId="77777777" w:rsidR="00D0222F" w:rsidRPr="0056637E" w:rsidRDefault="00D0222F" w:rsidP="00C10B00">
            <w:pPr>
              <w:pStyle w:val="tabeltekst"/>
              <w:rPr>
                <w:sz w:val="24"/>
                <w:szCs w:val="24"/>
              </w:rPr>
            </w:pPr>
            <w:r w:rsidRPr="0056637E">
              <w:t xml:space="preserve">Authentiek </w:t>
            </w:r>
          </w:p>
        </w:tc>
        <w:tc>
          <w:tcPr>
            <w:tcW w:w="7069"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22670BD4" w14:textId="77777777" w:rsidR="00D0222F" w:rsidRPr="0056637E" w:rsidRDefault="00D0222F" w:rsidP="00C10B00">
            <w:pPr>
              <w:pStyle w:val="tabeltekst"/>
              <w:rPr>
                <w:sz w:val="24"/>
                <w:szCs w:val="24"/>
              </w:rPr>
            </w:pPr>
            <w:r w:rsidRPr="0056637E">
              <w:t xml:space="preserve">Indien het een authentiek (landelijk) basisgegeven of een als relatiesoort gemodelleerd authentiek (landelijk) basisgegeven is. Basisgegevens zijn altijd gegevens afkomstig uit de landelijke </w:t>
            </w:r>
            <w:r>
              <w:rPr>
                <w:u w:val="single"/>
              </w:rPr>
              <w:t>registratie</w:t>
            </w:r>
            <w:r w:rsidRPr="00EF3812">
              <w:rPr>
                <w:u w:val="single"/>
              </w:rPr>
              <w:t>s</w:t>
            </w:r>
            <w:r w:rsidRPr="0056637E">
              <w:t>.</w:t>
            </w:r>
          </w:p>
        </w:tc>
      </w:tr>
      <w:tr w:rsidR="00D0222F" w:rsidRPr="0056637E" w14:paraId="7DE88395" w14:textId="77777777" w:rsidTr="00C10B00">
        <w:tc>
          <w:tcPr>
            <w:tcW w:w="198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3AFD9CF" w14:textId="77777777" w:rsidR="00D0222F" w:rsidRPr="0056637E" w:rsidRDefault="00D0222F" w:rsidP="00C10B00">
            <w:pPr>
              <w:pStyle w:val="tabeltekst"/>
              <w:rPr>
                <w:sz w:val="24"/>
                <w:szCs w:val="24"/>
              </w:rPr>
            </w:pPr>
            <w:r w:rsidRPr="0056637E">
              <w:t xml:space="preserve">Basisgegeven </w:t>
            </w:r>
          </w:p>
        </w:tc>
        <w:tc>
          <w:tcPr>
            <w:tcW w:w="7069" w:type="dxa"/>
            <w:tcBorders>
              <w:top w:val="nil"/>
              <w:left w:val="nil"/>
              <w:bottom w:val="single" w:sz="8" w:space="0" w:color="A3A3A3"/>
              <w:right w:val="single" w:sz="8" w:space="0" w:color="A3A3A3"/>
            </w:tcBorders>
            <w:tcMar>
              <w:top w:w="80" w:type="dxa"/>
              <w:left w:w="80" w:type="dxa"/>
              <w:bottom w:w="80" w:type="dxa"/>
              <w:right w:w="80" w:type="dxa"/>
            </w:tcMar>
            <w:hideMark/>
          </w:tcPr>
          <w:p w14:paraId="6C43BE4D" w14:textId="77777777" w:rsidR="00D0222F" w:rsidRPr="0056637E" w:rsidRDefault="00D0222F" w:rsidP="00C10B00">
            <w:pPr>
              <w:pStyle w:val="tabeltekst"/>
            </w:pPr>
            <w:r w:rsidRPr="0056637E">
              <w:t xml:space="preserve">Indien het een landelijk basisgegeven of een als relatiesoort gemodelleerd (landelijk) basisgegeven is in een landelijke </w:t>
            </w:r>
            <w:r>
              <w:rPr>
                <w:u w:val="single"/>
              </w:rPr>
              <w:t>registratie</w:t>
            </w:r>
            <w:r>
              <w:t>,</w:t>
            </w:r>
            <w:r w:rsidRPr="0056637E">
              <w:t xml:space="preserve"> maar in die </w:t>
            </w:r>
            <w:r>
              <w:t>registratie</w:t>
            </w:r>
            <w:r w:rsidRPr="0056637E">
              <w:t xml:space="preserve"> géén authentiek gegeven is.</w:t>
            </w:r>
          </w:p>
        </w:tc>
      </w:tr>
      <w:tr w:rsidR="00D0222F" w:rsidRPr="0056637E" w14:paraId="31A6DC2D" w14:textId="77777777" w:rsidTr="00C10B00">
        <w:tc>
          <w:tcPr>
            <w:tcW w:w="198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5C0CF5D2" w14:textId="77777777" w:rsidR="00D0222F" w:rsidRPr="0056637E" w:rsidDel="00CB48FB" w:rsidRDefault="00D0222F" w:rsidP="00C10B00">
            <w:pPr>
              <w:pStyle w:val="tabeltekst"/>
            </w:pPr>
            <w:r w:rsidRPr="0056637E">
              <w:t>Landelijk kerngegeven</w:t>
            </w:r>
          </w:p>
        </w:tc>
        <w:tc>
          <w:tcPr>
            <w:tcW w:w="7069" w:type="dxa"/>
            <w:tcBorders>
              <w:top w:val="nil"/>
              <w:left w:val="nil"/>
              <w:bottom w:val="single" w:sz="8" w:space="0" w:color="A3A3A3"/>
              <w:right w:val="single" w:sz="8" w:space="0" w:color="A3A3A3"/>
            </w:tcBorders>
            <w:tcMar>
              <w:top w:w="80" w:type="dxa"/>
              <w:left w:w="80" w:type="dxa"/>
              <w:bottom w:w="80" w:type="dxa"/>
              <w:right w:w="80" w:type="dxa"/>
            </w:tcMar>
            <w:hideMark/>
          </w:tcPr>
          <w:p w14:paraId="783F5B84" w14:textId="77777777" w:rsidR="00D0222F" w:rsidRPr="0056637E" w:rsidRDefault="00D0222F" w:rsidP="00C10B00">
            <w:pPr>
              <w:pStyle w:val="tabeltekst"/>
            </w:pPr>
            <w:r w:rsidRPr="0056637E">
              <w:t>Indien het een gegeven of een als relatiesoort gemodelleerd gegeven is in een landelijk sector- en domein-overstijgend informatiemodel en geen authentiek gegeven en geen basisgegeven is.</w:t>
            </w:r>
          </w:p>
        </w:tc>
      </w:tr>
      <w:tr w:rsidR="00D0222F" w:rsidRPr="0056637E" w14:paraId="160480C0" w14:textId="77777777" w:rsidTr="00C10B00">
        <w:tc>
          <w:tcPr>
            <w:tcW w:w="1985" w:type="dxa"/>
            <w:tcBorders>
              <w:top w:val="nil"/>
              <w:left w:val="single" w:sz="8" w:space="0" w:color="A3A3A3"/>
              <w:bottom w:val="single" w:sz="8" w:space="0" w:color="A3A3A3"/>
              <w:right w:val="single" w:sz="8" w:space="0" w:color="A3A3A3"/>
            </w:tcBorders>
            <w:tcMar>
              <w:top w:w="80" w:type="dxa"/>
              <w:left w:w="80" w:type="dxa"/>
              <w:bottom w:w="80" w:type="dxa"/>
              <w:right w:w="80" w:type="dxa"/>
            </w:tcMar>
          </w:tcPr>
          <w:p w14:paraId="695982B0" w14:textId="77777777" w:rsidR="00D0222F" w:rsidRPr="0056637E" w:rsidRDefault="00D0222F" w:rsidP="00C10B00">
            <w:pPr>
              <w:pStyle w:val="tabeltekst"/>
              <w:rPr>
                <w:sz w:val="24"/>
                <w:szCs w:val="24"/>
              </w:rPr>
            </w:pPr>
          </w:p>
        </w:tc>
        <w:tc>
          <w:tcPr>
            <w:tcW w:w="7069" w:type="dxa"/>
            <w:tcBorders>
              <w:top w:val="nil"/>
              <w:left w:val="nil"/>
              <w:bottom w:val="single" w:sz="8" w:space="0" w:color="A3A3A3"/>
              <w:right w:val="single" w:sz="8" w:space="0" w:color="A3A3A3"/>
            </w:tcBorders>
            <w:tcMar>
              <w:top w:w="80" w:type="dxa"/>
              <w:left w:w="80" w:type="dxa"/>
              <w:bottom w:w="80" w:type="dxa"/>
              <w:right w:w="80" w:type="dxa"/>
            </w:tcMar>
          </w:tcPr>
          <w:p w14:paraId="29F779B3" w14:textId="77777777" w:rsidR="00D0222F" w:rsidRPr="0056637E" w:rsidRDefault="00D0222F" w:rsidP="00C10B00">
            <w:pPr>
              <w:pStyle w:val="tabeltekst"/>
              <w:rPr>
                <w:sz w:val="24"/>
                <w:szCs w:val="24"/>
              </w:rPr>
            </w:pPr>
          </w:p>
        </w:tc>
      </w:tr>
      <w:tr w:rsidR="00D0222F" w:rsidRPr="0067566F" w14:paraId="02F15B51" w14:textId="77777777" w:rsidTr="00C10B00">
        <w:tc>
          <w:tcPr>
            <w:tcW w:w="198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5CC0C7B" w14:textId="77777777" w:rsidR="00D0222F" w:rsidRPr="0067566F" w:rsidRDefault="00D0222F" w:rsidP="00C10B00">
            <w:pPr>
              <w:pStyle w:val="tabeltekst"/>
              <w:rPr>
                <w:sz w:val="24"/>
                <w:szCs w:val="24"/>
              </w:rPr>
            </w:pPr>
            <w:r w:rsidRPr="0056637E">
              <w:t> </w:t>
            </w:r>
            <w:r w:rsidRPr="0067566F">
              <w:t>Overig</w:t>
            </w:r>
          </w:p>
        </w:tc>
        <w:tc>
          <w:tcPr>
            <w:tcW w:w="7069" w:type="dxa"/>
            <w:tcBorders>
              <w:top w:val="nil"/>
              <w:left w:val="nil"/>
              <w:bottom w:val="single" w:sz="8" w:space="0" w:color="A3A3A3"/>
              <w:right w:val="single" w:sz="8" w:space="0" w:color="A3A3A3"/>
            </w:tcBorders>
            <w:tcMar>
              <w:top w:w="80" w:type="dxa"/>
              <w:left w:w="80" w:type="dxa"/>
              <w:bottom w:w="80" w:type="dxa"/>
              <w:right w:w="80" w:type="dxa"/>
            </w:tcMar>
            <w:hideMark/>
          </w:tcPr>
          <w:p w14:paraId="4007B681" w14:textId="2D994A67" w:rsidR="00D0222F" w:rsidRPr="0067566F" w:rsidRDefault="00D0222F" w:rsidP="00C10B00">
            <w:pPr>
              <w:pStyle w:val="tabeltekst"/>
            </w:pPr>
            <w:r w:rsidRPr="0067566F">
              <w:t>Indien het géén van de voorgaande categorieën betreft. Veelal gaat het dan om proces-, taakveld- of domeinspecifieke gegevens.</w:t>
            </w:r>
          </w:p>
        </w:tc>
      </w:tr>
    </w:tbl>
    <w:p w14:paraId="0048EDD9" w14:textId="77777777" w:rsidR="00D0222F" w:rsidRDefault="00D0222F" w:rsidP="00D0222F">
      <w:pPr>
        <w:contextualSpacing w:val="0"/>
        <w:rPr>
          <w:noProof/>
        </w:rPr>
      </w:pPr>
    </w:p>
    <w:p w14:paraId="08D952E3" w14:textId="6CC82D0E" w:rsidR="00D0222F" w:rsidRDefault="00D0222F" w:rsidP="00D0222F">
      <w:pPr>
        <w:contextualSpacing w:val="0"/>
        <w:rPr>
          <w:rFonts w:eastAsia="Calibri"/>
          <w:b/>
          <w:bCs/>
          <w:color w:val="003359"/>
          <w:sz w:val="22"/>
          <w:szCs w:val="24"/>
          <w:highlight w:val="lightGray"/>
          <w:lang w:eastAsia="en-US"/>
        </w:rPr>
      </w:pPr>
    </w:p>
    <w:p w14:paraId="144D89A8" w14:textId="14167124" w:rsidR="00D0222F" w:rsidRPr="0067566F" w:rsidRDefault="00D0222F" w:rsidP="00E67275">
      <w:pPr>
        <w:pStyle w:val="Kop2"/>
        <w:numPr>
          <w:ilvl w:val="1"/>
          <w:numId w:val="11"/>
        </w:numPr>
      </w:pPr>
      <w:bookmarkStart w:id="127" w:name="_Toc467145327"/>
      <w:bookmarkStart w:id="128" w:name="_Toc485712888"/>
      <w:r w:rsidRPr="0067566F">
        <w:t>Mogelijk geen waarde</w:t>
      </w:r>
      <w:bookmarkEnd w:id="127"/>
      <w:bookmarkEnd w:id="128"/>
      <w:r w:rsidRPr="0067566F">
        <w:t xml:space="preserve"> </w:t>
      </w:r>
    </w:p>
    <w:p w14:paraId="7DA6A849" w14:textId="706E29EC" w:rsidR="00D0222F" w:rsidRDefault="00D0222F" w:rsidP="00D0222F">
      <w:r w:rsidRPr="0067566F">
        <w:t>Een attribuut kan geen waarde hebben, omdat de waarde optioneel is en er niet is. Bijvoorbeeld bij een tussenvoegsel van</w:t>
      </w:r>
      <w:r>
        <w:t xml:space="preserve"> een achternaam. Maar een attribuut kan ook mogelijk geen waarde hebben, omdat de waarde niet bekend is. Dat er geen waarde bij een attribuut geregistreerd is</w:t>
      </w:r>
      <w:r w:rsidR="000F78FD">
        <w:t>,</w:t>
      </w:r>
      <w:r>
        <w:t xml:space="preserve"> wil dus niet zeggen dat er geen betekenis aan gehecht kan worden. Zo kan het niet hebben van een waarde van de overlijdensdatum van een persoon betekenen dat deze persoon nog leeft. Maar het kan ook betekenen dat de persoon overleden is maar de datum waarop deze persoon overleden is, niet bekend is. </w:t>
      </w:r>
    </w:p>
    <w:p w14:paraId="7D92F516" w14:textId="77777777" w:rsidR="00D0222F" w:rsidRDefault="00D0222F" w:rsidP="00D0222F"/>
    <w:p w14:paraId="09D13944" w14:textId="52E9F28C" w:rsidR="00D0222F" w:rsidRDefault="00D0222F" w:rsidP="00D0222F">
      <w:r>
        <w:t>Dit verschil is niet vast te leggen zonder onderscheid te maken en vaak is het ook van belang om de reden waarom de waarde niet bekend is vast te leggen. Een verplicht veld optioneel maken is daarom niet de juiste oplossing. In die situaties waarin het hebben van geen waarde van een attribuut een betekenis kan hebben maken we gebruik van het metagegeven ‘Mogelijk geen waarde’. Dit metagegeven geeft op informatiemodel</w:t>
      </w:r>
      <w:r w:rsidR="000D124C">
        <w:t>niveau</w:t>
      </w:r>
      <w:r>
        <w:t xml:space="preserve"> aan dat het attribuut een gangbare waarde kan hebben, maar dat deze waarde ook niet bekend kan zijn. </w:t>
      </w:r>
    </w:p>
    <w:p w14:paraId="3A8EAB50" w14:textId="77777777" w:rsidR="00D0222F" w:rsidRDefault="00D0222F" w:rsidP="00D0222F"/>
    <w:p w14:paraId="0E4EEC17" w14:textId="77777777" w:rsidR="00D0222F" w:rsidRDefault="00D0222F" w:rsidP="00D0222F">
      <w:r>
        <w:t xml:space="preserve">Bij de daadwerkelijke registratie kan het zo zijn dat:   </w:t>
      </w:r>
    </w:p>
    <w:p w14:paraId="04C3E189" w14:textId="77777777" w:rsidR="00D0222F" w:rsidRDefault="00D0222F" w:rsidP="00E67275">
      <w:pPr>
        <w:pStyle w:val="Lijstalinea"/>
        <w:numPr>
          <w:ilvl w:val="0"/>
          <w:numId w:val="14"/>
        </w:numPr>
      </w:pPr>
      <w:r>
        <w:t xml:space="preserve">De waarde van het attribuut bekend is, te weten een waarde bij een verplicht attribuut, of geen waarde bij een optioneel attribuut. </w:t>
      </w:r>
    </w:p>
    <w:p w14:paraId="69AFFA91" w14:textId="4D4B4110" w:rsidR="00D0222F" w:rsidRDefault="00D0222F" w:rsidP="00E67275">
      <w:pPr>
        <w:pStyle w:val="Lijstalinea"/>
        <w:numPr>
          <w:ilvl w:val="0"/>
          <w:numId w:val="14"/>
        </w:numPr>
      </w:pPr>
      <w:r>
        <w:t>De waarde van het attribuut onbekend is, en niet meer kan worden achterhaald</w:t>
      </w:r>
      <w:r w:rsidR="000F78FD">
        <w:t>.</w:t>
      </w:r>
    </w:p>
    <w:p w14:paraId="1F2C768D" w14:textId="5B0BE617" w:rsidR="00D0222F" w:rsidRDefault="00D0222F" w:rsidP="00E67275">
      <w:pPr>
        <w:pStyle w:val="Lijstalinea"/>
        <w:numPr>
          <w:ilvl w:val="0"/>
          <w:numId w:val="14"/>
        </w:numPr>
      </w:pPr>
      <w:r>
        <w:t>De waarde van het attribuut onbekend is, en mogelijk wel nog kan worden achterhaald</w:t>
      </w:r>
      <w:r w:rsidR="000F78FD">
        <w:t>.</w:t>
      </w:r>
    </w:p>
    <w:p w14:paraId="07CCCBF4" w14:textId="77777777" w:rsidR="00D0222F" w:rsidRDefault="00D0222F" w:rsidP="00D0222F"/>
    <w:p w14:paraId="56B9031E" w14:textId="5675518B" w:rsidR="00D0222F" w:rsidRDefault="0019007F" w:rsidP="00D0222F">
      <w:r>
        <w:t>W</w:t>
      </w:r>
      <w:r w:rsidRPr="00162A3D">
        <w:t xml:space="preserve">at </w:t>
      </w:r>
      <w:r>
        <w:t xml:space="preserve">de </w:t>
      </w:r>
      <w:r w:rsidRPr="00162A3D">
        <w:t>toegestane redenen zijn voor een specifiek attribuut, is aan de beheerder van het informatiemodel.</w:t>
      </w:r>
      <w:r>
        <w:t xml:space="preserve"> Het is nuttig om de redenen te beperken op informatiemodelniveau. Dit kan dan </w:t>
      </w:r>
      <w:r w:rsidR="00D0222F">
        <w:t xml:space="preserve">vastgelegd worden bij </w:t>
      </w:r>
      <w:r>
        <w:t xml:space="preserve">de </w:t>
      </w:r>
      <w:r w:rsidR="00D0222F">
        <w:t>attribuutsoort of bij relatiesoort</w:t>
      </w:r>
      <w:r>
        <w:t xml:space="preserve"> zelf, bijvoorbeeld in de UML notes</w:t>
      </w:r>
      <w:r w:rsidR="00D0222F">
        <w:t>.</w:t>
      </w:r>
      <w:r>
        <w:t xml:space="preserve"> </w:t>
      </w:r>
      <w:r w:rsidR="00D0222F">
        <w:t xml:space="preserve">In de registratie mogen dan alleen deze redenen worden geregistreerd. </w:t>
      </w:r>
    </w:p>
    <w:p w14:paraId="12B96793" w14:textId="77777777" w:rsidR="00D0222F" w:rsidRDefault="00D0222F" w:rsidP="00D0222F"/>
    <w:p w14:paraId="6DC7256D" w14:textId="6DC62B11" w:rsidR="00D0222F" w:rsidRDefault="00D0222F" w:rsidP="00D0222F">
      <w:r>
        <w:t xml:space="preserve">Een attribuut dat in de werkelijkheid gewoon geen waarde kan hebben en waar bovenstaand onderscheid niet van toepassing is duiden we niet aan met dit metagegeven. Het betreft dan gewoon een optioneel attribuut </w:t>
      </w:r>
      <w:r w:rsidR="000F78FD">
        <w:t xml:space="preserve">dat </w:t>
      </w:r>
      <w:r>
        <w:t>niet is gevuld. Anders gezegd, het is bekend dat het attribuut niet gevuld is en het hebben van geen waarde heeft dan geen verdere betekenis .</w:t>
      </w:r>
    </w:p>
    <w:p w14:paraId="0BF3BB31" w14:textId="77777777" w:rsidR="00D0222F" w:rsidRDefault="00D0222F" w:rsidP="00D0222F"/>
    <w:p w14:paraId="2060EC31" w14:textId="666F28C1" w:rsidR="00D0222F" w:rsidRDefault="00D0222F" w:rsidP="00D0222F">
      <w:r>
        <w:t xml:space="preserve">Ook een relatiesoort of compositie relatie kan mogelijk geen waarde hebben waaraan betekenis gehecht kan worden en </w:t>
      </w:r>
      <w:r w:rsidR="000F78FD">
        <w:t xml:space="preserve">ook daar </w:t>
      </w:r>
      <w:r>
        <w:t>maken we gebruik van het metagegeven ‘Mogelijk geen waarde’.</w:t>
      </w:r>
    </w:p>
    <w:p w14:paraId="4151DFC7" w14:textId="77777777" w:rsidR="00D0222F" w:rsidRDefault="00D0222F" w:rsidP="00D0222F"/>
    <w:p w14:paraId="7D02B62C" w14:textId="6228E39D" w:rsidR="00D0222F" w:rsidRDefault="00D0222F" w:rsidP="00D0222F">
      <w:r>
        <w:t>In de registraties komen we hier en daar enumeraties tegen waarin de waarde ‘onbekend’ is opgenomen. Bijvoorbeeld de geslachtsaanduiding van een natuurlijk persoon. De enumeratie bestaat uit de waarden man, vrouw en onbekend. In dit metamodel stellen we dat dit niet mag c.q. niet de bedoeling is bij de modellering van eigen gegevens in een eigen informatiemodel. Uitzondering is wanneer het een situatie betreft waarin gegevens worden overgenomen uit een registratie die wel de waarde ‘onbekend’ gebruikt. Dan kan er ook gekozen worden voor het 1:1 overgenomen van de gegevensdefinitie uit deze andere registratie</w:t>
      </w:r>
      <w:r w:rsidR="000F78FD">
        <w:t>.</w:t>
      </w:r>
      <w:r>
        <w:t xml:space="preserve"> </w:t>
      </w:r>
    </w:p>
    <w:p w14:paraId="6C13B0DD" w14:textId="517B5E70" w:rsidR="00D0222F" w:rsidRDefault="00D0222F" w:rsidP="00D0222F">
      <w:pPr>
        <w:contextualSpacing w:val="0"/>
      </w:pPr>
    </w:p>
    <w:p w14:paraId="4A750A4B" w14:textId="46BAE579" w:rsidR="00D0222F" w:rsidRDefault="00D0222F" w:rsidP="00E67275">
      <w:pPr>
        <w:pStyle w:val="Kop2"/>
        <w:numPr>
          <w:ilvl w:val="1"/>
          <w:numId w:val="11"/>
        </w:numPr>
      </w:pPr>
      <w:bookmarkStart w:id="129" w:name="_Toc467145328"/>
      <w:bookmarkStart w:id="130" w:name="_Toc485712889"/>
      <w:r>
        <w:t>Externe schema’s (her) gebruiken</w:t>
      </w:r>
      <w:bookmarkEnd w:id="129"/>
      <w:bookmarkEnd w:id="130"/>
      <w:r>
        <w:t xml:space="preserve"> </w:t>
      </w:r>
    </w:p>
    <w:p w14:paraId="46A04BC5" w14:textId="565D86EE" w:rsidR="005C6AEA" w:rsidRDefault="005C6AEA" w:rsidP="006766D5">
      <w:pPr>
        <w:spacing w:after="276"/>
        <w:ind w:left="19" w:right="5"/>
        <w:rPr>
          <w:lang w:eastAsia="en-US"/>
        </w:rPr>
      </w:pPr>
      <w:r>
        <w:rPr>
          <w:lang w:eastAsia="en-US"/>
        </w:rPr>
        <w:t xml:space="preserve">In bepaalde situaties is het mogelijk dat een ander informatiemodel al één op één de specificaties in UML bevat die relevant zijn voor het eigen informatiemodel. </w:t>
      </w:r>
      <w:r w:rsidR="00980571">
        <w:rPr>
          <w:lang w:eastAsia="en-US"/>
        </w:rPr>
        <w:t>Dit is in het bijzonder het geval als het andere informatiemodel ook dit metamodel volgt</w:t>
      </w:r>
      <w:r w:rsidR="005526BE">
        <w:rPr>
          <w:lang w:eastAsia="en-US"/>
        </w:rPr>
        <w:t>, maar kan ook het geval zijn bij gestandaardiseerde datatypes</w:t>
      </w:r>
      <w:r w:rsidR="00980571">
        <w:rPr>
          <w:lang w:eastAsia="en-US"/>
        </w:rPr>
        <w:t xml:space="preserve">. </w:t>
      </w:r>
      <w:r w:rsidR="005526BE">
        <w:rPr>
          <w:lang w:eastAsia="en-US"/>
        </w:rPr>
        <w:br/>
      </w:r>
      <w:r>
        <w:rPr>
          <w:lang w:eastAsia="en-US"/>
        </w:rPr>
        <w:t>Het is dan wenselijk om hiernaar te kunnen verwijzen. Dit kan door deze packages over te nemen naar de eigen UML tool</w:t>
      </w:r>
      <w:r w:rsidRPr="0052756F">
        <w:rPr>
          <w:lang w:eastAsia="en-US"/>
        </w:rPr>
        <w:t xml:space="preserve"> </w:t>
      </w:r>
      <w:r>
        <w:rPr>
          <w:lang w:eastAsia="en-US"/>
        </w:rPr>
        <w:t xml:space="preserve">en het stereotype </w:t>
      </w:r>
      <w:r w:rsidRPr="00F40649">
        <w:t>«</w:t>
      </w:r>
      <w:r>
        <w:t>extern</w:t>
      </w:r>
      <w:r w:rsidRPr="00F40649">
        <w:t>»</w:t>
      </w:r>
      <w:r>
        <w:t xml:space="preserve"> toe te kennen. Deze packages worden dan wel buiten het eigen </w:t>
      </w:r>
      <w:r>
        <w:rPr>
          <w:lang w:eastAsia="en-US"/>
        </w:rPr>
        <w:t>informatiemodel gehouden. Ze zijn extern aan het eigen model. Het beheer en de definitie vindt dan ook buiten het eigen model plaats.</w:t>
      </w:r>
      <w:r w:rsidR="00EA39C8" w:rsidRPr="00EA39C8">
        <w:rPr>
          <w:lang w:eastAsia="en-US"/>
        </w:rPr>
        <w:t xml:space="preserve"> </w:t>
      </w:r>
    </w:p>
    <w:p w14:paraId="6BFB69AB" w14:textId="77777777" w:rsidR="005C6AEA" w:rsidRDefault="005C6AEA" w:rsidP="006766D5">
      <w:pPr>
        <w:spacing w:after="276"/>
        <w:ind w:left="19" w:right="5"/>
        <w:rPr>
          <w:lang w:eastAsia="en-US"/>
        </w:rPr>
      </w:pPr>
    </w:p>
    <w:p w14:paraId="32D73D9A" w14:textId="0E879438" w:rsidR="005C6AEA" w:rsidRDefault="005C6AEA" w:rsidP="006766D5">
      <w:pPr>
        <w:spacing w:after="276"/>
        <w:ind w:left="19" w:right="5"/>
      </w:pPr>
      <w:r>
        <w:t xml:space="preserve">In deze externe packages die aangeduid worden met het stereotype </w:t>
      </w:r>
      <w:r w:rsidRPr="00F40649">
        <w:t>«</w:t>
      </w:r>
      <w:r>
        <w:t>extern</w:t>
      </w:r>
      <w:r w:rsidRPr="00F40649">
        <w:t>»</w:t>
      </w:r>
      <w:r>
        <w:t xml:space="preserve"> zijn de relevante specificaties opgenomen die binnen het informatiemodel hergebruikt worden. Deze specificaties zijn opgesteld door een externe partij die de UML (of ook de XML) schema’s beheert en beschikbaar stelt waarnaar vanuit deze specificaties wordt gerefereerd. De packages bevatten alleen de constructies die ook daadwerkelijk binnen het ‘eigen’ informatiemodel wordt gebruikt. </w:t>
      </w:r>
    </w:p>
    <w:p w14:paraId="2B203200" w14:textId="77777777" w:rsidR="006766D5" w:rsidRDefault="006766D5" w:rsidP="00D0222F">
      <w:pPr>
        <w:rPr>
          <w:i/>
          <w:lang w:eastAsia="en-US"/>
        </w:rPr>
      </w:pPr>
    </w:p>
    <w:p w14:paraId="40640A94" w14:textId="46010799" w:rsidR="00D0222F" w:rsidRPr="00CF2EB8" w:rsidRDefault="00E139FC" w:rsidP="006307E9">
      <w:pPr>
        <w:rPr>
          <w:i/>
          <w:lang w:eastAsia="en-US"/>
        </w:rPr>
      </w:pPr>
      <w:r w:rsidRPr="00CF2EB8">
        <w:rPr>
          <w:i/>
          <w:lang w:eastAsia="en-US"/>
        </w:rPr>
        <w:t>Voorbeeld: v</w:t>
      </w:r>
      <w:r w:rsidR="00D0222F" w:rsidRPr="00CF2EB8">
        <w:rPr>
          <w:i/>
          <w:lang w:eastAsia="en-US"/>
        </w:rPr>
        <w:t>oor het uitwisselen van geografische informatie op basis van NEN3610 is een tweetal externe packages onderkend waarnaar vanuit de ‘eigen’ informatiemodellen kan worden verwezen:</w:t>
      </w:r>
      <w:r w:rsidR="006307E9">
        <w:rPr>
          <w:i/>
          <w:lang w:eastAsia="en-US"/>
        </w:rPr>
        <w:t xml:space="preserve"> </w:t>
      </w:r>
      <w:r w:rsidR="00D0222F" w:rsidRPr="00CF2EB8">
        <w:rPr>
          <w:i/>
          <w:lang w:eastAsia="en-US"/>
        </w:rPr>
        <w:t>NEN3610</w:t>
      </w:r>
      <w:r w:rsidR="009E71F1">
        <w:rPr>
          <w:i/>
          <w:lang w:eastAsia="en-US"/>
        </w:rPr>
        <w:t xml:space="preserve">, of </w:t>
      </w:r>
      <w:r w:rsidR="006307E9">
        <w:rPr>
          <w:i/>
          <w:lang w:eastAsia="en-US"/>
        </w:rPr>
        <w:t xml:space="preserve"> </w:t>
      </w:r>
      <w:r w:rsidR="00D0222F" w:rsidRPr="00CF2EB8">
        <w:rPr>
          <w:i/>
          <w:lang w:eastAsia="en-US"/>
        </w:rPr>
        <w:t>GML3</w:t>
      </w:r>
      <w:r w:rsidR="006307E9">
        <w:rPr>
          <w:i/>
          <w:lang w:eastAsia="en-US"/>
        </w:rPr>
        <w:t>.</w:t>
      </w:r>
      <w:r w:rsidR="0027440F">
        <w:rPr>
          <w:i/>
          <w:lang w:eastAsia="en-US"/>
        </w:rPr>
        <w:t>2</w:t>
      </w:r>
      <w:r w:rsidR="006307E9">
        <w:rPr>
          <w:i/>
          <w:lang w:eastAsia="en-US"/>
        </w:rPr>
        <w:t xml:space="preserve"> </w:t>
      </w:r>
    </w:p>
    <w:p w14:paraId="2914C149" w14:textId="77777777" w:rsidR="00D0222F" w:rsidRDefault="00D0222F" w:rsidP="00D0222F">
      <w:pPr>
        <w:spacing w:after="276"/>
        <w:ind w:left="19" w:right="5"/>
      </w:pPr>
    </w:p>
    <w:p w14:paraId="1C47CAE3" w14:textId="2BC6B79A" w:rsidR="00D0222F" w:rsidRDefault="00D0222F" w:rsidP="00D0222F">
      <w:pPr>
        <w:spacing w:after="276"/>
        <w:ind w:left="19" w:right="5"/>
      </w:pPr>
      <w:r>
        <w:t xml:space="preserve">Het is </w:t>
      </w:r>
      <w:r w:rsidR="00B13CE3">
        <w:t xml:space="preserve">ook </w:t>
      </w:r>
      <w:r>
        <w:t xml:space="preserve">mogelijk om binnen een domein of binnen een organisatie een eigen </w:t>
      </w:r>
      <w:r w:rsidRPr="00F40649">
        <w:t>«</w:t>
      </w:r>
      <w:r>
        <w:t>extern</w:t>
      </w:r>
      <w:r w:rsidRPr="00F40649">
        <w:t>»</w:t>
      </w:r>
      <w:r>
        <w:t xml:space="preserve"> package te definiëren voor datatypen, om over meerdere informatiemodellen heen hergebruik mogelijk te maken. </w:t>
      </w:r>
    </w:p>
    <w:p w14:paraId="4F804C06" w14:textId="77777777" w:rsidR="0066011B" w:rsidRDefault="0066011B" w:rsidP="00D0222F">
      <w:pPr>
        <w:spacing w:after="276"/>
        <w:ind w:left="19" w:right="5"/>
      </w:pPr>
    </w:p>
    <w:p w14:paraId="34853F85" w14:textId="6F8670E1" w:rsidR="0066011B" w:rsidRDefault="0066011B" w:rsidP="00D0222F">
      <w:pPr>
        <w:spacing w:after="276"/>
        <w:ind w:left="19" w:right="5"/>
      </w:pPr>
      <w:r>
        <w:t>Naast het beschikbaar maken van het externe package kan het modelelement uit het externe package gebruikt worden als datatype, maar er kan ook naar verwezen worde</w:t>
      </w:r>
      <w:r w:rsidR="00B457F3">
        <w:t>n</w:t>
      </w:r>
      <w:r>
        <w:t xml:space="preserve"> via een relatie. Dit laatst wordt nader uitgelegd in de volgende paragraaf. </w:t>
      </w:r>
    </w:p>
    <w:p w14:paraId="093F373E" w14:textId="77777777" w:rsidR="00D0222F" w:rsidRDefault="00D0222F" w:rsidP="00E67275">
      <w:pPr>
        <w:pStyle w:val="Kop2"/>
        <w:numPr>
          <w:ilvl w:val="1"/>
          <w:numId w:val="11"/>
        </w:numPr>
      </w:pPr>
      <w:bookmarkStart w:id="131" w:name="_Toc467145329"/>
      <w:bookmarkStart w:id="132" w:name="_Ref470022216"/>
      <w:bookmarkStart w:id="133" w:name="_Toc485712890"/>
      <w:r>
        <w:t>Koppelen met ander informatiemodel (externe koppeling)</w:t>
      </w:r>
      <w:bookmarkEnd w:id="131"/>
      <w:bookmarkEnd w:id="132"/>
      <w:bookmarkEnd w:id="133"/>
    </w:p>
    <w:p w14:paraId="5936F1A8" w14:textId="017BCF51" w:rsidR="00D0222F" w:rsidRDefault="00D0222F" w:rsidP="00D0222F">
      <w:r>
        <w:rPr>
          <w:lang w:eastAsia="en-US"/>
        </w:rPr>
        <w:t xml:space="preserve">Bij registraties </w:t>
      </w:r>
      <w:r w:rsidR="00DD4638">
        <w:rPr>
          <w:lang w:eastAsia="en-US"/>
        </w:rPr>
        <w:t xml:space="preserve"> is </w:t>
      </w:r>
      <w:r>
        <w:rPr>
          <w:lang w:eastAsia="en-US"/>
        </w:rPr>
        <w:t xml:space="preserve">het regelmatig </w:t>
      </w:r>
      <w:r w:rsidR="00DD4638">
        <w:rPr>
          <w:lang w:eastAsia="en-US"/>
        </w:rPr>
        <w:t xml:space="preserve">noodzakelijk </w:t>
      </w:r>
      <w:r>
        <w:rPr>
          <w:lang w:eastAsia="en-US"/>
        </w:rPr>
        <w:t xml:space="preserve">om te verwijzen vanuit het eigen model naar gegevens uit een andere informatiemodel. Denk aan het opnemen van de identificatie van een object uit een andere registratie, of aan het overnemen van een subset van gegevens van een object uit een ander model. </w:t>
      </w:r>
      <w:r>
        <w:t xml:space="preserve">Hiervoor zijn de stereotypes </w:t>
      </w:r>
      <w:r w:rsidRPr="00F40649">
        <w:t>«</w:t>
      </w:r>
      <w:r>
        <w:t>view</w:t>
      </w:r>
      <w:r w:rsidRPr="00F40649">
        <w:t>»</w:t>
      </w:r>
      <w:r>
        <w:t xml:space="preserve"> en </w:t>
      </w:r>
      <w:r w:rsidRPr="00F40649">
        <w:t>«</w:t>
      </w:r>
      <w:r>
        <w:t>externe koppeling</w:t>
      </w:r>
      <w:r w:rsidRPr="00F40649">
        <w:t>»</w:t>
      </w:r>
      <w:r>
        <w:t xml:space="preserve"> bedoeld.</w:t>
      </w:r>
    </w:p>
    <w:p w14:paraId="2BE19359" w14:textId="77777777" w:rsidR="00D0222F" w:rsidRDefault="00D0222F" w:rsidP="00D0222F">
      <w:pPr>
        <w:rPr>
          <w:b/>
        </w:rPr>
      </w:pPr>
    </w:p>
    <w:p w14:paraId="07DE8498" w14:textId="4C0631E7" w:rsidR="00D0222F" w:rsidRDefault="00D0222F" w:rsidP="00D0222F">
      <w:pPr>
        <w:spacing w:after="276"/>
        <w:ind w:left="19" w:right="5"/>
        <w:rPr>
          <w:lang w:eastAsia="en-US"/>
        </w:rPr>
      </w:pPr>
      <w:r>
        <w:rPr>
          <w:lang w:eastAsia="en-US"/>
        </w:rPr>
        <w:t xml:space="preserve">Deze stereotypes zijn alleen van toepassing binnen een informatiemodel in situaties waarbij het ene informatiemodel afhankelijk </w:t>
      </w:r>
      <w:r w:rsidR="00DD4638">
        <w:rPr>
          <w:lang w:eastAsia="en-US"/>
        </w:rPr>
        <w:t xml:space="preserve">is </w:t>
      </w:r>
      <w:r>
        <w:rPr>
          <w:lang w:eastAsia="en-US"/>
        </w:rPr>
        <w:t>van een andere informatiemodel.</w:t>
      </w:r>
    </w:p>
    <w:p w14:paraId="7E9164BA" w14:textId="77777777" w:rsidR="00D0222F" w:rsidRDefault="00D0222F" w:rsidP="00D0222F">
      <w:pPr>
        <w:spacing w:after="276"/>
        <w:ind w:left="19" w:right="5"/>
        <w:rPr>
          <w:lang w:eastAsia="en-US"/>
        </w:rPr>
      </w:pPr>
    </w:p>
    <w:p w14:paraId="2AD2258A" w14:textId="576DDB85" w:rsidR="00D0222F" w:rsidRDefault="00D0222F" w:rsidP="00D0222F">
      <w:pPr>
        <w:spacing w:after="276"/>
        <w:ind w:left="19" w:right="5"/>
      </w:pPr>
      <w:r>
        <w:t>Uitgangspunten hierbij zijn dat de definitie van de structuur van gegevens van het andere informatiemodel één op één overgenomen word</w:t>
      </w:r>
      <w:r w:rsidR="00DD4638">
        <w:t>t</w:t>
      </w:r>
      <w:r>
        <w:t xml:space="preserve">, waarbij expliciet gemaakt wordt welke gegevens tot het eigen model behoren en welke tot het andere model. </w:t>
      </w:r>
    </w:p>
    <w:p w14:paraId="79C33ED8" w14:textId="77777777" w:rsidR="006307E9" w:rsidRDefault="006307E9" w:rsidP="00C66C69">
      <w:pPr>
        <w:spacing w:after="276"/>
        <w:ind w:right="5"/>
      </w:pPr>
    </w:p>
    <w:p w14:paraId="7A98ED87" w14:textId="77777777" w:rsidR="001D6D64" w:rsidRDefault="00C66C69" w:rsidP="00C66C69">
      <w:pPr>
        <w:spacing w:after="276"/>
        <w:ind w:right="5"/>
      </w:pPr>
      <w:r>
        <w:t xml:space="preserve">Bijvoorbeeld: </w:t>
      </w:r>
    </w:p>
    <w:p w14:paraId="246EC6CF" w14:textId="07ACDC5C" w:rsidR="001D6D64" w:rsidRPr="00CC6626" w:rsidRDefault="00C66C69" w:rsidP="00C66C69">
      <w:pPr>
        <w:spacing w:after="276"/>
        <w:ind w:right="5"/>
        <w:rPr>
          <w:i/>
        </w:rPr>
      </w:pPr>
      <w:r w:rsidRPr="00CC6626">
        <w:rPr>
          <w:i/>
        </w:rPr>
        <w:t>In IMKAD zit het objecttype: «Objecttype» Persoon. Hierin zitten de attributen waarvan de basisregistratie Kadaster de gegevens zelf inwint. In IMKAD zit het package: «view» BRP en hierin zit het «Objecttype» GeregistreerdPersoon. Hierin zitten de attributen die de basisregistratie BRP  inwint en die het Kadaster overneemt.</w:t>
      </w:r>
      <w:r w:rsidR="00B222F2">
        <w:rPr>
          <w:i/>
        </w:rPr>
        <w:t xml:space="preserve"> </w:t>
      </w:r>
      <w:r w:rsidR="00071151" w:rsidRPr="00CC6626">
        <w:rPr>
          <w:i/>
        </w:rPr>
        <w:t>D</w:t>
      </w:r>
      <w:r w:rsidRPr="00CC6626">
        <w:rPr>
          <w:i/>
        </w:rPr>
        <w:t>e relatie overstijgt de registratie</w:t>
      </w:r>
      <w:r w:rsidR="001D6D64" w:rsidRPr="00CC6626">
        <w:rPr>
          <w:i/>
        </w:rPr>
        <w:t xml:space="preserve">, máár het blijft in het eigen informatiemodel. De aard van de relatie is echter anders dan bij een «relatiesoort». </w:t>
      </w:r>
      <w:r w:rsidRPr="00CC6626">
        <w:rPr>
          <w:i/>
        </w:rPr>
        <w:t>Daarom kennen we deze relatie het stereotype «externe koppeling»</w:t>
      </w:r>
      <w:r w:rsidR="00071151" w:rsidRPr="00CC6626">
        <w:rPr>
          <w:i/>
        </w:rPr>
        <w:t xml:space="preserve"> toe. </w:t>
      </w:r>
    </w:p>
    <w:p w14:paraId="163D987A" w14:textId="77777777" w:rsidR="001D6D64" w:rsidRDefault="001D6D64" w:rsidP="00C66C69">
      <w:pPr>
        <w:spacing w:after="276"/>
        <w:ind w:right="5"/>
      </w:pPr>
    </w:p>
    <w:p w14:paraId="1F68C138" w14:textId="12F3E185" w:rsidR="00C66C69" w:rsidRDefault="001D6D64" w:rsidP="00C66C69">
      <w:pPr>
        <w:spacing w:after="276"/>
        <w:ind w:right="5"/>
      </w:pPr>
      <w:r>
        <w:t xml:space="preserve">Het betreft in de werkelijkheid dezelfde persoon. Zowel Persoon </w:t>
      </w:r>
      <w:r w:rsidR="00DD4638">
        <w:t xml:space="preserve">als </w:t>
      </w:r>
      <w:r>
        <w:t xml:space="preserve">GeregistreerdPersoon worden als </w:t>
      </w:r>
      <w:r w:rsidRPr="00F40649">
        <w:t>«</w:t>
      </w:r>
      <w:r>
        <w:t>Objecttype</w:t>
      </w:r>
      <w:r w:rsidRPr="00F40649">
        <w:t>»</w:t>
      </w:r>
      <w:r>
        <w:t xml:space="preserve"> gezien. </w:t>
      </w:r>
      <w:r w:rsidR="00071151">
        <w:t xml:space="preserve">Beide objecten zijn sterk aan elkaar gekoppeld. Dit is altijd zo bij dit soort relaties. Daarom is het </w:t>
      </w:r>
      <w:r w:rsidR="00DD4638">
        <w:t xml:space="preserve">aggregatietype </w:t>
      </w:r>
      <w:r w:rsidR="00071151">
        <w:t xml:space="preserve">van deze relatie altijd Composite. </w:t>
      </w:r>
    </w:p>
    <w:p w14:paraId="7C38E968" w14:textId="77777777" w:rsidR="00422869" w:rsidRDefault="00422869" w:rsidP="00C66C69">
      <w:pPr>
        <w:spacing w:after="276"/>
        <w:ind w:right="5"/>
      </w:pPr>
    </w:p>
    <w:p w14:paraId="2E5F44E0" w14:textId="741268AB" w:rsidR="00422869" w:rsidRDefault="00422869" w:rsidP="00C66C69">
      <w:pPr>
        <w:spacing w:after="276"/>
        <w:ind w:right="5"/>
      </w:pPr>
      <w:r>
        <w:t xml:space="preserve">Merk op dat er ook een relatie rechtstreeks naar de BRP gelegd had kunnen worden. </w:t>
      </w:r>
      <w:r w:rsidR="003F1F69">
        <w:t>Er is dan geen sprake van gegevens uit de BRP die overgenomen zijn in de eigen registratie. Er kan dan volstaan worden met alleen de unieke aanduiding van GeregistreerdPersoon</w:t>
      </w:r>
      <w:r w:rsidR="008C5AB7">
        <w:t xml:space="preserve">. Dit is de </w:t>
      </w:r>
      <w:r w:rsidR="003F1F69">
        <w:t>BSN</w:t>
      </w:r>
      <w:r w:rsidR="008C5AB7">
        <w:t xml:space="preserve">. Dit wordt niet gezien als een </w:t>
      </w:r>
      <w:r w:rsidR="008C5AB7" w:rsidRPr="00F40649">
        <w:t>«</w:t>
      </w:r>
      <w:r w:rsidR="008C5AB7">
        <w:t>externe koppeling</w:t>
      </w:r>
      <w:r w:rsidR="008C5AB7" w:rsidRPr="00F40649">
        <w:t>»</w:t>
      </w:r>
      <w:r w:rsidR="008C5AB7">
        <w:t xml:space="preserve"> maar als een referentie. </w:t>
      </w:r>
    </w:p>
    <w:p w14:paraId="5E3FCE63" w14:textId="00A84D75" w:rsidR="00473847" w:rsidRDefault="00473847" w:rsidP="006A511A">
      <w:pPr>
        <w:pStyle w:val="Kop2"/>
        <w:numPr>
          <w:ilvl w:val="1"/>
          <w:numId w:val="11"/>
        </w:numPr>
      </w:pPr>
      <w:bookmarkStart w:id="134" w:name="_Toc485712891"/>
      <w:r>
        <w:t>S</w:t>
      </w:r>
      <w:r w:rsidR="003D6BD3">
        <w:t xml:space="preserve">telselcatalogus </w:t>
      </w:r>
      <w:r w:rsidR="0050714C">
        <w:t xml:space="preserve">en stelselafspraken </w:t>
      </w:r>
      <w:r w:rsidR="00D25743">
        <w:t>voor basisregistraties</w:t>
      </w:r>
      <w:bookmarkEnd w:id="134"/>
    </w:p>
    <w:p w14:paraId="4C1EA02E" w14:textId="6502447E" w:rsidR="00D25743" w:rsidRDefault="00473847" w:rsidP="000E1125">
      <w:pPr>
        <w:spacing w:after="276"/>
        <w:ind w:left="19" w:right="5"/>
        <w:rPr>
          <w:rFonts w:eastAsia="Batang"/>
          <w:szCs w:val="16"/>
        </w:rPr>
      </w:pPr>
      <w:r>
        <w:t>Dit metamodel ondersteun</w:t>
      </w:r>
      <w:r w:rsidR="00DD4638">
        <w:t>t</w:t>
      </w:r>
      <w:r>
        <w:t xml:space="preserve"> de metadata die voorgeschreven wordt voor de stelselcatalogus</w:t>
      </w:r>
      <w:r w:rsidR="00334E81">
        <w:t xml:space="preserve"> </w:t>
      </w:r>
      <w:r w:rsidR="005403A0">
        <w:t>[H1.1</w:t>
      </w:r>
      <w:r w:rsidR="00E468D1">
        <w:t>1</w:t>
      </w:r>
      <w:r w:rsidR="005403A0">
        <w:t>, referentie 3]</w:t>
      </w:r>
      <w:r w:rsidR="00334E81">
        <w:t>.</w:t>
      </w:r>
      <w:r w:rsidR="00334E81" w:rsidDel="00334E81">
        <w:t xml:space="preserve"> </w:t>
      </w:r>
      <w:r w:rsidR="005E4435">
        <w:rPr>
          <w:rFonts w:eastAsia="Batang"/>
          <w:szCs w:val="16"/>
        </w:rPr>
        <w:t xml:space="preserve">Deze paragraaf geeft aan hoe de metadata in dit metamodel zich </w:t>
      </w:r>
      <w:r w:rsidR="00DD4638">
        <w:rPr>
          <w:rFonts w:eastAsia="Batang"/>
          <w:szCs w:val="16"/>
        </w:rPr>
        <w:t xml:space="preserve">verhoudt </w:t>
      </w:r>
      <w:r w:rsidR="005E4435">
        <w:rPr>
          <w:rFonts w:eastAsia="Batang"/>
          <w:szCs w:val="16"/>
        </w:rPr>
        <w:t xml:space="preserve">tot die van de stelselcatalogus, zodat deze vanuit uw informatiemodel geleverd kunnen worden aan de stelselcatalogus. </w:t>
      </w:r>
      <w:r w:rsidR="00D25743">
        <w:t>Er zijn ook stelselafspraken rondom metadata. Een metadata a</w:t>
      </w:r>
      <w:r w:rsidR="00D25743" w:rsidRPr="009064C0">
        <w:t xml:space="preserve">spect </w:t>
      </w:r>
      <w:r w:rsidR="0050714C">
        <w:t xml:space="preserve">in H2.4 </w:t>
      </w:r>
      <w:r w:rsidR="00D25743" w:rsidRPr="009064C0">
        <w:t xml:space="preserve">met aanduiding </w:t>
      </w:r>
      <w:r w:rsidR="00D25743" w:rsidRPr="00D25743">
        <w:rPr>
          <w:rStyle w:val="Voetnootmarkering"/>
          <w:rFonts w:ascii="Brush Script MT" w:eastAsia="Batang" w:hAnsi="Brush Script MT" w:hint="eastAsia"/>
          <w:b/>
          <w:sz w:val="20"/>
          <w:szCs w:val="16"/>
        </w:rPr>
        <w:t>√</w:t>
      </w:r>
      <w:r w:rsidR="00D25743" w:rsidRPr="00D25743">
        <w:rPr>
          <w:rFonts w:ascii="Brush Script MT" w:eastAsia="Batang" w:hAnsi="Brush Script MT"/>
          <w:b/>
          <w:szCs w:val="16"/>
        </w:rPr>
        <w:t xml:space="preserve">  </w:t>
      </w:r>
      <w:r w:rsidR="00D25743" w:rsidRPr="00D25743">
        <w:rPr>
          <w:rFonts w:eastAsia="Batang"/>
          <w:szCs w:val="16"/>
        </w:rPr>
        <w:t xml:space="preserve">is conform stelselafspraken voor basisregistraties. </w:t>
      </w:r>
      <w:r w:rsidR="0050714C">
        <w:rPr>
          <w:rFonts w:eastAsia="Batang"/>
          <w:szCs w:val="16"/>
        </w:rPr>
        <w:t xml:space="preserve">Beide gelden. </w:t>
      </w:r>
    </w:p>
    <w:p w14:paraId="53437551" w14:textId="77777777" w:rsidR="00D25743" w:rsidRDefault="00D25743" w:rsidP="000E1125">
      <w:pPr>
        <w:spacing w:after="276"/>
        <w:ind w:left="19" w:right="5"/>
        <w:rPr>
          <w:rFonts w:eastAsia="Batang"/>
          <w:szCs w:val="16"/>
        </w:rPr>
      </w:pPr>
    </w:p>
    <w:p w14:paraId="786D2C54" w14:textId="3946C6B4" w:rsidR="0050714C" w:rsidRDefault="00D25743" w:rsidP="0050714C">
      <w:pPr>
        <w:spacing w:after="276"/>
        <w:ind w:left="19" w:right="5"/>
        <w:rPr>
          <w:rFonts w:eastAsia="Batang"/>
          <w:szCs w:val="16"/>
        </w:rPr>
      </w:pPr>
      <w:r>
        <w:t xml:space="preserve">De metadata voor de stelselcatalogus en de </w:t>
      </w:r>
      <w:r w:rsidR="005E4435">
        <w:t xml:space="preserve">metadata voor de </w:t>
      </w:r>
      <w:r>
        <w:t xml:space="preserve">stelselafspraken zijn </w:t>
      </w:r>
      <w:r w:rsidR="0050714C">
        <w:t xml:space="preserve">beide </w:t>
      </w:r>
      <w:r>
        <w:t>verplicht voor basisregistraties. Als het informatiemodel g</w:t>
      </w:r>
      <w:r w:rsidR="005E4435">
        <w:t>éé</w:t>
      </w:r>
      <w:r>
        <w:t>n basisregistratie is, kan je als organisatie zelf kiezen om (een aantal van) deze metadata buiten scope te plaatsen</w:t>
      </w:r>
      <w:r w:rsidR="0050714C">
        <w:t xml:space="preserve">. Dit doe je </w:t>
      </w:r>
      <w:r w:rsidR="005E4435">
        <w:t xml:space="preserve">in </w:t>
      </w:r>
      <w:r>
        <w:t>de eigen extensie</w:t>
      </w:r>
      <w:r w:rsidR="0050714C">
        <w:t xml:space="preserve">, zoals beschreven in paragraf </w:t>
      </w:r>
      <w:r w:rsidR="00DD4638">
        <w:t>1.</w:t>
      </w:r>
      <w:r w:rsidR="00E468D1">
        <w:t>8</w:t>
      </w:r>
      <w:r>
        <w:t>.</w:t>
      </w:r>
      <w:r w:rsidR="008E2A4E">
        <w:t xml:space="preserve"> </w:t>
      </w:r>
      <w:r w:rsidR="00DD4638">
        <w:rPr>
          <w:rFonts w:eastAsia="Batang"/>
          <w:szCs w:val="16"/>
        </w:rPr>
        <w:t xml:space="preserve">De </w:t>
      </w:r>
      <w:r w:rsidR="0050714C">
        <w:rPr>
          <w:rFonts w:eastAsia="Batang"/>
          <w:szCs w:val="16"/>
        </w:rPr>
        <w:t xml:space="preserve">rest van deze paragraaf gaat alleen nog in op de metadata voor de stelselcatalogus. </w:t>
      </w:r>
    </w:p>
    <w:p w14:paraId="51E93E34" w14:textId="77777777" w:rsidR="0050714C" w:rsidRDefault="0050714C" w:rsidP="000E1125"/>
    <w:p w14:paraId="32BF039F" w14:textId="3D902FAE" w:rsidR="00334E81" w:rsidRDefault="00334E81" w:rsidP="000E1125">
      <w:r>
        <w:t xml:space="preserve">Het metamodel gaat als volgt met de metadata van de stelselcatalogus om: </w:t>
      </w:r>
    </w:p>
    <w:p w14:paraId="5F703764" w14:textId="30F0B5EA" w:rsidR="00334E81" w:rsidRDefault="00334E81" w:rsidP="000E1125">
      <w:pPr>
        <w:pStyle w:val="Lijstalinea"/>
        <w:numPr>
          <w:ilvl w:val="0"/>
          <w:numId w:val="7"/>
        </w:numPr>
      </w:pPr>
      <w:r>
        <w:t>Dit</w:t>
      </w:r>
      <w:r w:rsidR="00473847">
        <w:t xml:space="preserve"> metamodel beschrijft de stelselcatalogus metadata alleen voor de metadata die op informatiemodel niveau speelt, niet de overige metadata.</w:t>
      </w:r>
      <w:r w:rsidR="00D25743">
        <w:t xml:space="preserve"> </w:t>
      </w:r>
    </w:p>
    <w:p w14:paraId="06E344A2" w14:textId="3B16F68A" w:rsidR="00334E81" w:rsidRDefault="00334E81" w:rsidP="000E1125">
      <w:pPr>
        <w:pStyle w:val="Lijstalinea"/>
        <w:numPr>
          <w:ilvl w:val="0"/>
          <w:numId w:val="7"/>
        </w:numPr>
      </w:pPr>
      <w:r>
        <w:t xml:space="preserve">Dit metamodel neemt </w:t>
      </w:r>
      <w:r w:rsidR="00880574">
        <w:t xml:space="preserve">stelselcatalogus </w:t>
      </w:r>
      <w:r>
        <w:t>m</w:t>
      </w:r>
      <w:r w:rsidR="00880574">
        <w:t xml:space="preserve">etadata altijd op met </w:t>
      </w:r>
      <w:r>
        <w:t xml:space="preserve">dezelfde semantiek/betekenis. </w:t>
      </w:r>
      <w:r w:rsidR="00880574">
        <w:t>Als de betekenis van metadata anders is, dan wordt ook niet dezelfde naam gebruikt. Als de betekenis gelijk is, dan kan het wel zo zijn dat dit metamodel een andere naam hanteert. De vertaling wordt hieronder weergegeven.</w:t>
      </w:r>
    </w:p>
    <w:p w14:paraId="7A17299D" w14:textId="48302A76" w:rsidR="00473847" w:rsidRDefault="00473847" w:rsidP="000E1125">
      <w:pPr>
        <w:pStyle w:val="Lijstalinea"/>
        <w:numPr>
          <w:ilvl w:val="0"/>
          <w:numId w:val="7"/>
        </w:numPr>
      </w:pPr>
      <w:r>
        <w:t xml:space="preserve">Als de semantiek hetzelfde is, maar het waardenbereik van het gegeven is </w:t>
      </w:r>
      <w:r w:rsidR="00334E81">
        <w:t xml:space="preserve">in dit metamodel </w:t>
      </w:r>
      <w:r>
        <w:t xml:space="preserve">een verdere verbijzondering </w:t>
      </w:r>
      <w:r w:rsidR="00334E81">
        <w:t>(</w:t>
      </w:r>
      <w:r>
        <w:t xml:space="preserve">niet in strijd </w:t>
      </w:r>
      <w:r w:rsidR="00334E81">
        <w:t xml:space="preserve">met) </w:t>
      </w:r>
      <w:r>
        <w:t>dan</w:t>
      </w:r>
      <w:r w:rsidR="00334E81">
        <w:t xml:space="preserve"> hanteert dit metamodel </w:t>
      </w:r>
      <w:r w:rsidR="00880574">
        <w:t>dez</w:t>
      </w:r>
      <w:r>
        <w:t>elfde metadata</w:t>
      </w:r>
      <w:r w:rsidR="00880574">
        <w:t xml:space="preserve"> en geeft aan hoe de waarde in dit metamodel te vertalen naar de waarde in de stelselcatalogus. Bij automatische verwerking naar de stelselcatalogus is het w</w:t>
      </w:r>
      <w:r>
        <w:t xml:space="preserve">ellicht </w:t>
      </w:r>
      <w:r w:rsidR="00880574">
        <w:t xml:space="preserve">dus soms nodig deze waardes om te zetten. </w:t>
      </w:r>
    </w:p>
    <w:p w14:paraId="65E36BB0" w14:textId="77777777" w:rsidR="003D6BD3" w:rsidRDefault="003D6BD3" w:rsidP="000E1125"/>
    <w:tbl>
      <w:tblPr>
        <w:tblStyle w:val="Tabelraster"/>
        <w:tblW w:w="9096" w:type="dxa"/>
        <w:tblInd w:w="108" w:type="dxa"/>
        <w:tblLook w:val="04A0" w:firstRow="1" w:lastRow="0" w:firstColumn="1" w:lastColumn="0" w:noHBand="0" w:noVBand="1"/>
      </w:tblPr>
      <w:tblGrid>
        <w:gridCol w:w="2835"/>
        <w:gridCol w:w="2552"/>
        <w:gridCol w:w="3709"/>
      </w:tblGrid>
      <w:tr w:rsidR="003D6BD3" w14:paraId="7180CB37" w14:textId="77777777" w:rsidTr="000E1125">
        <w:tc>
          <w:tcPr>
            <w:tcW w:w="2835" w:type="dxa"/>
            <w:shd w:val="clear" w:color="auto" w:fill="C2E0F7" w:themeFill="accent5" w:themeFillTint="99"/>
          </w:tcPr>
          <w:p w14:paraId="475DD5EB" w14:textId="378D6F2C" w:rsidR="003D6BD3" w:rsidRDefault="003D6BD3" w:rsidP="003D6BD3">
            <w:r w:rsidRPr="00880574">
              <w:rPr>
                <w:lang w:eastAsia="en-US"/>
              </w:rPr>
              <w:t>Metadata in stelselcatalogu</w:t>
            </w:r>
            <w:r>
              <w:rPr>
                <w:lang w:eastAsia="en-US"/>
              </w:rPr>
              <w:t>s</w:t>
            </w:r>
          </w:p>
        </w:tc>
        <w:tc>
          <w:tcPr>
            <w:tcW w:w="2552" w:type="dxa"/>
            <w:shd w:val="clear" w:color="auto" w:fill="C2E0F7" w:themeFill="accent5" w:themeFillTint="99"/>
          </w:tcPr>
          <w:p w14:paraId="75E468B1" w14:textId="4EAB6EB1" w:rsidR="003D6BD3" w:rsidRDefault="003D6BD3" w:rsidP="003D6BD3">
            <w:r w:rsidRPr="00880574">
              <w:rPr>
                <w:lang w:eastAsia="en-US"/>
              </w:rPr>
              <w:t>Komt voor in Metamodel?</w:t>
            </w:r>
          </w:p>
        </w:tc>
        <w:tc>
          <w:tcPr>
            <w:tcW w:w="3709" w:type="dxa"/>
            <w:shd w:val="clear" w:color="auto" w:fill="C2E0F7" w:themeFill="accent5" w:themeFillTint="99"/>
          </w:tcPr>
          <w:p w14:paraId="569143B6" w14:textId="3BF265C4" w:rsidR="003D6BD3" w:rsidRDefault="003D6BD3" w:rsidP="003D6BD3">
            <w:r>
              <w:rPr>
                <w:lang w:eastAsia="en-US"/>
              </w:rPr>
              <w:t xml:space="preserve"> Waardenbereik hetzelfde?</w:t>
            </w:r>
          </w:p>
        </w:tc>
      </w:tr>
      <w:tr w:rsidR="003D6BD3" w14:paraId="19890BCA" w14:textId="77777777" w:rsidTr="000E1125">
        <w:tc>
          <w:tcPr>
            <w:tcW w:w="2835" w:type="dxa"/>
          </w:tcPr>
          <w:p w14:paraId="2486BCC7" w14:textId="5D36DC41" w:rsidR="003D6BD3" w:rsidRDefault="003D6BD3" w:rsidP="003D6BD3">
            <w:r w:rsidRPr="009064C0">
              <w:rPr>
                <w:i/>
              </w:rPr>
              <w:t>Naam</w:t>
            </w:r>
          </w:p>
        </w:tc>
        <w:tc>
          <w:tcPr>
            <w:tcW w:w="2552" w:type="dxa"/>
          </w:tcPr>
          <w:p w14:paraId="6004D8CF" w14:textId="1CAC9177" w:rsidR="003D6BD3" w:rsidRDefault="003D6BD3" w:rsidP="003D6BD3">
            <w:r w:rsidRPr="00880574">
              <w:rPr>
                <w:lang w:eastAsia="en-US"/>
              </w:rPr>
              <w:t>J</w:t>
            </w:r>
          </w:p>
        </w:tc>
        <w:tc>
          <w:tcPr>
            <w:tcW w:w="3709" w:type="dxa"/>
          </w:tcPr>
          <w:p w14:paraId="34FE7815" w14:textId="235552A1" w:rsidR="003D6BD3" w:rsidRDefault="003D6BD3" w:rsidP="003D6BD3">
            <w:r>
              <w:rPr>
                <w:lang w:eastAsia="en-US"/>
              </w:rPr>
              <w:t xml:space="preserve"> J</w:t>
            </w:r>
          </w:p>
        </w:tc>
      </w:tr>
      <w:tr w:rsidR="003D6BD3" w14:paraId="38D28315" w14:textId="77777777" w:rsidTr="000E1125">
        <w:tc>
          <w:tcPr>
            <w:tcW w:w="2835" w:type="dxa"/>
          </w:tcPr>
          <w:p w14:paraId="518BAF82" w14:textId="1B4FC082" w:rsidR="003D6BD3" w:rsidRDefault="003D6BD3" w:rsidP="003D6BD3">
            <w:r w:rsidRPr="009064C0">
              <w:rPr>
                <w:i/>
              </w:rPr>
              <w:t>Definitie</w:t>
            </w:r>
          </w:p>
        </w:tc>
        <w:tc>
          <w:tcPr>
            <w:tcW w:w="2552" w:type="dxa"/>
          </w:tcPr>
          <w:p w14:paraId="76D8E836" w14:textId="5D9902C8" w:rsidR="003D6BD3" w:rsidRDefault="003D6BD3" w:rsidP="003D6BD3">
            <w:r w:rsidRPr="00880574">
              <w:rPr>
                <w:lang w:eastAsia="en-US"/>
              </w:rPr>
              <w:t>J</w:t>
            </w:r>
          </w:p>
        </w:tc>
        <w:tc>
          <w:tcPr>
            <w:tcW w:w="3709" w:type="dxa"/>
          </w:tcPr>
          <w:p w14:paraId="7A516596" w14:textId="520C9E67" w:rsidR="003D6BD3" w:rsidRDefault="003D6BD3" w:rsidP="003D6BD3">
            <w:r>
              <w:rPr>
                <w:lang w:eastAsia="en-US"/>
              </w:rPr>
              <w:t xml:space="preserve"> J</w:t>
            </w:r>
          </w:p>
        </w:tc>
      </w:tr>
      <w:tr w:rsidR="003D6BD3" w14:paraId="25F3B674" w14:textId="77777777" w:rsidTr="000E1125">
        <w:tc>
          <w:tcPr>
            <w:tcW w:w="2835" w:type="dxa"/>
          </w:tcPr>
          <w:p w14:paraId="3652AC6A" w14:textId="4925B6E6" w:rsidR="003D6BD3" w:rsidRDefault="003D6BD3" w:rsidP="003D6BD3">
            <w:r w:rsidRPr="009064C0">
              <w:rPr>
                <w:i/>
              </w:rPr>
              <w:t>Toelichting</w:t>
            </w:r>
          </w:p>
        </w:tc>
        <w:tc>
          <w:tcPr>
            <w:tcW w:w="2552" w:type="dxa"/>
          </w:tcPr>
          <w:p w14:paraId="1CAD2A30" w14:textId="46E67B75" w:rsidR="003D6BD3" w:rsidRDefault="003D6BD3" w:rsidP="003D6BD3">
            <w:r w:rsidRPr="00880574">
              <w:rPr>
                <w:lang w:eastAsia="en-US"/>
              </w:rPr>
              <w:t>J</w:t>
            </w:r>
          </w:p>
        </w:tc>
        <w:tc>
          <w:tcPr>
            <w:tcW w:w="3709" w:type="dxa"/>
          </w:tcPr>
          <w:p w14:paraId="3A383872" w14:textId="131B128B" w:rsidR="003D6BD3" w:rsidRDefault="003D6BD3" w:rsidP="003D6BD3">
            <w:r>
              <w:rPr>
                <w:lang w:eastAsia="en-US"/>
              </w:rPr>
              <w:t xml:space="preserve"> J</w:t>
            </w:r>
          </w:p>
        </w:tc>
      </w:tr>
      <w:tr w:rsidR="003D6BD3" w14:paraId="4784F37A" w14:textId="77777777" w:rsidTr="000E1125">
        <w:tc>
          <w:tcPr>
            <w:tcW w:w="2835" w:type="dxa"/>
          </w:tcPr>
          <w:p w14:paraId="6798A703" w14:textId="10A32C93" w:rsidR="003D6BD3" w:rsidRDefault="003D6BD3" w:rsidP="003D6BD3">
            <w:r w:rsidRPr="009064C0">
              <w:rPr>
                <w:i/>
              </w:rPr>
              <w:t>Populatie</w:t>
            </w:r>
          </w:p>
        </w:tc>
        <w:tc>
          <w:tcPr>
            <w:tcW w:w="2552" w:type="dxa"/>
          </w:tcPr>
          <w:p w14:paraId="664C1D9E" w14:textId="5EF1C137" w:rsidR="003D6BD3" w:rsidRDefault="003D6BD3" w:rsidP="003D6BD3">
            <w:r w:rsidRPr="00880574">
              <w:rPr>
                <w:lang w:eastAsia="en-US"/>
              </w:rPr>
              <w:t>J</w:t>
            </w:r>
          </w:p>
        </w:tc>
        <w:tc>
          <w:tcPr>
            <w:tcW w:w="3709" w:type="dxa"/>
          </w:tcPr>
          <w:p w14:paraId="11191616" w14:textId="7B8E558F" w:rsidR="003D6BD3" w:rsidRDefault="003D6BD3" w:rsidP="003D6BD3">
            <w:r>
              <w:rPr>
                <w:lang w:eastAsia="en-US"/>
              </w:rPr>
              <w:t xml:space="preserve"> J</w:t>
            </w:r>
          </w:p>
        </w:tc>
      </w:tr>
      <w:tr w:rsidR="003D6BD3" w14:paraId="4EEDA66F" w14:textId="77777777" w:rsidTr="000E1125">
        <w:tc>
          <w:tcPr>
            <w:tcW w:w="2835" w:type="dxa"/>
          </w:tcPr>
          <w:p w14:paraId="2B76993E" w14:textId="1E755573" w:rsidR="003D6BD3" w:rsidRDefault="003D6BD3" w:rsidP="003D6BD3">
            <w:r w:rsidRPr="009064C0">
              <w:rPr>
                <w:i/>
              </w:rPr>
              <w:t xml:space="preserve">Herkomst </w:t>
            </w:r>
          </w:p>
        </w:tc>
        <w:tc>
          <w:tcPr>
            <w:tcW w:w="2552" w:type="dxa"/>
          </w:tcPr>
          <w:p w14:paraId="7FE1A49B" w14:textId="165BD20E" w:rsidR="003D6BD3" w:rsidRDefault="003D6BD3" w:rsidP="003D6BD3">
            <w:r w:rsidRPr="00880574">
              <w:rPr>
                <w:lang w:eastAsia="en-US"/>
              </w:rPr>
              <w:t>J</w:t>
            </w:r>
          </w:p>
        </w:tc>
        <w:tc>
          <w:tcPr>
            <w:tcW w:w="3709" w:type="dxa"/>
          </w:tcPr>
          <w:p w14:paraId="0E74BA49" w14:textId="6CEFE622" w:rsidR="003D6BD3" w:rsidRDefault="003D6BD3" w:rsidP="0050714C">
            <w:r>
              <w:rPr>
                <w:lang w:eastAsia="en-US"/>
              </w:rPr>
              <w:t xml:space="preserve"> J</w:t>
            </w:r>
            <w:r w:rsidR="0050714C">
              <w:rPr>
                <w:lang w:eastAsia="en-US"/>
              </w:rPr>
              <w:t xml:space="preserve"> (met aanvullende afspraken)</w:t>
            </w:r>
          </w:p>
        </w:tc>
      </w:tr>
      <w:tr w:rsidR="003D6BD3" w14:paraId="78089DFE" w14:textId="77777777" w:rsidTr="000E1125">
        <w:tc>
          <w:tcPr>
            <w:tcW w:w="2835" w:type="dxa"/>
          </w:tcPr>
          <w:p w14:paraId="407D9A1F" w14:textId="28C3FA49" w:rsidR="003D6BD3" w:rsidRDefault="003D6BD3" w:rsidP="003D6BD3">
            <w:r w:rsidRPr="009064C0">
              <w:rPr>
                <w:i/>
              </w:rPr>
              <w:t>Authentiek</w:t>
            </w:r>
          </w:p>
        </w:tc>
        <w:tc>
          <w:tcPr>
            <w:tcW w:w="2552" w:type="dxa"/>
          </w:tcPr>
          <w:p w14:paraId="2D8E6F4E" w14:textId="016599BD" w:rsidR="003D6BD3" w:rsidRDefault="003D6BD3" w:rsidP="003D6BD3">
            <w:r w:rsidRPr="00880574">
              <w:rPr>
                <w:lang w:eastAsia="en-US"/>
              </w:rPr>
              <w:t xml:space="preserve">J </w:t>
            </w:r>
          </w:p>
        </w:tc>
        <w:tc>
          <w:tcPr>
            <w:tcW w:w="3709" w:type="dxa"/>
          </w:tcPr>
          <w:p w14:paraId="4C50C738" w14:textId="545881FF" w:rsidR="003D6BD3" w:rsidRDefault="003D6BD3" w:rsidP="0050714C">
            <w:r>
              <w:rPr>
                <w:lang w:eastAsia="en-US"/>
              </w:rPr>
              <w:t xml:space="preserve"> N</w:t>
            </w:r>
            <w:r w:rsidR="0050714C">
              <w:rPr>
                <w:lang w:eastAsia="en-US"/>
              </w:rPr>
              <w:t xml:space="preserve"> (met </w:t>
            </w:r>
            <w:r>
              <w:rPr>
                <w:lang w:eastAsia="en-US"/>
              </w:rPr>
              <w:t>vertaling</w:t>
            </w:r>
            <w:r w:rsidR="0050714C">
              <w:rPr>
                <w:lang w:eastAsia="en-US"/>
              </w:rPr>
              <w:t>)</w:t>
            </w:r>
          </w:p>
        </w:tc>
      </w:tr>
      <w:tr w:rsidR="003D6BD3" w14:paraId="0AD19C0C" w14:textId="77777777" w:rsidTr="000E1125">
        <w:tc>
          <w:tcPr>
            <w:tcW w:w="2835" w:type="dxa"/>
          </w:tcPr>
          <w:p w14:paraId="23983C3E" w14:textId="540FC2EF" w:rsidR="003D6BD3" w:rsidRDefault="003D6BD3" w:rsidP="003D6BD3">
            <w:r w:rsidRPr="009064C0">
              <w:rPr>
                <w:i/>
              </w:rPr>
              <w:t>Kwaliteit</w:t>
            </w:r>
          </w:p>
        </w:tc>
        <w:tc>
          <w:tcPr>
            <w:tcW w:w="2552" w:type="dxa"/>
          </w:tcPr>
          <w:p w14:paraId="224BEA12" w14:textId="7BB63DCC" w:rsidR="003D6BD3" w:rsidRDefault="003D6BD3" w:rsidP="003D6BD3">
            <w:r w:rsidRPr="00880574">
              <w:rPr>
                <w:lang w:eastAsia="en-US"/>
              </w:rPr>
              <w:t>J</w:t>
            </w:r>
          </w:p>
        </w:tc>
        <w:tc>
          <w:tcPr>
            <w:tcW w:w="3709" w:type="dxa"/>
          </w:tcPr>
          <w:p w14:paraId="555F7C52" w14:textId="196DC415" w:rsidR="003D6BD3" w:rsidRDefault="003D6BD3" w:rsidP="003D6BD3">
            <w:r>
              <w:rPr>
                <w:lang w:eastAsia="en-US"/>
              </w:rPr>
              <w:t xml:space="preserve"> J</w:t>
            </w:r>
          </w:p>
        </w:tc>
      </w:tr>
      <w:tr w:rsidR="003D6BD3" w14:paraId="22409615" w14:textId="77777777" w:rsidTr="000E1125">
        <w:tc>
          <w:tcPr>
            <w:tcW w:w="2835" w:type="dxa"/>
          </w:tcPr>
          <w:p w14:paraId="390E4463" w14:textId="77777777" w:rsidR="003D6BD3" w:rsidRDefault="003D6BD3" w:rsidP="003D6BD3"/>
        </w:tc>
        <w:tc>
          <w:tcPr>
            <w:tcW w:w="2552" w:type="dxa"/>
          </w:tcPr>
          <w:p w14:paraId="73624AA0" w14:textId="77777777" w:rsidR="003D6BD3" w:rsidRDefault="003D6BD3" w:rsidP="003D6BD3"/>
        </w:tc>
        <w:tc>
          <w:tcPr>
            <w:tcW w:w="3709" w:type="dxa"/>
          </w:tcPr>
          <w:p w14:paraId="1CD5D2F7" w14:textId="77777777" w:rsidR="003D6BD3" w:rsidRDefault="003D6BD3" w:rsidP="003D6BD3"/>
        </w:tc>
      </w:tr>
      <w:tr w:rsidR="003D6BD3" w14:paraId="1EE404D0" w14:textId="77777777" w:rsidTr="000E1125">
        <w:tc>
          <w:tcPr>
            <w:tcW w:w="2835" w:type="dxa"/>
          </w:tcPr>
          <w:p w14:paraId="0BB89A3D" w14:textId="23080E9B" w:rsidR="003D6BD3" w:rsidRDefault="003D6BD3" w:rsidP="003D6BD3">
            <w:r w:rsidRPr="00331EB7">
              <w:rPr>
                <w:i/>
              </w:rPr>
              <w:t>Relatie</w:t>
            </w:r>
          </w:p>
        </w:tc>
        <w:tc>
          <w:tcPr>
            <w:tcW w:w="2552" w:type="dxa"/>
          </w:tcPr>
          <w:p w14:paraId="4401D3AD" w14:textId="072513E6" w:rsidR="003D6BD3" w:rsidRDefault="003D6BD3" w:rsidP="003D6BD3">
            <w:r>
              <w:rPr>
                <w:lang w:eastAsia="en-US"/>
              </w:rPr>
              <w:t>N</w:t>
            </w:r>
          </w:p>
        </w:tc>
        <w:tc>
          <w:tcPr>
            <w:tcW w:w="3709" w:type="dxa"/>
          </w:tcPr>
          <w:p w14:paraId="1522728F" w14:textId="34790BE3" w:rsidR="003D6BD3" w:rsidRDefault="003D6BD3" w:rsidP="003D6BD3">
            <w:r>
              <w:rPr>
                <w:lang w:eastAsia="en-US"/>
              </w:rPr>
              <w:t xml:space="preserve"> n.v.t. (kan wel via een vertaling) </w:t>
            </w:r>
          </w:p>
        </w:tc>
      </w:tr>
      <w:tr w:rsidR="003D6BD3" w14:paraId="14426D89" w14:textId="77777777" w:rsidTr="000E1125">
        <w:tc>
          <w:tcPr>
            <w:tcW w:w="2835" w:type="dxa"/>
          </w:tcPr>
          <w:p w14:paraId="1F087EF5" w14:textId="22C9D92F" w:rsidR="003D6BD3" w:rsidRDefault="003D6BD3" w:rsidP="003D6BD3">
            <w:r w:rsidRPr="009064C0">
              <w:rPr>
                <w:i/>
              </w:rPr>
              <w:t>Wetgeving</w:t>
            </w:r>
          </w:p>
        </w:tc>
        <w:tc>
          <w:tcPr>
            <w:tcW w:w="2552" w:type="dxa"/>
          </w:tcPr>
          <w:p w14:paraId="23FB3D38" w14:textId="349DB21F" w:rsidR="003D6BD3" w:rsidRDefault="003D6BD3" w:rsidP="003D6BD3">
            <w:r w:rsidRPr="00880574">
              <w:rPr>
                <w:lang w:eastAsia="en-US"/>
              </w:rPr>
              <w:t>N</w:t>
            </w:r>
          </w:p>
        </w:tc>
        <w:tc>
          <w:tcPr>
            <w:tcW w:w="3709" w:type="dxa"/>
          </w:tcPr>
          <w:p w14:paraId="78685A5E" w14:textId="20C72522" w:rsidR="003D6BD3" w:rsidRDefault="003D6BD3" w:rsidP="003D6BD3">
            <w:r>
              <w:rPr>
                <w:lang w:eastAsia="en-US"/>
              </w:rPr>
              <w:t xml:space="preserve"> n.v.t.</w:t>
            </w:r>
          </w:p>
        </w:tc>
      </w:tr>
      <w:tr w:rsidR="003D6BD3" w14:paraId="779D042E" w14:textId="77777777" w:rsidTr="000E1125">
        <w:tc>
          <w:tcPr>
            <w:tcW w:w="2835" w:type="dxa"/>
          </w:tcPr>
          <w:p w14:paraId="3203888D" w14:textId="12E842F9" w:rsidR="003D6BD3" w:rsidRDefault="003D6BD3" w:rsidP="003D6BD3">
            <w:r w:rsidRPr="009064C0">
              <w:rPr>
                <w:i/>
              </w:rPr>
              <w:t>Eigenaar</w:t>
            </w:r>
          </w:p>
        </w:tc>
        <w:tc>
          <w:tcPr>
            <w:tcW w:w="2552" w:type="dxa"/>
          </w:tcPr>
          <w:p w14:paraId="4C9A44B7" w14:textId="735E1814" w:rsidR="003D6BD3" w:rsidRDefault="003D6BD3" w:rsidP="003D6BD3">
            <w:r w:rsidRPr="00880574">
              <w:rPr>
                <w:lang w:eastAsia="en-US"/>
              </w:rPr>
              <w:t>N</w:t>
            </w:r>
          </w:p>
        </w:tc>
        <w:tc>
          <w:tcPr>
            <w:tcW w:w="3709" w:type="dxa"/>
          </w:tcPr>
          <w:p w14:paraId="554B02DC" w14:textId="7BCEBE5C" w:rsidR="003D6BD3" w:rsidRDefault="003D6BD3" w:rsidP="003D6BD3">
            <w:r>
              <w:rPr>
                <w:lang w:eastAsia="en-US"/>
              </w:rPr>
              <w:t xml:space="preserve"> n.v.t.</w:t>
            </w:r>
          </w:p>
        </w:tc>
      </w:tr>
      <w:tr w:rsidR="003D6BD3" w14:paraId="6340D625" w14:textId="77777777" w:rsidTr="000E1125">
        <w:tc>
          <w:tcPr>
            <w:tcW w:w="2835" w:type="dxa"/>
          </w:tcPr>
          <w:p w14:paraId="210AC8CB" w14:textId="4569BC71" w:rsidR="003D6BD3" w:rsidRDefault="003D6BD3" w:rsidP="003D6BD3">
            <w:r w:rsidRPr="009064C0">
              <w:rPr>
                <w:i/>
              </w:rPr>
              <w:t>Toegankelijkheid</w:t>
            </w:r>
          </w:p>
        </w:tc>
        <w:tc>
          <w:tcPr>
            <w:tcW w:w="2552" w:type="dxa"/>
          </w:tcPr>
          <w:p w14:paraId="35C5E651" w14:textId="046F1FFC" w:rsidR="003D6BD3" w:rsidRDefault="003D6BD3" w:rsidP="003D6BD3">
            <w:r w:rsidRPr="00880574">
              <w:rPr>
                <w:lang w:eastAsia="en-US"/>
              </w:rPr>
              <w:t>N</w:t>
            </w:r>
          </w:p>
        </w:tc>
        <w:tc>
          <w:tcPr>
            <w:tcW w:w="3709" w:type="dxa"/>
          </w:tcPr>
          <w:p w14:paraId="042191B6" w14:textId="362AAD5C" w:rsidR="003D6BD3" w:rsidRDefault="003D6BD3" w:rsidP="003D6BD3">
            <w:r>
              <w:rPr>
                <w:lang w:eastAsia="en-US"/>
              </w:rPr>
              <w:t xml:space="preserve"> n.v.t.</w:t>
            </w:r>
          </w:p>
        </w:tc>
      </w:tr>
      <w:tr w:rsidR="003D6BD3" w14:paraId="04EBDA68" w14:textId="77777777" w:rsidTr="000E1125">
        <w:tc>
          <w:tcPr>
            <w:tcW w:w="2835" w:type="dxa"/>
          </w:tcPr>
          <w:p w14:paraId="668301C3" w14:textId="672682E6" w:rsidR="003D6BD3" w:rsidRPr="009064C0" w:rsidRDefault="003D6BD3" w:rsidP="003D6BD3">
            <w:pPr>
              <w:rPr>
                <w:i/>
              </w:rPr>
            </w:pPr>
            <w:r w:rsidRPr="009064C0">
              <w:rPr>
                <w:i/>
              </w:rPr>
              <w:t>Gebruiksvoorwaarden</w:t>
            </w:r>
          </w:p>
        </w:tc>
        <w:tc>
          <w:tcPr>
            <w:tcW w:w="2552" w:type="dxa"/>
          </w:tcPr>
          <w:p w14:paraId="4AE78841" w14:textId="4B78A51D" w:rsidR="003D6BD3" w:rsidRPr="00880574" w:rsidRDefault="003D6BD3" w:rsidP="003D6BD3">
            <w:pPr>
              <w:rPr>
                <w:lang w:eastAsia="en-US"/>
              </w:rPr>
            </w:pPr>
            <w:r w:rsidRPr="00880574">
              <w:rPr>
                <w:lang w:eastAsia="en-US"/>
              </w:rPr>
              <w:t>N</w:t>
            </w:r>
          </w:p>
        </w:tc>
        <w:tc>
          <w:tcPr>
            <w:tcW w:w="3709" w:type="dxa"/>
          </w:tcPr>
          <w:p w14:paraId="2F630D77" w14:textId="6E631EF3" w:rsidR="003D6BD3" w:rsidRDefault="003D6BD3" w:rsidP="003D6BD3">
            <w:pPr>
              <w:rPr>
                <w:lang w:eastAsia="en-US"/>
              </w:rPr>
            </w:pPr>
            <w:r>
              <w:rPr>
                <w:lang w:eastAsia="en-US"/>
              </w:rPr>
              <w:t xml:space="preserve"> n.v.t.</w:t>
            </w:r>
          </w:p>
        </w:tc>
      </w:tr>
    </w:tbl>
    <w:p w14:paraId="43815588" w14:textId="77777777" w:rsidR="003D6BD3" w:rsidRDefault="003D6BD3" w:rsidP="00473847">
      <w:pPr>
        <w:pStyle w:val="Tekstzonderopmaak"/>
      </w:pPr>
    </w:p>
    <w:p w14:paraId="5C8E4B73" w14:textId="66B96FF3" w:rsidR="008C2E73" w:rsidRDefault="008C2E73" w:rsidP="00473847">
      <w:pPr>
        <w:pStyle w:val="Tekstzonderopmaak"/>
      </w:pPr>
      <w:r>
        <w:t>Waardenbereik afspraken</w:t>
      </w:r>
    </w:p>
    <w:p w14:paraId="0BB7A143" w14:textId="5FC0CA7A" w:rsidR="00B90690" w:rsidRDefault="0094377A" w:rsidP="000E1125">
      <w:pPr>
        <w:pStyle w:val="Tekstzonderopmaak"/>
        <w:numPr>
          <w:ilvl w:val="0"/>
          <w:numId w:val="30"/>
        </w:numPr>
        <w:rPr>
          <w:i/>
        </w:rPr>
      </w:pPr>
      <w:r w:rsidRPr="000E1125">
        <w:rPr>
          <w:i/>
        </w:rPr>
        <w:t>Authentiek</w:t>
      </w:r>
      <w:r w:rsidR="0050714C">
        <w:rPr>
          <w:i/>
        </w:rPr>
        <w:t xml:space="preserve">: </w:t>
      </w:r>
      <w:r w:rsidR="0050714C" w:rsidRPr="00887A45">
        <w:t>a</w:t>
      </w:r>
      <w:r w:rsidR="00C47C28">
        <w:t xml:space="preserve">ls in </w:t>
      </w:r>
      <w:r>
        <w:t>dit metamodel ‘Authentiek’</w:t>
      </w:r>
      <w:r w:rsidR="00C47C28">
        <w:t xml:space="preserve"> (zie 2.4.21) dan ‘Ja’ in stelselcatalogus</w:t>
      </w:r>
      <w:r>
        <w:t xml:space="preserve">, anders Nee. </w:t>
      </w:r>
    </w:p>
    <w:p w14:paraId="48D913E3" w14:textId="4F5F6F25" w:rsidR="00B90690" w:rsidRPr="000E1125" w:rsidRDefault="0094377A" w:rsidP="000E1125">
      <w:pPr>
        <w:pStyle w:val="Tekstzonderopmaak"/>
        <w:numPr>
          <w:ilvl w:val="0"/>
          <w:numId w:val="30"/>
        </w:numPr>
        <w:rPr>
          <w:i/>
        </w:rPr>
      </w:pPr>
      <w:r w:rsidRPr="000E1125">
        <w:rPr>
          <w:i/>
        </w:rPr>
        <w:t>Herkomst</w:t>
      </w:r>
      <w:r w:rsidR="0050714C">
        <w:rPr>
          <w:i/>
        </w:rPr>
        <w:t xml:space="preserve">: </w:t>
      </w:r>
      <w:r>
        <w:t xml:space="preserve">Zelf in te vullen. Afspraken hierbij: </w:t>
      </w:r>
      <w:r w:rsidR="00B90690">
        <w:br/>
      </w:r>
      <w:r w:rsidR="00473847">
        <w:t>Als zelf ingewonnen: noem de inwinnende organisatie. B</w:t>
      </w:r>
      <w:r w:rsidR="00C47C28">
        <w:t xml:space="preserve">ijvoorbeeld: </w:t>
      </w:r>
      <w:r w:rsidR="00473847">
        <w:t>KING of</w:t>
      </w:r>
      <w:r>
        <w:t xml:space="preserve"> Gemeentes. </w:t>
      </w:r>
      <w:r w:rsidR="00B90690">
        <w:br/>
      </w:r>
      <w:r w:rsidR="00473847">
        <w:t>Als overgenomen uit andere bron, noem de directe bron. B</w:t>
      </w:r>
      <w:r w:rsidR="00C47C28">
        <w:t>ijvoorbeeld:</w:t>
      </w:r>
      <w:r w:rsidR="00473847">
        <w:t xml:space="preserve"> BAG</w:t>
      </w:r>
      <w:r>
        <w:t>.</w:t>
      </w:r>
    </w:p>
    <w:p w14:paraId="117F27FE" w14:textId="1B37B4FC" w:rsidR="00D25743" w:rsidRPr="00887A45" w:rsidRDefault="002B309A" w:rsidP="00887A45">
      <w:pPr>
        <w:pStyle w:val="Tekstzonderopmaak"/>
        <w:numPr>
          <w:ilvl w:val="0"/>
          <w:numId w:val="30"/>
        </w:numPr>
        <w:rPr>
          <w:rFonts w:eastAsia="Calibri"/>
          <w:b/>
          <w:bCs/>
          <w:color w:val="003359"/>
          <w:szCs w:val="24"/>
        </w:rPr>
      </w:pPr>
      <w:r w:rsidRPr="008E2A4E">
        <w:rPr>
          <w:i/>
        </w:rPr>
        <w:t>Relatie</w:t>
      </w:r>
      <w:r w:rsidR="001A3BED" w:rsidRPr="008E2A4E">
        <w:rPr>
          <w:i/>
        </w:rPr>
        <w:t xml:space="preserve">: </w:t>
      </w:r>
      <w:r w:rsidR="00B90690" w:rsidRPr="000E1125">
        <w:t xml:space="preserve">dit is geen metagegeven in dit metamodel, maar </w:t>
      </w:r>
      <w:r w:rsidR="00DD4638">
        <w:t xml:space="preserve">een </w:t>
      </w:r>
      <w:r w:rsidR="00B90690" w:rsidRPr="000E1125">
        <w:t>stereotype</w:t>
      </w:r>
      <w:r w:rsidR="001A3BED">
        <w:t xml:space="preserve">. </w:t>
      </w:r>
      <w:r>
        <w:t xml:space="preserve">Deze is </w:t>
      </w:r>
      <w:r w:rsidR="001A3BED">
        <w:t xml:space="preserve">wel </w:t>
      </w:r>
      <w:r>
        <w:t>af te leiden uit het metagegeven van relatiesoort: gerelateerd objecttype</w:t>
      </w:r>
      <w:r w:rsidR="00486F71">
        <w:t xml:space="preserve"> (de target van de relatie)</w:t>
      </w:r>
      <w:r>
        <w:t>.</w:t>
      </w:r>
      <w:r w:rsidR="00006CF7">
        <w:t xml:space="preserve"> </w:t>
      </w:r>
      <w:r>
        <w:t xml:space="preserve"> </w:t>
      </w:r>
      <w:bookmarkStart w:id="135" w:name="_Toc467145330"/>
      <w:r w:rsidR="00D25743">
        <w:br w:type="page"/>
      </w:r>
    </w:p>
    <w:p w14:paraId="4B92A9FB" w14:textId="2236203A" w:rsidR="00D0222F" w:rsidRPr="00481F66" w:rsidRDefault="00D0222F" w:rsidP="00E67275">
      <w:pPr>
        <w:pStyle w:val="Kop2"/>
        <w:numPr>
          <w:ilvl w:val="1"/>
          <w:numId w:val="11"/>
        </w:numPr>
      </w:pPr>
      <w:bookmarkStart w:id="136" w:name="_Ref470081296"/>
      <w:bookmarkStart w:id="137" w:name="_Toc485712892"/>
      <w:r>
        <w:t>Naamgevingsconventies</w:t>
      </w:r>
      <w:bookmarkEnd w:id="135"/>
      <w:bookmarkEnd w:id="136"/>
      <w:bookmarkEnd w:id="137"/>
      <w:r>
        <w:t xml:space="preserve"> </w:t>
      </w:r>
    </w:p>
    <w:p w14:paraId="07C2756A" w14:textId="4CDC4E83" w:rsidR="00CC6A9D" w:rsidRDefault="00D0222F" w:rsidP="00AA57B4">
      <w:pPr>
        <w:rPr>
          <w:lang w:eastAsia="en-US"/>
        </w:rPr>
      </w:pPr>
      <w:r>
        <w:rPr>
          <w:lang w:eastAsia="en-US"/>
        </w:rPr>
        <w:t xml:space="preserve">Naamgevingsconventies zijn belangrijk om te specificeren. </w:t>
      </w:r>
      <w:r w:rsidR="009A7193">
        <w:rPr>
          <w:lang w:eastAsia="en-US"/>
        </w:rPr>
        <w:t xml:space="preserve">Onderstaande beschrijft enkele punten die op het niveau van dit metamodel zijn afgesproken. </w:t>
      </w:r>
      <w:r w:rsidR="00961FE7">
        <w:rPr>
          <w:lang w:eastAsia="en-US"/>
        </w:rPr>
        <w:t xml:space="preserve">De verdere invulling van de naamgevingsconventies is aan de </w:t>
      </w:r>
      <w:r w:rsidR="0042025B">
        <w:rPr>
          <w:lang w:eastAsia="en-US"/>
        </w:rPr>
        <w:t>opsteller van het informatiemodel</w:t>
      </w:r>
      <w:r w:rsidR="00961FE7">
        <w:rPr>
          <w:lang w:eastAsia="en-US"/>
        </w:rPr>
        <w:t xml:space="preserve"> zelf</w:t>
      </w:r>
      <w:r w:rsidR="00670CEE">
        <w:rPr>
          <w:lang w:eastAsia="en-US"/>
        </w:rPr>
        <w:t xml:space="preserve"> (zie ook bijlage 1)</w:t>
      </w:r>
      <w:r w:rsidR="00961FE7">
        <w:rPr>
          <w:lang w:eastAsia="en-US"/>
        </w:rPr>
        <w:t xml:space="preserve">. </w:t>
      </w:r>
    </w:p>
    <w:p w14:paraId="1D33E5E4" w14:textId="77777777" w:rsidR="00AA57B4" w:rsidRDefault="00AA57B4" w:rsidP="00AA57B4">
      <w:pPr>
        <w:pStyle w:val="Kop3"/>
        <w:numPr>
          <w:ilvl w:val="2"/>
          <w:numId w:val="11"/>
        </w:numPr>
      </w:pPr>
      <w:bookmarkStart w:id="138" w:name="_Toc481581405"/>
      <w:bookmarkStart w:id="139" w:name="_Toc481675540"/>
      <w:bookmarkStart w:id="140" w:name="_Toc485712893"/>
      <w:bookmarkEnd w:id="138"/>
      <w:bookmarkEnd w:id="139"/>
      <w:r w:rsidRPr="00EF3812">
        <w:t xml:space="preserve">Alternatief 1: </w:t>
      </w:r>
      <w:r>
        <w:t>natuurlijk</w:t>
      </w:r>
      <w:r w:rsidRPr="00EF3812">
        <w:t>e taal, die dichtbij de gebruiker staat</w:t>
      </w:r>
      <w:bookmarkEnd w:id="140"/>
      <w:r w:rsidRPr="00EF3812">
        <w:t xml:space="preserve"> </w:t>
      </w:r>
    </w:p>
    <w:p w14:paraId="585F7EE4" w14:textId="77777777" w:rsidR="0087070F" w:rsidRDefault="00AA57B4" w:rsidP="00AA57B4">
      <w:r>
        <w:t>Met natuurlijke taal wordt bedoeld, zoals de gebruikers erover praten, in normaal Nederlands. Veelal zijn dit a</w:t>
      </w:r>
      <w:r w:rsidRPr="00EF3812">
        <w:t>lleen letters</w:t>
      </w:r>
      <w:r>
        <w:t xml:space="preserve"> en cijfers, met spaties. K</w:t>
      </w:r>
      <w:r w:rsidRPr="00EF3812">
        <w:t>oppelteken</w:t>
      </w:r>
      <w:r>
        <w:t>s</w:t>
      </w:r>
      <w:r w:rsidRPr="00EF3812">
        <w:t xml:space="preserve"> (‘-’ of ‘_’)</w:t>
      </w:r>
      <w:r>
        <w:t xml:space="preserve"> kunnen gebruikt worden, indien gewenst, alsmede </w:t>
      </w:r>
      <w:r w:rsidRPr="00EF3812">
        <w:t>diakrieten.</w:t>
      </w:r>
      <w:r w:rsidRPr="00563CF3">
        <w:t xml:space="preserve"> </w:t>
      </w:r>
    </w:p>
    <w:p w14:paraId="5E87691D" w14:textId="77777777" w:rsidR="0087070F" w:rsidRDefault="0087070F" w:rsidP="00AA57B4"/>
    <w:p w14:paraId="25369548" w14:textId="6293E364" w:rsidR="00AA57B4" w:rsidRDefault="00AA57B4" w:rsidP="00AA57B4">
      <w:r>
        <w:t>Zo kan bijvoorbeeld gekozen worden  dat d</w:t>
      </w:r>
      <w:r w:rsidRPr="00EF3812">
        <w:t xml:space="preserve">e eerste letter een hoofdletter </w:t>
      </w:r>
      <w:r>
        <w:t xml:space="preserve">is </w:t>
      </w:r>
      <w:r w:rsidRPr="00EF3812">
        <w:t>voor namen van</w:t>
      </w:r>
      <w:r>
        <w:t xml:space="preserve"> de modelelementen</w:t>
      </w:r>
      <w:r w:rsidRPr="00EF3812">
        <w:t xml:space="preserve"> </w:t>
      </w:r>
      <w:r>
        <w:t>Objecttypen, Gegevensgroeptype</w:t>
      </w:r>
      <w:r w:rsidRPr="00EF3812">
        <w:t xml:space="preserve"> en Datatype</w:t>
      </w:r>
      <w:r>
        <w:t xml:space="preserve">n </w:t>
      </w:r>
      <w:r w:rsidRPr="00EF3812">
        <w:t xml:space="preserve">en </w:t>
      </w:r>
      <w:r>
        <w:t xml:space="preserve">dat </w:t>
      </w:r>
      <w:r w:rsidRPr="00EF3812">
        <w:t xml:space="preserve">de eerste letter een kleine letter </w:t>
      </w:r>
      <w:r>
        <w:t xml:space="preserve">is </w:t>
      </w:r>
      <w:r w:rsidRPr="00EF3812">
        <w:t>voor attribu</w:t>
      </w:r>
      <w:r>
        <w:t>utsoorten,en data-elementen e.d.</w:t>
      </w:r>
      <w:r w:rsidRPr="00EF3812">
        <w:t xml:space="preserve"> Bijvoorbeeld: ‘Natuurlijk persoon’ </w:t>
      </w:r>
      <w:r>
        <w:t>en</w:t>
      </w:r>
      <w:r w:rsidRPr="00EF3812">
        <w:t xml:space="preserve"> ‘</w:t>
      </w:r>
      <w:r>
        <w:t>naam’ met type CharacterString</w:t>
      </w:r>
      <w:r w:rsidRPr="00EF3812">
        <w:t xml:space="preserve">. </w:t>
      </w:r>
    </w:p>
    <w:p w14:paraId="4722F91A" w14:textId="77777777" w:rsidR="009A7193" w:rsidRDefault="009A7193" w:rsidP="00AA57B4"/>
    <w:p w14:paraId="3A09AFB7" w14:textId="7F26BE53" w:rsidR="00AA57B4" w:rsidRDefault="009A7193" w:rsidP="00AA57B4">
      <w:r>
        <w:t>Regel: voor conceptuele informatiemodellen wordt altijd alternatief 1 gehanteerd.</w:t>
      </w:r>
    </w:p>
    <w:p w14:paraId="17F25FA7" w14:textId="09C2DA93" w:rsidR="00AA57B4" w:rsidRDefault="00AA57B4" w:rsidP="00AA57B4">
      <w:pPr>
        <w:pStyle w:val="Kop3"/>
        <w:numPr>
          <w:ilvl w:val="2"/>
          <w:numId w:val="11"/>
        </w:numPr>
      </w:pPr>
      <w:bookmarkStart w:id="141" w:name="_Toc481581407"/>
      <w:bookmarkStart w:id="142" w:name="_Toc481675542"/>
      <w:bookmarkStart w:id="143" w:name="_Toc485712894"/>
      <w:bookmarkEnd w:id="141"/>
      <w:bookmarkEnd w:id="142"/>
      <w:r w:rsidRPr="00EF3812">
        <w:t>Alternatief 2: (ook) leesbaar do</w:t>
      </w:r>
      <w:r>
        <w:t>o</w:t>
      </w:r>
      <w:r w:rsidRPr="00EF3812">
        <w:t>r systemen</w:t>
      </w:r>
      <w:bookmarkEnd w:id="143"/>
      <w:r w:rsidRPr="00EF3812">
        <w:t xml:space="preserve"> </w:t>
      </w:r>
    </w:p>
    <w:p w14:paraId="09A8E89B" w14:textId="4F0BEBF2" w:rsidR="0087070F" w:rsidRDefault="00AA57B4" w:rsidP="00AA57B4">
      <w:r>
        <w:t>Met machine leesbare taal wordt bedoeld dat deze eenvoudig door systemen te verwerken is. Veelal zijn dit a</w:t>
      </w:r>
      <w:r w:rsidRPr="00A93221">
        <w:t>lleen letters</w:t>
      </w:r>
      <w:r>
        <w:t xml:space="preserve"> en cijfers, zonder spaties, zonder diakrieten. K</w:t>
      </w:r>
      <w:r w:rsidRPr="00EF3812">
        <w:t>oppelteken</w:t>
      </w:r>
      <w:r>
        <w:t>s</w:t>
      </w:r>
      <w:r w:rsidRPr="00EF3812">
        <w:t xml:space="preserve"> (‘-’ of ‘_’)</w:t>
      </w:r>
      <w:r>
        <w:t xml:space="preserve"> kunnen gebruikt worden, maar dit wordt veelal vermeden. </w:t>
      </w:r>
    </w:p>
    <w:p w14:paraId="2C2CD59E" w14:textId="77777777" w:rsidR="0087070F" w:rsidRDefault="0087070F" w:rsidP="00AA57B4"/>
    <w:p w14:paraId="341466AF" w14:textId="2FF02E4C" w:rsidR="00AA57B4" w:rsidRDefault="00AA57B4" w:rsidP="00AA57B4">
      <w:r>
        <w:t xml:space="preserve">Zo kan bijvoorbeeld gekozen worden voor </w:t>
      </w:r>
      <w:r w:rsidRPr="00EF3812">
        <w:t xml:space="preserve">UpperCamelCase voor namen van </w:t>
      </w:r>
      <w:r>
        <w:t>Objecttypen, Gegevensgroeptypen</w:t>
      </w:r>
      <w:r w:rsidRPr="00EF3812">
        <w:t xml:space="preserve"> en Datatype</w:t>
      </w:r>
      <w:r>
        <w:t>n</w:t>
      </w:r>
      <w:r w:rsidRPr="00EF3812">
        <w:t xml:space="preserve"> en lowerCamel</w:t>
      </w:r>
      <w:r>
        <w:t>C</w:t>
      </w:r>
      <w:r w:rsidRPr="00EF3812">
        <w:t>ase voor attrib</w:t>
      </w:r>
      <w:r>
        <w:t>u</w:t>
      </w:r>
      <w:r w:rsidRPr="00EF3812">
        <w:t>ut</w:t>
      </w:r>
      <w:r>
        <w:t>soorten, relatiesoorten, relatierollen,  data-elementen e.d.</w:t>
      </w:r>
      <w:r w:rsidRPr="00EF3812">
        <w:t xml:space="preserve"> Bijvoorbeeld: </w:t>
      </w:r>
      <w:r w:rsidRPr="00EF3812">
        <w:rPr>
          <w:b/>
        </w:rPr>
        <w:t>n</w:t>
      </w:r>
      <w:r w:rsidRPr="00EF3812">
        <w:t xml:space="preserve">aam in een NatuurlijkPersoon. </w:t>
      </w:r>
      <w:r>
        <w:t xml:space="preserve">Combineer indien nodig verschillende woorden (uit bijvoorbeeld een begrippenkader of uit een conceptueel informatiemodel) om precieze en begrijpelijke namen te vormen. </w:t>
      </w:r>
    </w:p>
    <w:p w14:paraId="0DB42A19" w14:textId="77777777" w:rsidR="00AA57B4" w:rsidRDefault="00AA57B4" w:rsidP="00AA57B4"/>
    <w:p w14:paraId="53BFC634" w14:textId="77777777" w:rsidR="00AA57B4" w:rsidRDefault="00AA57B4" w:rsidP="00AA57B4">
      <w:r>
        <w:t>Als er gekozen wordt voor CamelCase, volg hierin dan hoe deze in UML ook toegepast wordt (deze komt overeen met ISO19103): maak van de beginletter van ieder deelwoord van namen van attribuutsoorten, relatierollen een hoofdletter, behalve de beginletter van het eerste woord. Bij namen van objecttypen, gegevensattributen, union, datatypen, en relaties wordt ook de beginletter een hoofdletter.</w:t>
      </w:r>
    </w:p>
    <w:p w14:paraId="0BD86C0F" w14:textId="77777777" w:rsidR="0087070F" w:rsidRDefault="0087070F" w:rsidP="00AA57B4"/>
    <w:p w14:paraId="14D132E7" w14:textId="77777777" w:rsidR="00AA57B4" w:rsidRDefault="00AA57B4" w:rsidP="00AA57B4">
      <w:r>
        <w:t xml:space="preserve">Regel: voor logische informatiemodellen wordt altijd alternatief 2 gehanteerd. </w:t>
      </w:r>
    </w:p>
    <w:p w14:paraId="2B4F6B75" w14:textId="77777777" w:rsidR="00AA57B4" w:rsidRDefault="00AA57B4" w:rsidP="00D0222F">
      <w:r>
        <w:br/>
        <w:t>Neem aanvullend een verwijzing op naar het betreffende modelelement in het conceptuele model. Dit kan bijvoorbeeld met een trace of door opname van de naam in de alias</w:t>
      </w:r>
      <w:r w:rsidRPr="004605CF">
        <w:t xml:space="preserve"> </w:t>
      </w:r>
      <w:r>
        <w:t xml:space="preserve">(zie 3.16.20), zodat lezers goed de overgang van conceptueel naar logisch kunnen volgen. </w:t>
      </w:r>
    </w:p>
    <w:p w14:paraId="638FBBDC" w14:textId="77777777" w:rsidR="009A7193" w:rsidRDefault="009A7193" w:rsidP="00D0222F"/>
    <w:p w14:paraId="72507F11" w14:textId="3FCA0BFC" w:rsidR="00D0222F" w:rsidRDefault="00D0222F" w:rsidP="003D4DB1">
      <w:pPr>
        <w:pStyle w:val="Kop3"/>
        <w:numPr>
          <w:ilvl w:val="2"/>
          <w:numId w:val="11"/>
        </w:numPr>
      </w:pPr>
      <w:bookmarkStart w:id="144" w:name="_Toc481581412"/>
      <w:bookmarkStart w:id="145" w:name="_Toc481675547"/>
      <w:bookmarkStart w:id="146" w:name="_Toc481581413"/>
      <w:bookmarkStart w:id="147" w:name="_Toc481675548"/>
      <w:bookmarkStart w:id="148" w:name="_Toc485712895"/>
      <w:bookmarkEnd w:id="144"/>
      <w:bookmarkEnd w:id="145"/>
      <w:bookmarkEnd w:id="146"/>
      <w:bookmarkEnd w:id="147"/>
      <w:r w:rsidRPr="00EF3812">
        <w:t>Naamgeving voor metamodel elementen</w:t>
      </w:r>
      <w:bookmarkEnd w:id="148"/>
      <w:r w:rsidRPr="00EF3812">
        <w:t xml:space="preserve"> </w:t>
      </w:r>
    </w:p>
    <w:p w14:paraId="1527A617" w14:textId="493F3237" w:rsidR="00D0222F" w:rsidRDefault="00D0222F" w:rsidP="00D0222F">
      <w:pPr>
        <w:rPr>
          <w:lang w:eastAsia="en-US"/>
        </w:rPr>
      </w:pPr>
      <w:r>
        <w:t xml:space="preserve">Voor stereotypes en metagegevens worden dezelfde naamgevingsconventies toegepast als in alternatief 1 waarbij de eerste letter een hoofdletter is voor alle stereotypes en tagged values. Echter, als een internationale standaard het anders voorschrijft, dan wordt deze gevolgd, en niet vertaald. Bijvoorbeeld: codeList. Deze conventies gelden ook als in een eigen extensie metamodelelementen worden toegevoegd. </w:t>
      </w:r>
    </w:p>
    <w:p w14:paraId="2D1B7E06" w14:textId="77777777" w:rsidR="00D0222F" w:rsidRDefault="00D0222F" w:rsidP="00D0222F">
      <w:pPr>
        <w:rPr>
          <w:lang w:eastAsia="en-US"/>
        </w:rPr>
      </w:pPr>
    </w:p>
    <w:p w14:paraId="12BE7277" w14:textId="6CC38314" w:rsidR="00D0222F" w:rsidRDefault="00D0222F" w:rsidP="00D0222F">
      <w:pPr>
        <w:rPr>
          <w:lang w:eastAsia="en-US"/>
        </w:rPr>
      </w:pPr>
      <w:r>
        <w:rPr>
          <w:lang w:eastAsia="en-US"/>
        </w:rPr>
        <w:t xml:space="preserve">In de bijlage is een template opgenomen om de naamgevingsconventies </w:t>
      </w:r>
      <w:r w:rsidR="00B253BE">
        <w:rPr>
          <w:lang w:eastAsia="en-US"/>
        </w:rPr>
        <w:t xml:space="preserve">in </w:t>
      </w:r>
      <w:r>
        <w:rPr>
          <w:lang w:eastAsia="en-US"/>
        </w:rPr>
        <w:t xml:space="preserve">te specificeren. </w:t>
      </w:r>
      <w:r w:rsidR="00B253BE">
        <w:rPr>
          <w:lang w:eastAsia="en-US"/>
        </w:rPr>
        <w:t xml:space="preserve">Dit is een hulptabel, die </w:t>
      </w:r>
      <w:r w:rsidR="00E72DBE">
        <w:rPr>
          <w:lang w:eastAsia="en-US"/>
        </w:rPr>
        <w:t>u over kunt nemen naar uw eigen extensie (zoals bedoeld in paragraaf 1.</w:t>
      </w:r>
      <w:r w:rsidR="00E468D1">
        <w:rPr>
          <w:lang w:eastAsia="en-US"/>
        </w:rPr>
        <w:t>8</w:t>
      </w:r>
      <w:r w:rsidR="00E72DBE">
        <w:rPr>
          <w:lang w:eastAsia="en-US"/>
        </w:rPr>
        <w:t xml:space="preserve">) en in kunt vullen voor uw eigen </w:t>
      </w:r>
      <w:r w:rsidR="00B253BE">
        <w:rPr>
          <w:lang w:eastAsia="en-US"/>
        </w:rPr>
        <w:t>informatiemodel</w:t>
      </w:r>
      <w:r w:rsidR="00E72DBE">
        <w:rPr>
          <w:lang w:eastAsia="en-US"/>
        </w:rPr>
        <w:t xml:space="preserve"> (of organisatie). </w:t>
      </w:r>
      <w:r w:rsidR="00B253BE">
        <w:rPr>
          <w:lang w:eastAsia="en-US"/>
        </w:rPr>
        <w:t xml:space="preserve"> </w:t>
      </w:r>
    </w:p>
    <w:p w14:paraId="7A0FDDD0" w14:textId="29DDE3BE" w:rsidR="006A29F8" w:rsidRDefault="006A29F8" w:rsidP="005D1812">
      <w:pPr>
        <w:pStyle w:val="Kop1"/>
        <w:numPr>
          <w:ilvl w:val="0"/>
          <w:numId w:val="0"/>
        </w:numPr>
        <w:ind w:left="357" w:hanging="357"/>
      </w:pPr>
      <w:bookmarkStart w:id="149" w:name="_Toc485712896"/>
      <w:bookmarkStart w:id="150" w:name="_Toc467145331"/>
      <w:r>
        <w:t>Bijlage I: Overzicht toegepaste UML metaclasses</w:t>
      </w:r>
      <w:bookmarkEnd w:id="149"/>
    </w:p>
    <w:p w14:paraId="00579081" w14:textId="77777777" w:rsidR="006A29F8" w:rsidRPr="005D1812" w:rsidRDefault="006A29F8" w:rsidP="005D1812">
      <w:pPr>
        <w:rPr>
          <w:lang w:eastAsia="en-US"/>
        </w:rPr>
      </w:pPr>
    </w:p>
    <w:p w14:paraId="1585D457" w14:textId="452B9EE6" w:rsidR="006A29F8" w:rsidRPr="005D1812" w:rsidRDefault="006A29F8" w:rsidP="005D1812">
      <w:pPr>
        <w:rPr>
          <w:lang w:eastAsia="en-US"/>
        </w:rPr>
      </w:pPr>
      <w:r>
        <w:rPr>
          <w:noProof/>
        </w:rPr>
        <w:drawing>
          <wp:inline distT="0" distB="0" distL="0" distR="0" wp14:anchorId="6A432637" wp14:editId="754E3607">
            <wp:extent cx="5130217" cy="7766462"/>
            <wp:effectExtent l="0" t="0" r="0" b="6350"/>
            <wp:docPr id="16" name="Afbeelding 16" descr="C:\Users\bergelx\AppData\Local\Microsoft\Windows\Temporary Internet Files\Content.Word\201070420 Overzicht toegepaste UML met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rgelx\AppData\Local\Microsoft\Windows\Temporary Internet Files\Content.Word\201070420 Overzicht toegepaste UML meta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540" t="2771" r="2114" b="2011"/>
                    <a:stretch/>
                  </pic:blipFill>
                  <pic:spPr bwMode="auto">
                    <a:xfrm>
                      <a:off x="0" y="0"/>
                      <a:ext cx="5148233" cy="7793735"/>
                    </a:xfrm>
                    <a:prstGeom prst="rect">
                      <a:avLst/>
                    </a:prstGeom>
                    <a:noFill/>
                    <a:ln>
                      <a:noFill/>
                    </a:ln>
                    <a:extLst>
                      <a:ext uri="{53640926-AAD7-44D8-BBD7-CCE9431645EC}">
                        <a14:shadowObscured xmlns:a14="http://schemas.microsoft.com/office/drawing/2010/main"/>
                      </a:ext>
                    </a:extLst>
                  </pic:spPr>
                </pic:pic>
              </a:graphicData>
            </a:graphic>
          </wp:inline>
        </w:drawing>
      </w:r>
    </w:p>
    <w:p w14:paraId="464C14C3" w14:textId="4CFBC1A5" w:rsidR="00304825" w:rsidRDefault="00304825" w:rsidP="005D1812">
      <w:pPr>
        <w:pStyle w:val="Kop1"/>
        <w:numPr>
          <w:ilvl w:val="0"/>
          <w:numId w:val="0"/>
        </w:numPr>
        <w:ind w:left="357" w:hanging="357"/>
      </w:pPr>
      <w:bookmarkStart w:id="151" w:name="_Toc485712897"/>
      <w:r>
        <w:t>Bijlage II: Modelelementen en metagegevens als diagram</w:t>
      </w:r>
      <w:bookmarkEnd w:id="151"/>
      <w:r>
        <w:t xml:space="preserve"> </w:t>
      </w:r>
    </w:p>
    <w:p w14:paraId="03E440D0" w14:textId="77777777" w:rsidR="008D6400" w:rsidRDefault="008B6774" w:rsidP="0089405E">
      <w:pPr>
        <w:rPr>
          <w:lang w:eastAsia="en-US"/>
        </w:rPr>
      </w:pPr>
      <w:r>
        <w:rPr>
          <w:lang w:eastAsia="en-US"/>
        </w:rPr>
        <w:t xml:space="preserve">Deze bijlage bevat alle modelelementen en metagegevens in één diagram. </w:t>
      </w:r>
    </w:p>
    <w:p w14:paraId="4C07D167" w14:textId="77777777" w:rsidR="008D6400" w:rsidRDefault="008D6400" w:rsidP="0089405E">
      <w:pPr>
        <w:rPr>
          <w:lang w:eastAsia="en-US"/>
        </w:rPr>
      </w:pPr>
    </w:p>
    <w:p w14:paraId="4DFC154C" w14:textId="397B2328" w:rsidR="008D6400" w:rsidRDefault="00282AF7" w:rsidP="0089405E">
      <w:pPr>
        <w:rPr>
          <w:noProof/>
          <w:u w:val="single"/>
        </w:rPr>
      </w:pPr>
      <w:r w:rsidRPr="006D507F">
        <w:rPr>
          <w:u w:val="single"/>
          <w:lang w:eastAsia="en-US"/>
        </w:rPr>
        <w:t>Kern</w:t>
      </w:r>
      <w:r w:rsidR="006D507F" w:rsidRPr="006D507F">
        <w:rPr>
          <w:u w:val="single"/>
          <w:lang w:eastAsia="en-US"/>
        </w:rPr>
        <w:t xml:space="preserve"> - </w:t>
      </w:r>
      <w:r w:rsidR="008B6774" w:rsidRPr="006D507F">
        <w:rPr>
          <w:u w:val="single"/>
          <w:lang w:eastAsia="en-US"/>
        </w:rPr>
        <w:t>R</w:t>
      </w:r>
      <w:r w:rsidR="00304825" w:rsidRPr="006D507F">
        <w:rPr>
          <w:u w:val="single"/>
          <w:lang w:eastAsia="en-US"/>
        </w:rPr>
        <w:t xml:space="preserve">elatiesoort </w:t>
      </w:r>
      <w:r w:rsidR="00913D6B">
        <w:rPr>
          <w:u w:val="single"/>
          <w:lang w:eastAsia="en-US"/>
        </w:rPr>
        <w:t xml:space="preserve">is leidend </w:t>
      </w:r>
      <w:r w:rsidR="00F96915" w:rsidRPr="006D507F">
        <w:rPr>
          <w:u w:val="single"/>
          <w:lang w:eastAsia="en-US"/>
        </w:rPr>
        <w:t>(zie 3.2.3.1)</w:t>
      </w:r>
      <w:r w:rsidR="008D6400" w:rsidRPr="006D507F">
        <w:rPr>
          <w:noProof/>
          <w:u w:val="single"/>
        </w:rPr>
        <w:t xml:space="preserve"> </w:t>
      </w:r>
    </w:p>
    <w:p w14:paraId="66330F8B" w14:textId="77777777" w:rsidR="00913D6B" w:rsidRPr="006D507F" w:rsidRDefault="00913D6B" w:rsidP="0089405E">
      <w:pPr>
        <w:rPr>
          <w:noProof/>
          <w:u w:val="single"/>
        </w:rPr>
      </w:pPr>
    </w:p>
    <w:p w14:paraId="50370CE8" w14:textId="36A6EC63" w:rsidR="008D6400" w:rsidRDefault="00913D6B" w:rsidP="00304825">
      <w:pPr>
        <w:rPr>
          <w:lang w:eastAsia="en-US"/>
        </w:rPr>
      </w:pPr>
      <w:r>
        <w:rPr>
          <w:noProof/>
        </w:rPr>
        <w:drawing>
          <wp:inline distT="0" distB="0" distL="0" distR="0" wp14:anchorId="15927C17" wp14:editId="31CB7ACE">
            <wp:extent cx="6188710" cy="5452312"/>
            <wp:effectExtent l="0" t="0" r="0" b="0"/>
            <wp:docPr id="8" name="Afbeelding 8" descr="C:\Users\bergelx\AppData\Local\Microsoft\Windows\Temporary Internet Files\Content.Word\Kern met metagegevens - alt 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lx\AppData\Local\Microsoft\Windows\Temporary Internet Files\Content.Word\Kern met metagegevens - alt 1.wm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5452312"/>
                    </a:xfrm>
                    <a:prstGeom prst="rect">
                      <a:avLst/>
                    </a:prstGeom>
                    <a:noFill/>
                    <a:ln>
                      <a:noFill/>
                    </a:ln>
                  </pic:spPr>
                </pic:pic>
              </a:graphicData>
            </a:graphic>
          </wp:inline>
        </w:drawing>
      </w:r>
      <w:r w:rsidR="008D6400">
        <w:rPr>
          <w:noProof/>
        </w:rPr>
        <w:br/>
      </w:r>
    </w:p>
    <w:p w14:paraId="218CD5ED" w14:textId="77777777" w:rsidR="008D6400" w:rsidRDefault="008D6400">
      <w:pPr>
        <w:contextualSpacing w:val="0"/>
        <w:rPr>
          <w:lang w:eastAsia="en-US"/>
        </w:rPr>
      </w:pPr>
      <w:r>
        <w:rPr>
          <w:lang w:eastAsia="en-US"/>
        </w:rPr>
        <w:br w:type="page"/>
      </w:r>
    </w:p>
    <w:p w14:paraId="14F9B197" w14:textId="14066BF4" w:rsidR="00304825" w:rsidRDefault="00282AF7" w:rsidP="00304825">
      <w:pPr>
        <w:rPr>
          <w:lang w:eastAsia="en-US"/>
        </w:rPr>
      </w:pPr>
      <w:r w:rsidRPr="00CA37FA">
        <w:rPr>
          <w:u w:val="single"/>
          <w:lang w:eastAsia="en-US"/>
        </w:rPr>
        <w:t>Kern</w:t>
      </w:r>
      <w:r w:rsidR="00CA37FA">
        <w:rPr>
          <w:u w:val="single"/>
          <w:lang w:eastAsia="en-US"/>
        </w:rPr>
        <w:t xml:space="preserve"> - </w:t>
      </w:r>
      <w:r w:rsidR="008B6774" w:rsidRPr="00CA37FA">
        <w:rPr>
          <w:u w:val="single"/>
          <w:lang w:eastAsia="en-US"/>
        </w:rPr>
        <w:t>R</w:t>
      </w:r>
      <w:r w:rsidR="00304825" w:rsidRPr="00CA37FA">
        <w:rPr>
          <w:u w:val="single"/>
          <w:lang w:eastAsia="en-US"/>
        </w:rPr>
        <w:t xml:space="preserve">elatierol </w:t>
      </w:r>
      <w:r w:rsidR="0044287A">
        <w:rPr>
          <w:u w:val="single"/>
          <w:lang w:eastAsia="en-US"/>
        </w:rPr>
        <w:t xml:space="preserve">is leidend </w:t>
      </w:r>
      <w:r w:rsidR="00F96915" w:rsidRPr="00CA37FA">
        <w:rPr>
          <w:u w:val="single"/>
          <w:lang w:eastAsia="en-US"/>
        </w:rPr>
        <w:t>(zie 2.3.2.2)</w:t>
      </w:r>
      <w:r w:rsidR="008D6400">
        <w:rPr>
          <w:lang w:eastAsia="en-US"/>
        </w:rPr>
        <w:br/>
      </w:r>
    </w:p>
    <w:p w14:paraId="4FE8381D" w14:textId="4C874B20" w:rsidR="00913D6B" w:rsidRDefault="00913D6B" w:rsidP="00304825">
      <w:pPr>
        <w:rPr>
          <w:lang w:eastAsia="en-US"/>
        </w:rPr>
      </w:pPr>
      <w:r>
        <w:rPr>
          <w:noProof/>
        </w:rPr>
        <w:drawing>
          <wp:inline distT="0" distB="0" distL="0" distR="0" wp14:anchorId="0700E016" wp14:editId="1424EBF5">
            <wp:extent cx="6188710" cy="5891535"/>
            <wp:effectExtent l="0" t="0" r="2540" b="0"/>
            <wp:docPr id="9" name="Afbeelding 9" descr="C:\Users\bergelx\AppData\Local\Microsoft\Windows\Temporary Internet Files\Content.Word\Kern met metagegevens - alt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gelx\AppData\Local\Microsoft\Windows\Temporary Internet Files\Content.Word\Kern met metagegevens - alt 2.wm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5891535"/>
                    </a:xfrm>
                    <a:prstGeom prst="rect">
                      <a:avLst/>
                    </a:prstGeom>
                    <a:noFill/>
                    <a:ln>
                      <a:noFill/>
                    </a:ln>
                  </pic:spPr>
                </pic:pic>
              </a:graphicData>
            </a:graphic>
          </wp:inline>
        </w:drawing>
      </w:r>
    </w:p>
    <w:p w14:paraId="1B2FD48C" w14:textId="3416E68E" w:rsidR="00304825" w:rsidRDefault="00304825" w:rsidP="0089405E"/>
    <w:p w14:paraId="5FF2998E" w14:textId="783C15A2" w:rsidR="00304825" w:rsidRDefault="00304825" w:rsidP="00304825">
      <w:pPr>
        <w:rPr>
          <w:lang w:eastAsia="en-US"/>
        </w:rPr>
      </w:pPr>
    </w:p>
    <w:p w14:paraId="6E19466E" w14:textId="5AAFE07F" w:rsidR="00682921" w:rsidRDefault="00682921">
      <w:pPr>
        <w:contextualSpacing w:val="0"/>
        <w:rPr>
          <w:lang w:eastAsia="en-US"/>
        </w:rPr>
      </w:pPr>
      <w:r>
        <w:rPr>
          <w:lang w:eastAsia="en-US"/>
        </w:rPr>
        <w:br w:type="page"/>
      </w:r>
    </w:p>
    <w:p w14:paraId="28444FC4" w14:textId="3644080C" w:rsidR="00682921" w:rsidRPr="00282AF7" w:rsidRDefault="00682921" w:rsidP="00304825">
      <w:pPr>
        <w:rPr>
          <w:u w:val="single"/>
          <w:lang w:eastAsia="en-US"/>
        </w:rPr>
      </w:pPr>
      <w:r w:rsidRPr="00282AF7">
        <w:rPr>
          <w:u w:val="single"/>
          <w:lang w:eastAsia="en-US"/>
        </w:rPr>
        <w:t xml:space="preserve">Datatypen </w:t>
      </w:r>
    </w:p>
    <w:p w14:paraId="5FB4CDB2" w14:textId="77777777" w:rsidR="00682921" w:rsidRDefault="00682921" w:rsidP="00304825">
      <w:pPr>
        <w:rPr>
          <w:lang w:eastAsia="en-US"/>
        </w:rPr>
      </w:pPr>
    </w:p>
    <w:p w14:paraId="6AF57ACA" w14:textId="2406F6F7" w:rsidR="00682921" w:rsidRDefault="00682921" w:rsidP="00304825">
      <w:pPr>
        <w:rPr>
          <w:lang w:eastAsia="en-US"/>
        </w:rPr>
      </w:pPr>
      <w:r>
        <w:rPr>
          <w:noProof/>
        </w:rPr>
        <w:drawing>
          <wp:inline distT="0" distB="0" distL="0" distR="0" wp14:anchorId="207070A8" wp14:editId="676FF1CB">
            <wp:extent cx="6188525" cy="6741994"/>
            <wp:effectExtent l="0" t="0" r="3175" b="0"/>
            <wp:docPr id="6" name="Afbeelding 6" descr="C:\Users\bergelx\AppData\Local\Microsoft\Windows\Temporary Internet Files\Content.Word\Datatypen met metagegeven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gelx\AppData\Local\Microsoft\Windows\Temporary Internet Files\Content.Word\Datatypen met metagegevens.w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2310" cy="6746118"/>
                    </a:xfrm>
                    <a:prstGeom prst="rect">
                      <a:avLst/>
                    </a:prstGeom>
                    <a:noFill/>
                    <a:ln>
                      <a:noFill/>
                    </a:ln>
                  </pic:spPr>
                </pic:pic>
              </a:graphicData>
            </a:graphic>
          </wp:inline>
        </w:drawing>
      </w:r>
    </w:p>
    <w:p w14:paraId="225A6647" w14:textId="3331F8FD" w:rsidR="00304825" w:rsidRPr="0089405E" w:rsidRDefault="00304825" w:rsidP="0089405E">
      <w:pPr>
        <w:contextualSpacing w:val="0"/>
      </w:pPr>
      <w:r>
        <w:rPr>
          <w:lang w:eastAsia="en-US"/>
        </w:rPr>
        <w:br w:type="page"/>
      </w:r>
    </w:p>
    <w:p w14:paraId="5F4E8256" w14:textId="1F29D48F" w:rsidR="00D0222F" w:rsidRDefault="00D0222F" w:rsidP="005D1812">
      <w:pPr>
        <w:pStyle w:val="Kop1"/>
        <w:numPr>
          <w:ilvl w:val="0"/>
          <w:numId w:val="0"/>
        </w:numPr>
        <w:ind w:left="357" w:hanging="357"/>
      </w:pPr>
      <w:bookmarkStart w:id="152" w:name="_Toc485712898"/>
      <w:r>
        <w:t xml:space="preserve">Bijlage </w:t>
      </w:r>
      <w:r w:rsidR="006A29F8">
        <w:t>II</w:t>
      </w:r>
      <w:r w:rsidR="00304825">
        <w:t>I</w:t>
      </w:r>
      <w:r>
        <w:t>: Template naamgeving conventies</w:t>
      </w:r>
      <w:bookmarkEnd w:id="150"/>
      <w:bookmarkEnd w:id="152"/>
    </w:p>
    <w:tbl>
      <w:tblPr>
        <w:tblW w:w="9204" w:type="dxa"/>
        <w:tblBorders>
          <w:top w:val="single" w:sz="8" w:space="0" w:color="A3A3A3"/>
          <w:left w:val="single" w:sz="8" w:space="0" w:color="A3A3A3"/>
          <w:bottom w:val="single" w:sz="8" w:space="0" w:color="A3A3A3"/>
          <w:right w:val="single" w:sz="8" w:space="0" w:color="A3A3A3"/>
          <w:insideH w:val="single" w:sz="6" w:space="0" w:color="A3A3A3"/>
          <w:insideV w:val="single" w:sz="6" w:space="0" w:color="A3A3A3"/>
        </w:tblBorders>
        <w:tblCellMar>
          <w:left w:w="0" w:type="dxa"/>
          <w:right w:w="0" w:type="dxa"/>
        </w:tblCellMar>
        <w:tblLook w:val="04A0" w:firstRow="1" w:lastRow="0" w:firstColumn="1" w:lastColumn="0" w:noHBand="0" w:noVBand="1"/>
      </w:tblPr>
      <w:tblGrid>
        <w:gridCol w:w="2470"/>
        <w:gridCol w:w="2410"/>
        <w:gridCol w:w="2268"/>
        <w:gridCol w:w="2056"/>
      </w:tblGrid>
      <w:tr w:rsidR="00D0222F" w:rsidRPr="003E27D9" w14:paraId="54F7FC69" w14:textId="77777777" w:rsidTr="005D1812">
        <w:trPr>
          <w:cantSplit/>
          <w:tblHeader/>
        </w:trPr>
        <w:tc>
          <w:tcPr>
            <w:tcW w:w="2470" w:type="dxa"/>
            <w:shd w:val="clear" w:color="auto" w:fill="F2F2F2" w:themeFill="background2" w:themeFillShade="F2"/>
            <w:tcMar>
              <w:top w:w="40" w:type="dxa"/>
              <w:left w:w="60" w:type="dxa"/>
              <w:bottom w:w="40" w:type="dxa"/>
              <w:right w:w="60" w:type="dxa"/>
            </w:tcMar>
          </w:tcPr>
          <w:p w14:paraId="0EF0287A" w14:textId="77777777" w:rsidR="00D0222F" w:rsidRPr="00003656" w:rsidRDefault="00D0222F" w:rsidP="00C10B00">
            <w:pPr>
              <w:pStyle w:val="tabeltekst"/>
              <w:rPr>
                <w:b/>
              </w:rPr>
            </w:pPr>
            <w:r w:rsidRPr="00003656">
              <w:rPr>
                <w:b/>
              </w:rPr>
              <w:t>Modelelement</w:t>
            </w:r>
          </w:p>
        </w:tc>
        <w:tc>
          <w:tcPr>
            <w:tcW w:w="2410" w:type="dxa"/>
            <w:shd w:val="clear" w:color="auto" w:fill="F2F2F2" w:themeFill="background2" w:themeFillShade="F2"/>
            <w:tcMar>
              <w:top w:w="40" w:type="dxa"/>
              <w:left w:w="60" w:type="dxa"/>
              <w:bottom w:w="40" w:type="dxa"/>
              <w:right w:w="60" w:type="dxa"/>
            </w:tcMar>
          </w:tcPr>
          <w:p w14:paraId="2E4D7D0E" w14:textId="77777777" w:rsidR="00D0222F" w:rsidRPr="00003656" w:rsidRDefault="00D0222F" w:rsidP="00C10B00">
            <w:pPr>
              <w:pStyle w:val="tabeltekst"/>
              <w:rPr>
                <w:b/>
              </w:rPr>
            </w:pPr>
            <w:r w:rsidRPr="00003656">
              <w:rPr>
                <w:b/>
              </w:rPr>
              <w:t>Naamgevingsconventie</w:t>
            </w:r>
          </w:p>
        </w:tc>
        <w:tc>
          <w:tcPr>
            <w:tcW w:w="2268" w:type="dxa"/>
            <w:shd w:val="clear" w:color="auto" w:fill="F2F2F2" w:themeFill="background2" w:themeFillShade="F2"/>
          </w:tcPr>
          <w:p w14:paraId="6DC3466B" w14:textId="77777777" w:rsidR="00D0222F" w:rsidRPr="00003656" w:rsidRDefault="00D0222F" w:rsidP="00C10B00">
            <w:pPr>
              <w:pStyle w:val="tabeltekst"/>
              <w:rPr>
                <w:b/>
              </w:rPr>
            </w:pPr>
          </w:p>
        </w:tc>
        <w:tc>
          <w:tcPr>
            <w:tcW w:w="2056" w:type="dxa"/>
            <w:shd w:val="clear" w:color="auto" w:fill="F2F2F2" w:themeFill="background2" w:themeFillShade="F2"/>
          </w:tcPr>
          <w:p w14:paraId="777169E2" w14:textId="77777777" w:rsidR="00D0222F" w:rsidRPr="00003656" w:rsidRDefault="00D0222F" w:rsidP="00C10B00">
            <w:pPr>
              <w:pStyle w:val="tabeltekst"/>
              <w:rPr>
                <w:b/>
              </w:rPr>
            </w:pPr>
            <w:r w:rsidRPr="00003656">
              <w:rPr>
                <w:b/>
              </w:rPr>
              <w:t>Voorbeeld</w:t>
            </w:r>
          </w:p>
        </w:tc>
      </w:tr>
      <w:tr w:rsidR="00D0222F" w:rsidRPr="003E27D9" w14:paraId="4A624DA2" w14:textId="77777777" w:rsidTr="005D1812">
        <w:trPr>
          <w:cantSplit/>
        </w:trPr>
        <w:tc>
          <w:tcPr>
            <w:tcW w:w="2470" w:type="dxa"/>
            <w:shd w:val="clear" w:color="auto" w:fill="F2F2F2" w:themeFill="background2" w:themeFillShade="F2"/>
          </w:tcPr>
          <w:p w14:paraId="489B24FB"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61BDD35C" w14:textId="13F3FF82" w:rsidR="00D0222F" w:rsidRPr="003E27D9" w:rsidRDefault="00D0222F" w:rsidP="00B20BA1">
            <w:pPr>
              <w:pStyle w:val="tabeltekst"/>
            </w:pPr>
            <w:r w:rsidRPr="00653924">
              <w:rPr>
                <w:i/>
              </w:rPr>
              <w:t>Objecttype</w:t>
            </w:r>
          </w:p>
        </w:tc>
      </w:tr>
      <w:tr w:rsidR="00D0222F" w:rsidRPr="003E27D9" w14:paraId="710EC6DB" w14:textId="77777777" w:rsidTr="005D1812">
        <w:trPr>
          <w:cantSplit/>
        </w:trPr>
        <w:tc>
          <w:tcPr>
            <w:tcW w:w="2470" w:type="dxa"/>
            <w:tcMar>
              <w:top w:w="40" w:type="dxa"/>
              <w:left w:w="60" w:type="dxa"/>
              <w:bottom w:w="40" w:type="dxa"/>
              <w:right w:w="60" w:type="dxa"/>
            </w:tcMar>
            <w:hideMark/>
          </w:tcPr>
          <w:p w14:paraId="38492F32" w14:textId="77777777" w:rsidR="00D0222F" w:rsidRPr="003E27D9" w:rsidRDefault="00D0222F" w:rsidP="00C10B00">
            <w:pPr>
              <w:pStyle w:val="tabeltekst"/>
            </w:pPr>
            <w:r w:rsidRPr="003E27D9">
              <w:t xml:space="preserve">Naam </w:t>
            </w:r>
            <w:r>
              <w:t>objecttype</w:t>
            </w:r>
          </w:p>
        </w:tc>
        <w:tc>
          <w:tcPr>
            <w:tcW w:w="2410" w:type="dxa"/>
            <w:tcMar>
              <w:top w:w="40" w:type="dxa"/>
              <w:left w:w="60" w:type="dxa"/>
              <w:bottom w:w="40" w:type="dxa"/>
              <w:right w:w="60" w:type="dxa"/>
            </w:tcMar>
          </w:tcPr>
          <w:p w14:paraId="6AA467DB" w14:textId="77777777" w:rsidR="00D0222F" w:rsidRPr="003E27D9" w:rsidRDefault="00D0222F" w:rsidP="00C10B00">
            <w:pPr>
              <w:pStyle w:val="tabeltekst"/>
            </w:pPr>
          </w:p>
        </w:tc>
        <w:tc>
          <w:tcPr>
            <w:tcW w:w="2268" w:type="dxa"/>
          </w:tcPr>
          <w:p w14:paraId="40311C78" w14:textId="77777777" w:rsidR="00D0222F" w:rsidRPr="003E27D9" w:rsidDel="00B9339A" w:rsidRDefault="00D0222F" w:rsidP="00C10B00">
            <w:pPr>
              <w:pStyle w:val="tabeltekst"/>
            </w:pPr>
          </w:p>
        </w:tc>
        <w:tc>
          <w:tcPr>
            <w:tcW w:w="2056" w:type="dxa"/>
          </w:tcPr>
          <w:p w14:paraId="39D9BC04" w14:textId="77777777" w:rsidR="00D0222F" w:rsidRPr="003E27D9" w:rsidRDefault="00D0222F" w:rsidP="00C10B00">
            <w:pPr>
              <w:pStyle w:val="tabeltekst"/>
            </w:pPr>
          </w:p>
        </w:tc>
      </w:tr>
      <w:tr w:rsidR="00D0222F" w:rsidRPr="003E27D9" w14:paraId="4D8AA58A" w14:textId="77777777" w:rsidTr="005D1812">
        <w:trPr>
          <w:cantSplit/>
        </w:trPr>
        <w:tc>
          <w:tcPr>
            <w:tcW w:w="2470" w:type="dxa"/>
            <w:shd w:val="clear" w:color="auto" w:fill="F2F2F2" w:themeFill="background2" w:themeFillShade="F2"/>
          </w:tcPr>
          <w:p w14:paraId="5D455E92"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346CD095" w14:textId="129DD261" w:rsidR="00D0222F" w:rsidRPr="003E27D9" w:rsidRDefault="00D0222F" w:rsidP="00B20BA1">
            <w:pPr>
              <w:pStyle w:val="tabeltekst"/>
            </w:pPr>
            <w:r w:rsidRPr="00653924">
              <w:rPr>
                <w:i/>
              </w:rPr>
              <w:t>Attribuutsoort</w:t>
            </w:r>
          </w:p>
        </w:tc>
      </w:tr>
      <w:tr w:rsidR="00D0222F" w:rsidRPr="003E27D9" w14:paraId="24FB15E5" w14:textId="77777777" w:rsidTr="005D1812">
        <w:trPr>
          <w:cantSplit/>
        </w:trPr>
        <w:tc>
          <w:tcPr>
            <w:tcW w:w="2470" w:type="dxa"/>
            <w:tcMar>
              <w:top w:w="40" w:type="dxa"/>
              <w:left w:w="60" w:type="dxa"/>
              <w:bottom w:w="40" w:type="dxa"/>
              <w:right w:w="60" w:type="dxa"/>
            </w:tcMar>
            <w:hideMark/>
          </w:tcPr>
          <w:p w14:paraId="3E868F58" w14:textId="6421C5F0" w:rsidR="00D0222F" w:rsidRPr="003E27D9" w:rsidRDefault="00D0222F" w:rsidP="00B20BA1">
            <w:pPr>
              <w:pStyle w:val="tabeltekst"/>
            </w:pPr>
            <w:r>
              <w:t>Naam attribuutsoort</w:t>
            </w:r>
          </w:p>
        </w:tc>
        <w:tc>
          <w:tcPr>
            <w:tcW w:w="2410" w:type="dxa"/>
            <w:tcMar>
              <w:top w:w="40" w:type="dxa"/>
              <w:left w:w="60" w:type="dxa"/>
              <w:bottom w:w="40" w:type="dxa"/>
              <w:right w:w="60" w:type="dxa"/>
            </w:tcMar>
          </w:tcPr>
          <w:p w14:paraId="4B35EBE0" w14:textId="77777777" w:rsidR="00D0222F" w:rsidRPr="003E27D9" w:rsidRDefault="00D0222F" w:rsidP="00C10B00">
            <w:pPr>
              <w:pStyle w:val="tabeltekst"/>
            </w:pPr>
          </w:p>
        </w:tc>
        <w:tc>
          <w:tcPr>
            <w:tcW w:w="2268" w:type="dxa"/>
          </w:tcPr>
          <w:p w14:paraId="6EA6C019" w14:textId="77777777" w:rsidR="00D0222F" w:rsidRPr="00653924" w:rsidDel="00B9339A" w:rsidRDefault="00D0222F" w:rsidP="00C10B00">
            <w:pPr>
              <w:pStyle w:val="tabeltekst"/>
            </w:pPr>
          </w:p>
        </w:tc>
        <w:tc>
          <w:tcPr>
            <w:tcW w:w="2056" w:type="dxa"/>
          </w:tcPr>
          <w:p w14:paraId="0E24631D" w14:textId="77777777" w:rsidR="00D0222F" w:rsidRPr="003E27D9" w:rsidRDefault="00D0222F" w:rsidP="00C10B00">
            <w:pPr>
              <w:pStyle w:val="tabeltekst"/>
            </w:pPr>
          </w:p>
        </w:tc>
      </w:tr>
      <w:tr w:rsidR="00D0222F" w:rsidRPr="003E27D9" w14:paraId="5B95E635" w14:textId="77777777" w:rsidTr="005D1812">
        <w:trPr>
          <w:cantSplit/>
          <w:trHeight w:val="266"/>
        </w:trPr>
        <w:tc>
          <w:tcPr>
            <w:tcW w:w="2470" w:type="dxa"/>
            <w:shd w:val="clear" w:color="auto" w:fill="F2F2F2" w:themeFill="background2" w:themeFillShade="F2"/>
          </w:tcPr>
          <w:p w14:paraId="11C28C17"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6F84FAC9" w14:textId="7EB380F8" w:rsidR="00D0222F" w:rsidRPr="003E27D9" w:rsidRDefault="00B20BA1" w:rsidP="00B20BA1">
            <w:pPr>
              <w:pStyle w:val="tabeltekst"/>
            </w:pPr>
            <w:r>
              <w:rPr>
                <w:i/>
              </w:rPr>
              <w:t>Re</w:t>
            </w:r>
            <w:r w:rsidR="00D0222F" w:rsidRPr="00653924">
              <w:rPr>
                <w:i/>
              </w:rPr>
              <w:t>latie</w:t>
            </w:r>
            <w:r>
              <w:rPr>
                <w:i/>
              </w:rPr>
              <w:t>soort</w:t>
            </w:r>
          </w:p>
        </w:tc>
      </w:tr>
      <w:tr w:rsidR="00D0222F" w:rsidRPr="003E27D9" w14:paraId="0328901C" w14:textId="77777777" w:rsidTr="005D1812">
        <w:trPr>
          <w:cantSplit/>
          <w:trHeight w:val="313"/>
        </w:trPr>
        <w:tc>
          <w:tcPr>
            <w:tcW w:w="2470" w:type="dxa"/>
            <w:tcMar>
              <w:top w:w="40" w:type="dxa"/>
              <w:left w:w="60" w:type="dxa"/>
              <w:bottom w:w="40" w:type="dxa"/>
              <w:right w:w="60" w:type="dxa"/>
            </w:tcMar>
            <w:hideMark/>
          </w:tcPr>
          <w:p w14:paraId="35BE39B4" w14:textId="495A04D9" w:rsidR="00D0222F" w:rsidRPr="003E27D9" w:rsidRDefault="00D0222F" w:rsidP="00B20BA1">
            <w:pPr>
              <w:pStyle w:val="tabeltekst"/>
            </w:pPr>
            <w:r>
              <w:t>Naam relatie</w:t>
            </w:r>
          </w:p>
        </w:tc>
        <w:tc>
          <w:tcPr>
            <w:tcW w:w="2410" w:type="dxa"/>
            <w:tcMar>
              <w:top w:w="40" w:type="dxa"/>
              <w:left w:w="60" w:type="dxa"/>
              <w:bottom w:w="40" w:type="dxa"/>
              <w:right w:w="60" w:type="dxa"/>
            </w:tcMar>
          </w:tcPr>
          <w:p w14:paraId="5DB86BE8" w14:textId="77777777" w:rsidR="00D0222F" w:rsidRPr="003E27D9" w:rsidRDefault="00D0222F" w:rsidP="00C10B00">
            <w:pPr>
              <w:pStyle w:val="tabeltekst"/>
            </w:pPr>
          </w:p>
        </w:tc>
        <w:tc>
          <w:tcPr>
            <w:tcW w:w="2268" w:type="dxa"/>
          </w:tcPr>
          <w:p w14:paraId="071081FF" w14:textId="77777777" w:rsidR="00D0222F" w:rsidDel="00B9339A" w:rsidRDefault="00D0222F" w:rsidP="00C10B00">
            <w:pPr>
              <w:pStyle w:val="tabeltekst"/>
            </w:pPr>
          </w:p>
        </w:tc>
        <w:tc>
          <w:tcPr>
            <w:tcW w:w="2056" w:type="dxa"/>
          </w:tcPr>
          <w:p w14:paraId="1F57B788" w14:textId="77777777" w:rsidR="00D0222F" w:rsidRPr="003E27D9" w:rsidRDefault="00D0222F" w:rsidP="00C10B00">
            <w:pPr>
              <w:pStyle w:val="tabeltekst"/>
            </w:pPr>
          </w:p>
        </w:tc>
      </w:tr>
      <w:tr w:rsidR="00D0222F" w:rsidRPr="003E27D9" w14:paraId="4E4DECF5" w14:textId="77777777" w:rsidTr="005D1812">
        <w:trPr>
          <w:cantSplit/>
        </w:trPr>
        <w:tc>
          <w:tcPr>
            <w:tcW w:w="2470" w:type="dxa"/>
            <w:shd w:val="clear" w:color="auto" w:fill="F2F2F2" w:themeFill="background2" w:themeFillShade="F2"/>
          </w:tcPr>
          <w:p w14:paraId="11BCC0D1" w14:textId="77777777" w:rsidR="00D0222F"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0C8B1269" w14:textId="1D78D9CB" w:rsidR="00D0222F" w:rsidRPr="003E27D9" w:rsidRDefault="00D0222F" w:rsidP="00B20BA1">
            <w:pPr>
              <w:pStyle w:val="tabeltekst"/>
            </w:pPr>
            <w:r>
              <w:rPr>
                <w:i/>
              </w:rPr>
              <w:t>Gegevensgroeptype</w:t>
            </w:r>
          </w:p>
        </w:tc>
      </w:tr>
      <w:tr w:rsidR="00D0222F" w:rsidRPr="003E27D9" w14:paraId="3D7028B6" w14:textId="77777777" w:rsidTr="005D1812">
        <w:trPr>
          <w:cantSplit/>
        </w:trPr>
        <w:tc>
          <w:tcPr>
            <w:tcW w:w="2470" w:type="dxa"/>
            <w:tcMar>
              <w:top w:w="40" w:type="dxa"/>
              <w:left w:w="60" w:type="dxa"/>
              <w:bottom w:w="40" w:type="dxa"/>
              <w:right w:w="60" w:type="dxa"/>
            </w:tcMar>
            <w:hideMark/>
          </w:tcPr>
          <w:p w14:paraId="6E7D0630" w14:textId="4047F5DF" w:rsidR="00D0222F" w:rsidRPr="003E27D9" w:rsidRDefault="00D0222F" w:rsidP="00B20BA1">
            <w:pPr>
              <w:pStyle w:val="tabeltekst"/>
            </w:pPr>
            <w:r w:rsidRPr="003E27D9">
              <w:t xml:space="preserve">Naam </w:t>
            </w:r>
            <w:r>
              <w:t>gegevensgroeptype</w:t>
            </w:r>
          </w:p>
        </w:tc>
        <w:tc>
          <w:tcPr>
            <w:tcW w:w="2410" w:type="dxa"/>
            <w:tcMar>
              <w:top w:w="40" w:type="dxa"/>
              <w:left w:w="60" w:type="dxa"/>
              <w:bottom w:w="40" w:type="dxa"/>
              <w:right w:w="60" w:type="dxa"/>
            </w:tcMar>
          </w:tcPr>
          <w:p w14:paraId="4D636170" w14:textId="77777777" w:rsidR="00D0222F" w:rsidRPr="003E27D9" w:rsidRDefault="00D0222F" w:rsidP="00C10B00">
            <w:pPr>
              <w:pStyle w:val="tabeltekst"/>
            </w:pPr>
          </w:p>
        </w:tc>
        <w:tc>
          <w:tcPr>
            <w:tcW w:w="2268" w:type="dxa"/>
          </w:tcPr>
          <w:p w14:paraId="789DE538" w14:textId="77777777" w:rsidR="00D0222F" w:rsidDel="00B9339A" w:rsidRDefault="00D0222F" w:rsidP="00C10B00">
            <w:pPr>
              <w:pStyle w:val="tabeltekst"/>
            </w:pPr>
          </w:p>
        </w:tc>
        <w:tc>
          <w:tcPr>
            <w:tcW w:w="2056" w:type="dxa"/>
          </w:tcPr>
          <w:p w14:paraId="5C6F85E2" w14:textId="77777777" w:rsidR="00D0222F" w:rsidRPr="003E27D9" w:rsidRDefault="00D0222F" w:rsidP="00C10B00">
            <w:pPr>
              <w:pStyle w:val="tabeltekst"/>
            </w:pPr>
          </w:p>
        </w:tc>
      </w:tr>
      <w:tr w:rsidR="00D0222F" w:rsidRPr="003E27D9" w14:paraId="31618648" w14:textId="77777777" w:rsidTr="005D1812">
        <w:trPr>
          <w:cantSplit/>
        </w:trPr>
        <w:tc>
          <w:tcPr>
            <w:tcW w:w="2470" w:type="dxa"/>
            <w:shd w:val="clear" w:color="auto" w:fill="F2F2F2" w:themeFill="background1" w:themeFillShade="F2"/>
          </w:tcPr>
          <w:p w14:paraId="12D6A064" w14:textId="77777777" w:rsidR="00D0222F" w:rsidRPr="00742974" w:rsidRDefault="00D0222F" w:rsidP="00C10B00">
            <w:pPr>
              <w:pStyle w:val="tabeltekst"/>
              <w:rPr>
                <w:i/>
              </w:rPr>
            </w:pPr>
          </w:p>
        </w:tc>
        <w:tc>
          <w:tcPr>
            <w:tcW w:w="6734" w:type="dxa"/>
            <w:gridSpan w:val="3"/>
            <w:shd w:val="clear" w:color="auto" w:fill="F2F2F2" w:themeFill="background1" w:themeFillShade="F2"/>
            <w:tcMar>
              <w:top w:w="40" w:type="dxa"/>
              <w:left w:w="60" w:type="dxa"/>
              <w:bottom w:w="40" w:type="dxa"/>
              <w:right w:w="60" w:type="dxa"/>
            </w:tcMar>
          </w:tcPr>
          <w:p w14:paraId="4ED3E0BD" w14:textId="23B03D89" w:rsidR="00D0222F" w:rsidRPr="00742974" w:rsidRDefault="00D0222F" w:rsidP="00B20BA1">
            <w:pPr>
              <w:pStyle w:val="tabeltekst"/>
              <w:rPr>
                <w:i/>
              </w:rPr>
            </w:pPr>
            <w:r w:rsidRPr="00742974">
              <w:rPr>
                <w:i/>
              </w:rPr>
              <w:t xml:space="preserve">Gegevensgroep </w:t>
            </w:r>
          </w:p>
        </w:tc>
      </w:tr>
      <w:tr w:rsidR="00D0222F" w:rsidRPr="003E27D9" w14:paraId="3DB15645" w14:textId="77777777" w:rsidTr="005D1812">
        <w:trPr>
          <w:cantSplit/>
        </w:trPr>
        <w:tc>
          <w:tcPr>
            <w:tcW w:w="2470" w:type="dxa"/>
            <w:tcMar>
              <w:top w:w="40" w:type="dxa"/>
              <w:left w:w="60" w:type="dxa"/>
              <w:bottom w:w="40" w:type="dxa"/>
              <w:right w:w="60" w:type="dxa"/>
            </w:tcMar>
          </w:tcPr>
          <w:p w14:paraId="056946E9" w14:textId="3B357C39" w:rsidR="00D0222F" w:rsidRPr="003E27D9" w:rsidRDefault="00D0222F" w:rsidP="00B20BA1">
            <w:pPr>
              <w:pStyle w:val="tabeltekst"/>
            </w:pPr>
            <w:r>
              <w:t xml:space="preserve">Naam gegevensgroep </w:t>
            </w:r>
          </w:p>
        </w:tc>
        <w:tc>
          <w:tcPr>
            <w:tcW w:w="2410" w:type="dxa"/>
            <w:tcMar>
              <w:top w:w="40" w:type="dxa"/>
              <w:left w:w="60" w:type="dxa"/>
              <w:bottom w:w="40" w:type="dxa"/>
              <w:right w:w="60" w:type="dxa"/>
            </w:tcMar>
          </w:tcPr>
          <w:p w14:paraId="32D20873" w14:textId="77777777" w:rsidR="00D0222F" w:rsidRDefault="00D0222F" w:rsidP="00C10B00">
            <w:pPr>
              <w:pStyle w:val="tabeltekst"/>
            </w:pPr>
          </w:p>
        </w:tc>
        <w:tc>
          <w:tcPr>
            <w:tcW w:w="2268" w:type="dxa"/>
          </w:tcPr>
          <w:p w14:paraId="3E9AF945" w14:textId="77777777" w:rsidR="00D0222F" w:rsidRPr="003E27D9" w:rsidRDefault="00D0222F" w:rsidP="00C10B00">
            <w:pPr>
              <w:pStyle w:val="tabeltekst"/>
            </w:pPr>
          </w:p>
        </w:tc>
        <w:tc>
          <w:tcPr>
            <w:tcW w:w="2056" w:type="dxa"/>
          </w:tcPr>
          <w:p w14:paraId="5A59AF92" w14:textId="77777777" w:rsidR="00D0222F" w:rsidRPr="003E27D9" w:rsidRDefault="00D0222F" w:rsidP="00C10B00">
            <w:pPr>
              <w:pStyle w:val="tabeltekst"/>
            </w:pPr>
          </w:p>
        </w:tc>
      </w:tr>
      <w:tr w:rsidR="00D0222F" w:rsidRPr="003E27D9" w14:paraId="162D45CD" w14:textId="77777777" w:rsidTr="005D1812">
        <w:trPr>
          <w:cantSplit/>
          <w:trHeight w:val="336"/>
        </w:trPr>
        <w:tc>
          <w:tcPr>
            <w:tcW w:w="2470" w:type="dxa"/>
            <w:shd w:val="clear" w:color="auto" w:fill="F2F2F2" w:themeFill="background2" w:themeFillShade="F2"/>
          </w:tcPr>
          <w:p w14:paraId="5F607C5E" w14:textId="77777777" w:rsidR="00D0222F"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138FFEC3" w14:textId="77777777" w:rsidR="00D0222F" w:rsidRPr="00653924" w:rsidRDefault="00D0222F" w:rsidP="00C10B00">
            <w:pPr>
              <w:pStyle w:val="tabeltekst"/>
              <w:rPr>
                <w:i/>
              </w:rPr>
            </w:pPr>
            <w:r>
              <w:rPr>
                <w:i/>
              </w:rPr>
              <w:t>Externe koppeling</w:t>
            </w:r>
          </w:p>
        </w:tc>
      </w:tr>
      <w:tr w:rsidR="00D0222F" w:rsidRPr="003E27D9" w14:paraId="6210F9AA" w14:textId="77777777" w:rsidTr="005D1812">
        <w:trPr>
          <w:cantSplit/>
          <w:trHeight w:val="320"/>
        </w:trPr>
        <w:tc>
          <w:tcPr>
            <w:tcW w:w="2470" w:type="dxa"/>
            <w:shd w:val="clear" w:color="auto" w:fill="auto"/>
            <w:tcMar>
              <w:top w:w="40" w:type="dxa"/>
              <w:left w:w="60" w:type="dxa"/>
              <w:bottom w:w="40" w:type="dxa"/>
              <w:right w:w="60" w:type="dxa"/>
            </w:tcMar>
          </w:tcPr>
          <w:p w14:paraId="61DB7D79" w14:textId="77777777" w:rsidR="00D0222F" w:rsidRPr="000929C3" w:rsidRDefault="00D0222F" w:rsidP="00C10B00">
            <w:pPr>
              <w:pStyle w:val="tabeltekst"/>
            </w:pPr>
            <w:r w:rsidRPr="000929C3">
              <w:t>Naam externe koppeling</w:t>
            </w:r>
          </w:p>
        </w:tc>
        <w:tc>
          <w:tcPr>
            <w:tcW w:w="2410" w:type="dxa"/>
            <w:shd w:val="clear" w:color="auto" w:fill="auto"/>
          </w:tcPr>
          <w:p w14:paraId="3C69670B" w14:textId="77777777" w:rsidR="00D0222F" w:rsidRPr="000929C3" w:rsidRDefault="00D0222F" w:rsidP="00C10B00">
            <w:pPr>
              <w:pStyle w:val="tabeltekst"/>
            </w:pPr>
          </w:p>
        </w:tc>
        <w:tc>
          <w:tcPr>
            <w:tcW w:w="2268" w:type="dxa"/>
          </w:tcPr>
          <w:p w14:paraId="32A2F3E7" w14:textId="77777777" w:rsidR="00D0222F" w:rsidRDefault="00D0222F" w:rsidP="00C10B00">
            <w:pPr>
              <w:pStyle w:val="tabeltekst"/>
              <w:rPr>
                <w:i/>
              </w:rPr>
            </w:pPr>
          </w:p>
        </w:tc>
        <w:tc>
          <w:tcPr>
            <w:tcW w:w="2056" w:type="dxa"/>
            <w:shd w:val="clear" w:color="auto" w:fill="auto"/>
          </w:tcPr>
          <w:p w14:paraId="3073B5C4" w14:textId="77777777" w:rsidR="00D0222F" w:rsidRDefault="00D0222F" w:rsidP="00C10B00">
            <w:pPr>
              <w:pStyle w:val="tabeltekst"/>
              <w:rPr>
                <w:i/>
              </w:rPr>
            </w:pPr>
          </w:p>
        </w:tc>
      </w:tr>
      <w:tr w:rsidR="00D0222F" w:rsidRPr="003E27D9" w14:paraId="0E6E24CE" w14:textId="77777777" w:rsidTr="005D1812">
        <w:trPr>
          <w:cantSplit/>
          <w:trHeight w:val="392"/>
        </w:trPr>
        <w:tc>
          <w:tcPr>
            <w:tcW w:w="2470" w:type="dxa"/>
            <w:shd w:val="clear" w:color="auto" w:fill="F2F2F2" w:themeFill="background2" w:themeFillShade="F2"/>
          </w:tcPr>
          <w:p w14:paraId="4046EA51"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7B97ED0E" w14:textId="1BC8225A" w:rsidR="00D0222F" w:rsidRPr="00653924" w:rsidRDefault="00D0222F" w:rsidP="00B20BA1">
            <w:pPr>
              <w:pStyle w:val="tabeltekst"/>
              <w:rPr>
                <w:i/>
              </w:rPr>
            </w:pPr>
            <w:r w:rsidRPr="00653924">
              <w:rPr>
                <w:i/>
              </w:rPr>
              <w:t xml:space="preserve">Relatieklasse </w:t>
            </w:r>
          </w:p>
        </w:tc>
      </w:tr>
      <w:tr w:rsidR="00D0222F" w:rsidRPr="003E27D9" w14:paraId="3D578798" w14:textId="77777777" w:rsidTr="005D1812">
        <w:trPr>
          <w:cantSplit/>
          <w:trHeight w:val="332"/>
        </w:trPr>
        <w:tc>
          <w:tcPr>
            <w:tcW w:w="2470" w:type="dxa"/>
            <w:tcMar>
              <w:top w:w="40" w:type="dxa"/>
              <w:left w:w="60" w:type="dxa"/>
              <w:bottom w:w="40" w:type="dxa"/>
              <w:right w:w="60" w:type="dxa"/>
            </w:tcMar>
          </w:tcPr>
          <w:p w14:paraId="3286A9E9" w14:textId="4AADB536" w:rsidR="00D0222F" w:rsidRDefault="00D0222F" w:rsidP="00B20BA1">
            <w:pPr>
              <w:pStyle w:val="tabeltekst"/>
            </w:pPr>
            <w:r>
              <w:t>Naam relatieklasse</w:t>
            </w:r>
          </w:p>
        </w:tc>
        <w:tc>
          <w:tcPr>
            <w:tcW w:w="2410" w:type="dxa"/>
            <w:tcMar>
              <w:top w:w="40" w:type="dxa"/>
              <w:left w:w="60" w:type="dxa"/>
              <w:bottom w:w="40" w:type="dxa"/>
              <w:right w:w="60" w:type="dxa"/>
            </w:tcMar>
          </w:tcPr>
          <w:p w14:paraId="73311686" w14:textId="77777777" w:rsidR="00D0222F" w:rsidRDefault="00D0222F" w:rsidP="00C10B00">
            <w:pPr>
              <w:pStyle w:val="tabeltekst"/>
            </w:pPr>
          </w:p>
        </w:tc>
        <w:tc>
          <w:tcPr>
            <w:tcW w:w="2268" w:type="dxa"/>
          </w:tcPr>
          <w:p w14:paraId="3D3A0C70" w14:textId="77777777" w:rsidR="00D0222F" w:rsidDel="00B9339A" w:rsidRDefault="00D0222F" w:rsidP="00C10B00">
            <w:pPr>
              <w:pStyle w:val="tabeltekst"/>
            </w:pPr>
          </w:p>
        </w:tc>
        <w:tc>
          <w:tcPr>
            <w:tcW w:w="2056" w:type="dxa"/>
          </w:tcPr>
          <w:p w14:paraId="76FC04F8" w14:textId="77777777" w:rsidR="00D0222F" w:rsidRPr="003E27D9" w:rsidRDefault="00D0222F" w:rsidP="00C10B00">
            <w:pPr>
              <w:pStyle w:val="tabeltekst"/>
            </w:pPr>
          </w:p>
        </w:tc>
      </w:tr>
      <w:tr w:rsidR="00D0222F" w:rsidRPr="003E27D9" w14:paraId="29039B9C" w14:textId="77777777" w:rsidTr="005D1812">
        <w:trPr>
          <w:cantSplit/>
        </w:trPr>
        <w:tc>
          <w:tcPr>
            <w:tcW w:w="2470" w:type="dxa"/>
            <w:shd w:val="clear" w:color="auto" w:fill="F2F2F2" w:themeFill="background2" w:themeFillShade="F2"/>
          </w:tcPr>
          <w:p w14:paraId="79EBCEDD"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562D758E" w14:textId="050DA965" w:rsidR="00D0222F" w:rsidRPr="003E27D9" w:rsidRDefault="00D0222F" w:rsidP="00B20BA1">
            <w:pPr>
              <w:pStyle w:val="tabeltekst"/>
            </w:pPr>
            <w:r w:rsidRPr="00653924">
              <w:rPr>
                <w:i/>
              </w:rPr>
              <w:t>Referentielijst</w:t>
            </w:r>
          </w:p>
        </w:tc>
      </w:tr>
      <w:tr w:rsidR="00D0222F" w:rsidRPr="003E27D9" w14:paraId="57BD976D" w14:textId="77777777" w:rsidTr="005D1812">
        <w:trPr>
          <w:cantSplit/>
        </w:trPr>
        <w:tc>
          <w:tcPr>
            <w:tcW w:w="2470" w:type="dxa"/>
            <w:tcMar>
              <w:top w:w="40" w:type="dxa"/>
              <w:left w:w="60" w:type="dxa"/>
              <w:bottom w:w="40" w:type="dxa"/>
              <w:right w:w="60" w:type="dxa"/>
            </w:tcMar>
          </w:tcPr>
          <w:p w14:paraId="0A756D0B" w14:textId="77777777" w:rsidR="00D0222F" w:rsidRDefault="00D0222F" w:rsidP="00C10B00">
            <w:pPr>
              <w:pStyle w:val="tabeltekst"/>
            </w:pPr>
            <w:r>
              <w:t>Naam referentielijst</w:t>
            </w:r>
          </w:p>
        </w:tc>
        <w:tc>
          <w:tcPr>
            <w:tcW w:w="2410" w:type="dxa"/>
            <w:tcMar>
              <w:top w:w="40" w:type="dxa"/>
              <w:left w:w="60" w:type="dxa"/>
              <w:bottom w:w="40" w:type="dxa"/>
              <w:right w:w="60" w:type="dxa"/>
            </w:tcMar>
          </w:tcPr>
          <w:p w14:paraId="55E4E968" w14:textId="77777777" w:rsidR="00D0222F" w:rsidRDefault="00D0222F" w:rsidP="00C10B00">
            <w:pPr>
              <w:pStyle w:val="tabeltekst"/>
            </w:pPr>
          </w:p>
        </w:tc>
        <w:tc>
          <w:tcPr>
            <w:tcW w:w="2268" w:type="dxa"/>
          </w:tcPr>
          <w:p w14:paraId="49DB0D47" w14:textId="77777777" w:rsidR="00D0222F" w:rsidDel="00B9339A" w:rsidRDefault="00D0222F" w:rsidP="00C10B00">
            <w:pPr>
              <w:pStyle w:val="tabeltekst"/>
            </w:pPr>
          </w:p>
        </w:tc>
        <w:tc>
          <w:tcPr>
            <w:tcW w:w="2056" w:type="dxa"/>
          </w:tcPr>
          <w:p w14:paraId="7399361B" w14:textId="77777777" w:rsidR="00D0222F" w:rsidRPr="003E27D9" w:rsidRDefault="00D0222F" w:rsidP="00C10B00">
            <w:pPr>
              <w:pStyle w:val="tabeltekst"/>
            </w:pPr>
          </w:p>
        </w:tc>
      </w:tr>
      <w:tr w:rsidR="00D0222F" w:rsidRPr="003E27D9" w14:paraId="797BF009" w14:textId="77777777" w:rsidTr="005D1812">
        <w:trPr>
          <w:cantSplit/>
        </w:trPr>
        <w:tc>
          <w:tcPr>
            <w:tcW w:w="2470" w:type="dxa"/>
            <w:shd w:val="clear" w:color="auto" w:fill="F2F2F2" w:themeFill="background2" w:themeFillShade="F2"/>
          </w:tcPr>
          <w:p w14:paraId="1B562F24" w14:textId="77777777" w:rsidR="00D0222F"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4CE1475F" w14:textId="3958FEF8" w:rsidR="00D0222F" w:rsidRPr="003E27D9" w:rsidRDefault="00D0222F" w:rsidP="00C10B00">
            <w:pPr>
              <w:pStyle w:val="tabeltekst"/>
            </w:pPr>
            <w:r>
              <w:rPr>
                <w:i/>
              </w:rPr>
              <w:t>Referentie elemen</w:t>
            </w:r>
            <w:r w:rsidR="00B20BA1">
              <w:t>t</w:t>
            </w:r>
          </w:p>
        </w:tc>
      </w:tr>
      <w:tr w:rsidR="00D0222F" w:rsidRPr="003E27D9" w14:paraId="489F4735" w14:textId="77777777" w:rsidTr="005D1812">
        <w:trPr>
          <w:cantSplit/>
        </w:trPr>
        <w:tc>
          <w:tcPr>
            <w:tcW w:w="2470" w:type="dxa"/>
            <w:tcMar>
              <w:top w:w="40" w:type="dxa"/>
              <w:left w:w="60" w:type="dxa"/>
              <w:bottom w:w="40" w:type="dxa"/>
              <w:right w:w="60" w:type="dxa"/>
            </w:tcMar>
          </w:tcPr>
          <w:p w14:paraId="22B47205" w14:textId="77777777" w:rsidR="00D0222F" w:rsidRDefault="00D0222F" w:rsidP="00C10B00">
            <w:pPr>
              <w:pStyle w:val="tabeltekst"/>
            </w:pPr>
            <w:r>
              <w:t>Naam referentie element</w:t>
            </w:r>
          </w:p>
        </w:tc>
        <w:tc>
          <w:tcPr>
            <w:tcW w:w="2410" w:type="dxa"/>
            <w:tcMar>
              <w:top w:w="40" w:type="dxa"/>
              <w:left w:w="60" w:type="dxa"/>
              <w:bottom w:w="40" w:type="dxa"/>
              <w:right w:w="60" w:type="dxa"/>
            </w:tcMar>
          </w:tcPr>
          <w:p w14:paraId="7F870141" w14:textId="77777777" w:rsidR="00D0222F" w:rsidRDefault="00D0222F" w:rsidP="00C10B00">
            <w:pPr>
              <w:pStyle w:val="tabeltekst"/>
            </w:pPr>
          </w:p>
        </w:tc>
        <w:tc>
          <w:tcPr>
            <w:tcW w:w="2268" w:type="dxa"/>
          </w:tcPr>
          <w:p w14:paraId="794819D7" w14:textId="77777777" w:rsidR="00D0222F" w:rsidDel="00B9339A" w:rsidRDefault="00D0222F" w:rsidP="00C10B00">
            <w:pPr>
              <w:pStyle w:val="tabeltekst"/>
            </w:pPr>
          </w:p>
        </w:tc>
        <w:tc>
          <w:tcPr>
            <w:tcW w:w="2056" w:type="dxa"/>
          </w:tcPr>
          <w:p w14:paraId="5E14376D" w14:textId="77777777" w:rsidR="00D0222F" w:rsidRPr="003E27D9" w:rsidRDefault="00D0222F" w:rsidP="00C10B00">
            <w:pPr>
              <w:pStyle w:val="tabeltekst"/>
            </w:pPr>
          </w:p>
        </w:tc>
      </w:tr>
      <w:tr w:rsidR="00D0222F" w:rsidRPr="003E27D9" w14:paraId="6B9C11D4" w14:textId="77777777" w:rsidTr="005D1812">
        <w:trPr>
          <w:cantSplit/>
        </w:trPr>
        <w:tc>
          <w:tcPr>
            <w:tcW w:w="2470" w:type="dxa"/>
            <w:tcBorders>
              <w:bottom w:val="single" w:sz="6" w:space="0" w:color="A3A3A3"/>
            </w:tcBorders>
            <w:shd w:val="clear" w:color="auto" w:fill="F2F2F2" w:themeFill="background2" w:themeFillShade="F2"/>
          </w:tcPr>
          <w:p w14:paraId="217BAAB3" w14:textId="77777777" w:rsidR="00D0222F" w:rsidRDefault="00D0222F" w:rsidP="00C10B00">
            <w:pPr>
              <w:pStyle w:val="tabeltekst"/>
              <w:rPr>
                <w:i/>
              </w:rPr>
            </w:pPr>
          </w:p>
        </w:tc>
        <w:tc>
          <w:tcPr>
            <w:tcW w:w="6734" w:type="dxa"/>
            <w:gridSpan w:val="3"/>
            <w:tcBorders>
              <w:bottom w:val="single" w:sz="6" w:space="0" w:color="A3A3A3"/>
            </w:tcBorders>
            <w:shd w:val="clear" w:color="auto" w:fill="F2F2F2" w:themeFill="background2" w:themeFillShade="F2"/>
            <w:tcMar>
              <w:top w:w="40" w:type="dxa"/>
              <w:left w:w="60" w:type="dxa"/>
              <w:bottom w:w="40" w:type="dxa"/>
              <w:right w:w="60" w:type="dxa"/>
            </w:tcMar>
          </w:tcPr>
          <w:p w14:paraId="4738DDA6" w14:textId="682FF6E6" w:rsidR="00D0222F" w:rsidRPr="00653924" w:rsidRDefault="0084661D" w:rsidP="00B20BA1">
            <w:pPr>
              <w:pStyle w:val="tabeltekst"/>
              <w:rPr>
                <w:i/>
              </w:rPr>
            </w:pPr>
            <w:r>
              <w:rPr>
                <w:i/>
              </w:rPr>
              <w:t>Gestructureerd datatype</w:t>
            </w:r>
          </w:p>
        </w:tc>
      </w:tr>
      <w:tr w:rsidR="00D0222F" w:rsidRPr="003E27D9" w14:paraId="0C23EFD5" w14:textId="77777777" w:rsidTr="005D1812">
        <w:trPr>
          <w:cantSplit/>
        </w:trPr>
        <w:tc>
          <w:tcPr>
            <w:tcW w:w="2470" w:type="dxa"/>
            <w:tcBorders>
              <w:top w:val="single" w:sz="6" w:space="0" w:color="A3A3A3"/>
            </w:tcBorders>
            <w:shd w:val="clear" w:color="auto" w:fill="auto"/>
            <w:tcMar>
              <w:top w:w="40" w:type="dxa"/>
              <w:left w:w="60" w:type="dxa"/>
              <w:bottom w:w="40" w:type="dxa"/>
              <w:right w:w="60" w:type="dxa"/>
            </w:tcMar>
          </w:tcPr>
          <w:p w14:paraId="5D64DAC4" w14:textId="46CE4B5B" w:rsidR="00D0222F" w:rsidRDefault="00D0222F" w:rsidP="00C10B00">
            <w:pPr>
              <w:pStyle w:val="tabeltekst"/>
              <w:rPr>
                <w:i/>
              </w:rPr>
            </w:pPr>
            <w:r>
              <w:rPr>
                <w:i/>
              </w:rPr>
              <w:t xml:space="preserve">Naam </w:t>
            </w:r>
            <w:r w:rsidR="0084661D">
              <w:rPr>
                <w:i/>
              </w:rPr>
              <w:t>Gestructureerd datatype</w:t>
            </w:r>
          </w:p>
        </w:tc>
        <w:tc>
          <w:tcPr>
            <w:tcW w:w="2410" w:type="dxa"/>
            <w:tcBorders>
              <w:top w:val="single" w:sz="6" w:space="0" w:color="A3A3A3"/>
              <w:bottom w:val="single" w:sz="6" w:space="0" w:color="A3A3A3"/>
            </w:tcBorders>
            <w:shd w:val="clear" w:color="auto" w:fill="auto"/>
          </w:tcPr>
          <w:p w14:paraId="012968A6" w14:textId="77777777" w:rsidR="00D0222F" w:rsidRDefault="00D0222F" w:rsidP="00C10B00">
            <w:pPr>
              <w:pStyle w:val="tabeltekst"/>
              <w:rPr>
                <w:i/>
              </w:rPr>
            </w:pPr>
          </w:p>
        </w:tc>
        <w:tc>
          <w:tcPr>
            <w:tcW w:w="2268" w:type="dxa"/>
            <w:tcBorders>
              <w:top w:val="single" w:sz="6" w:space="0" w:color="A3A3A3"/>
            </w:tcBorders>
          </w:tcPr>
          <w:p w14:paraId="2CA05ACF" w14:textId="77777777" w:rsidR="00D0222F" w:rsidRPr="00490428" w:rsidDel="00B9339A" w:rsidRDefault="00D0222F" w:rsidP="00C10B00">
            <w:pPr>
              <w:pStyle w:val="tabeltekst"/>
            </w:pPr>
          </w:p>
        </w:tc>
        <w:tc>
          <w:tcPr>
            <w:tcW w:w="2056" w:type="dxa"/>
            <w:tcBorders>
              <w:top w:val="single" w:sz="6" w:space="0" w:color="A3A3A3"/>
            </w:tcBorders>
            <w:shd w:val="clear" w:color="auto" w:fill="auto"/>
          </w:tcPr>
          <w:p w14:paraId="1EC87B03" w14:textId="77777777" w:rsidR="00D0222F" w:rsidRPr="00490428" w:rsidRDefault="00D0222F" w:rsidP="00C10B00">
            <w:pPr>
              <w:pStyle w:val="tabeltekst"/>
            </w:pPr>
          </w:p>
        </w:tc>
      </w:tr>
      <w:tr w:rsidR="00D0222F" w:rsidRPr="003E27D9" w14:paraId="617E03B5" w14:textId="77777777" w:rsidTr="005D1812">
        <w:trPr>
          <w:cantSplit/>
        </w:trPr>
        <w:tc>
          <w:tcPr>
            <w:tcW w:w="2470" w:type="dxa"/>
            <w:tcBorders>
              <w:top w:val="single" w:sz="6" w:space="0" w:color="A3A3A3"/>
              <w:bottom w:val="single" w:sz="6" w:space="0" w:color="A3A3A3"/>
            </w:tcBorders>
            <w:shd w:val="clear" w:color="auto" w:fill="F2F2F2" w:themeFill="background2" w:themeFillShade="F2"/>
          </w:tcPr>
          <w:p w14:paraId="386ED101" w14:textId="77777777" w:rsidR="00D0222F" w:rsidRPr="00490428" w:rsidRDefault="00D0222F" w:rsidP="00C10B00">
            <w:pPr>
              <w:pStyle w:val="tabeltekst"/>
              <w:rPr>
                <w:i/>
              </w:rPr>
            </w:pPr>
          </w:p>
        </w:tc>
        <w:tc>
          <w:tcPr>
            <w:tcW w:w="6734" w:type="dxa"/>
            <w:gridSpan w:val="3"/>
            <w:tcBorders>
              <w:top w:val="single" w:sz="6" w:space="0" w:color="A3A3A3"/>
              <w:bottom w:val="single" w:sz="6" w:space="0" w:color="A3A3A3"/>
            </w:tcBorders>
            <w:shd w:val="clear" w:color="auto" w:fill="F2F2F2" w:themeFill="background2" w:themeFillShade="F2"/>
            <w:tcMar>
              <w:top w:w="40" w:type="dxa"/>
              <w:left w:w="60" w:type="dxa"/>
              <w:bottom w:w="40" w:type="dxa"/>
              <w:right w:w="60" w:type="dxa"/>
            </w:tcMar>
          </w:tcPr>
          <w:p w14:paraId="6856B581" w14:textId="226A4792" w:rsidR="00D0222F" w:rsidRPr="00490428" w:rsidRDefault="00D0222F" w:rsidP="00B20BA1">
            <w:pPr>
              <w:pStyle w:val="tabeltekst"/>
              <w:rPr>
                <w:i/>
              </w:rPr>
            </w:pPr>
            <w:r w:rsidRPr="00490428">
              <w:rPr>
                <w:i/>
              </w:rPr>
              <w:t>Data element</w:t>
            </w:r>
          </w:p>
        </w:tc>
      </w:tr>
      <w:tr w:rsidR="00D0222F" w:rsidRPr="003E27D9" w14:paraId="3DFAD6AA" w14:textId="77777777" w:rsidTr="005D1812">
        <w:trPr>
          <w:cantSplit/>
        </w:trPr>
        <w:tc>
          <w:tcPr>
            <w:tcW w:w="2470" w:type="dxa"/>
            <w:tcBorders>
              <w:top w:val="single" w:sz="6" w:space="0" w:color="A3A3A3"/>
            </w:tcBorders>
            <w:shd w:val="clear" w:color="auto" w:fill="auto"/>
            <w:tcMar>
              <w:top w:w="40" w:type="dxa"/>
              <w:left w:w="60" w:type="dxa"/>
              <w:bottom w:w="40" w:type="dxa"/>
              <w:right w:w="60" w:type="dxa"/>
            </w:tcMar>
          </w:tcPr>
          <w:p w14:paraId="3A611B88" w14:textId="77777777" w:rsidR="00D0222F" w:rsidRPr="00490428" w:rsidRDefault="00D0222F" w:rsidP="00C10B00">
            <w:pPr>
              <w:pStyle w:val="tabeltekst"/>
            </w:pPr>
            <w:r w:rsidRPr="00490428">
              <w:t>Naam data element</w:t>
            </w:r>
          </w:p>
        </w:tc>
        <w:tc>
          <w:tcPr>
            <w:tcW w:w="2410" w:type="dxa"/>
            <w:tcBorders>
              <w:top w:val="single" w:sz="6" w:space="0" w:color="A3A3A3"/>
              <w:bottom w:val="single" w:sz="6" w:space="0" w:color="A3A3A3"/>
            </w:tcBorders>
            <w:shd w:val="clear" w:color="auto" w:fill="auto"/>
          </w:tcPr>
          <w:p w14:paraId="3A6A1602" w14:textId="77777777" w:rsidR="00D0222F" w:rsidRPr="00490428" w:rsidRDefault="00D0222F" w:rsidP="00C10B00">
            <w:pPr>
              <w:pStyle w:val="tabeltekst"/>
            </w:pPr>
          </w:p>
        </w:tc>
        <w:tc>
          <w:tcPr>
            <w:tcW w:w="2268" w:type="dxa"/>
            <w:tcBorders>
              <w:top w:val="single" w:sz="6" w:space="0" w:color="A3A3A3"/>
              <w:bottom w:val="single" w:sz="6" w:space="0" w:color="A3A3A3"/>
            </w:tcBorders>
          </w:tcPr>
          <w:p w14:paraId="12DB3042" w14:textId="77777777" w:rsidR="00D0222F" w:rsidRPr="00490428" w:rsidRDefault="00D0222F" w:rsidP="00C10B00">
            <w:pPr>
              <w:pStyle w:val="tabeltekst"/>
            </w:pPr>
          </w:p>
        </w:tc>
        <w:tc>
          <w:tcPr>
            <w:tcW w:w="2056" w:type="dxa"/>
            <w:tcBorders>
              <w:top w:val="single" w:sz="6" w:space="0" w:color="A3A3A3"/>
              <w:bottom w:val="single" w:sz="6" w:space="0" w:color="A3A3A3"/>
            </w:tcBorders>
            <w:shd w:val="clear" w:color="auto" w:fill="auto"/>
          </w:tcPr>
          <w:p w14:paraId="7DD70C2B" w14:textId="77777777" w:rsidR="00D0222F" w:rsidRPr="00490428" w:rsidRDefault="00D0222F" w:rsidP="00C10B00">
            <w:pPr>
              <w:pStyle w:val="tabeltekst"/>
            </w:pPr>
          </w:p>
        </w:tc>
      </w:tr>
      <w:tr w:rsidR="00D0222F" w:rsidRPr="003E27D9" w14:paraId="3A09F157" w14:textId="77777777" w:rsidTr="005D1812">
        <w:trPr>
          <w:cantSplit/>
        </w:trPr>
        <w:tc>
          <w:tcPr>
            <w:tcW w:w="2470" w:type="dxa"/>
            <w:tcBorders>
              <w:top w:val="single" w:sz="6" w:space="0" w:color="A3A3A3"/>
              <w:bottom w:val="single" w:sz="6" w:space="0" w:color="A3A3A3"/>
            </w:tcBorders>
            <w:shd w:val="clear" w:color="auto" w:fill="F2F2F2" w:themeFill="background2" w:themeFillShade="F2"/>
          </w:tcPr>
          <w:p w14:paraId="172826BA" w14:textId="77777777" w:rsidR="00D0222F" w:rsidRDefault="00D0222F" w:rsidP="00C10B00">
            <w:pPr>
              <w:pStyle w:val="tabeltekst"/>
              <w:rPr>
                <w:i/>
              </w:rPr>
            </w:pPr>
          </w:p>
        </w:tc>
        <w:tc>
          <w:tcPr>
            <w:tcW w:w="6734" w:type="dxa"/>
            <w:gridSpan w:val="3"/>
            <w:tcBorders>
              <w:top w:val="single" w:sz="6" w:space="0" w:color="A3A3A3"/>
              <w:bottom w:val="single" w:sz="6" w:space="0" w:color="A3A3A3"/>
            </w:tcBorders>
            <w:shd w:val="clear" w:color="auto" w:fill="F2F2F2" w:themeFill="background2" w:themeFillShade="F2"/>
            <w:tcMar>
              <w:top w:w="40" w:type="dxa"/>
              <w:left w:w="60" w:type="dxa"/>
              <w:bottom w:w="40" w:type="dxa"/>
              <w:right w:w="60" w:type="dxa"/>
            </w:tcMar>
          </w:tcPr>
          <w:p w14:paraId="2E457799" w14:textId="624877A4" w:rsidR="00D0222F" w:rsidRPr="00653924" w:rsidRDefault="00D0222F" w:rsidP="00B20BA1">
            <w:pPr>
              <w:pStyle w:val="tabeltekst"/>
              <w:rPr>
                <w:i/>
              </w:rPr>
            </w:pPr>
            <w:r>
              <w:rPr>
                <w:i/>
              </w:rPr>
              <w:t>Datatype</w:t>
            </w:r>
          </w:p>
        </w:tc>
      </w:tr>
      <w:tr w:rsidR="00D0222F" w:rsidRPr="003E27D9" w14:paraId="08BBEC53" w14:textId="77777777" w:rsidTr="005D1812">
        <w:trPr>
          <w:cantSplit/>
        </w:trPr>
        <w:tc>
          <w:tcPr>
            <w:tcW w:w="2470" w:type="dxa"/>
            <w:tcBorders>
              <w:top w:val="single" w:sz="6" w:space="0" w:color="A3A3A3"/>
              <w:bottom w:val="single" w:sz="6" w:space="0" w:color="A3A3A3"/>
            </w:tcBorders>
            <w:shd w:val="clear" w:color="auto" w:fill="auto"/>
            <w:tcMar>
              <w:top w:w="40" w:type="dxa"/>
              <w:left w:w="60" w:type="dxa"/>
              <w:bottom w:w="40" w:type="dxa"/>
              <w:right w:w="60" w:type="dxa"/>
            </w:tcMar>
          </w:tcPr>
          <w:p w14:paraId="2A7C5865" w14:textId="77777777" w:rsidR="00D0222F" w:rsidRDefault="00D0222F" w:rsidP="00C10B00">
            <w:pPr>
              <w:pStyle w:val="tabeltekst"/>
              <w:rPr>
                <w:i/>
              </w:rPr>
            </w:pPr>
            <w:r>
              <w:rPr>
                <w:i/>
              </w:rPr>
              <w:t>Naam datatype</w:t>
            </w:r>
          </w:p>
        </w:tc>
        <w:tc>
          <w:tcPr>
            <w:tcW w:w="2410" w:type="dxa"/>
            <w:tcBorders>
              <w:top w:val="single" w:sz="6" w:space="0" w:color="A3A3A3"/>
              <w:bottom w:val="single" w:sz="6" w:space="0" w:color="A3A3A3"/>
            </w:tcBorders>
            <w:shd w:val="clear" w:color="auto" w:fill="auto"/>
          </w:tcPr>
          <w:p w14:paraId="7F57E099" w14:textId="77777777" w:rsidR="00D0222F" w:rsidRPr="00490428" w:rsidRDefault="00D0222F" w:rsidP="00C10B00">
            <w:pPr>
              <w:pStyle w:val="tabeltekst"/>
            </w:pPr>
          </w:p>
        </w:tc>
        <w:tc>
          <w:tcPr>
            <w:tcW w:w="2268" w:type="dxa"/>
            <w:tcBorders>
              <w:top w:val="single" w:sz="6" w:space="0" w:color="A3A3A3"/>
              <w:bottom w:val="single" w:sz="6" w:space="0" w:color="A3A3A3"/>
            </w:tcBorders>
          </w:tcPr>
          <w:p w14:paraId="6950397A" w14:textId="77777777" w:rsidR="00D0222F" w:rsidDel="00B9339A" w:rsidRDefault="00D0222F" w:rsidP="00C10B00">
            <w:pPr>
              <w:pStyle w:val="tabeltekst"/>
            </w:pPr>
          </w:p>
        </w:tc>
        <w:tc>
          <w:tcPr>
            <w:tcW w:w="2056" w:type="dxa"/>
            <w:tcBorders>
              <w:top w:val="single" w:sz="6" w:space="0" w:color="A3A3A3"/>
              <w:bottom w:val="single" w:sz="6" w:space="0" w:color="A3A3A3"/>
            </w:tcBorders>
            <w:shd w:val="clear" w:color="auto" w:fill="auto"/>
          </w:tcPr>
          <w:p w14:paraId="45B9ECBD" w14:textId="77777777" w:rsidR="00D0222F" w:rsidRPr="00A97383" w:rsidRDefault="00D0222F" w:rsidP="00C10B00">
            <w:pPr>
              <w:pStyle w:val="tabeltekst"/>
            </w:pPr>
          </w:p>
        </w:tc>
      </w:tr>
      <w:tr w:rsidR="00D0222F" w:rsidRPr="003E27D9" w14:paraId="7E538703" w14:textId="77777777" w:rsidTr="005D1812">
        <w:trPr>
          <w:cantSplit/>
        </w:trPr>
        <w:tc>
          <w:tcPr>
            <w:tcW w:w="2470" w:type="dxa"/>
            <w:tcBorders>
              <w:top w:val="single" w:sz="6" w:space="0" w:color="A3A3A3"/>
              <w:bottom w:val="single" w:sz="6" w:space="0" w:color="A3A3A3"/>
            </w:tcBorders>
            <w:shd w:val="clear" w:color="auto" w:fill="F2F2F2" w:themeFill="background2" w:themeFillShade="F2"/>
          </w:tcPr>
          <w:p w14:paraId="2C65E194" w14:textId="77777777" w:rsidR="00D0222F" w:rsidRDefault="00D0222F" w:rsidP="00C10B00">
            <w:pPr>
              <w:pStyle w:val="tabeltekst"/>
              <w:rPr>
                <w:i/>
              </w:rPr>
            </w:pPr>
          </w:p>
        </w:tc>
        <w:tc>
          <w:tcPr>
            <w:tcW w:w="6734" w:type="dxa"/>
            <w:gridSpan w:val="3"/>
            <w:tcBorders>
              <w:top w:val="single" w:sz="6" w:space="0" w:color="A3A3A3"/>
              <w:bottom w:val="single" w:sz="6" w:space="0" w:color="A3A3A3"/>
            </w:tcBorders>
            <w:shd w:val="clear" w:color="auto" w:fill="F2F2F2" w:themeFill="background2" w:themeFillShade="F2"/>
            <w:tcMar>
              <w:top w:w="40" w:type="dxa"/>
              <w:left w:w="60" w:type="dxa"/>
              <w:bottom w:w="40" w:type="dxa"/>
              <w:right w:w="60" w:type="dxa"/>
            </w:tcMar>
          </w:tcPr>
          <w:p w14:paraId="1930C072" w14:textId="1122B2FC" w:rsidR="00D0222F" w:rsidRPr="00653924" w:rsidRDefault="00D0222F" w:rsidP="00B20BA1">
            <w:pPr>
              <w:pStyle w:val="tabeltekst"/>
              <w:rPr>
                <w:i/>
              </w:rPr>
            </w:pPr>
            <w:r>
              <w:rPr>
                <w:i/>
              </w:rPr>
              <w:t>Union</w:t>
            </w:r>
          </w:p>
        </w:tc>
      </w:tr>
      <w:tr w:rsidR="00D0222F" w:rsidRPr="003E27D9" w14:paraId="0980FEA2" w14:textId="77777777" w:rsidTr="005D1812">
        <w:trPr>
          <w:cantSplit/>
        </w:trPr>
        <w:tc>
          <w:tcPr>
            <w:tcW w:w="2470" w:type="dxa"/>
            <w:tcBorders>
              <w:top w:val="single" w:sz="6" w:space="0" w:color="A3A3A3"/>
            </w:tcBorders>
            <w:shd w:val="clear" w:color="auto" w:fill="auto"/>
            <w:tcMar>
              <w:top w:w="40" w:type="dxa"/>
              <w:left w:w="60" w:type="dxa"/>
              <w:bottom w:w="40" w:type="dxa"/>
              <w:right w:w="60" w:type="dxa"/>
            </w:tcMar>
          </w:tcPr>
          <w:p w14:paraId="656F87BB" w14:textId="77777777" w:rsidR="00D0222F" w:rsidRDefault="00D0222F" w:rsidP="00C10B00">
            <w:pPr>
              <w:pStyle w:val="tabeltekst"/>
              <w:rPr>
                <w:i/>
              </w:rPr>
            </w:pPr>
            <w:r>
              <w:rPr>
                <w:i/>
              </w:rPr>
              <w:t>Naam Union</w:t>
            </w:r>
          </w:p>
        </w:tc>
        <w:tc>
          <w:tcPr>
            <w:tcW w:w="2410" w:type="dxa"/>
            <w:tcBorders>
              <w:top w:val="single" w:sz="6" w:space="0" w:color="A3A3A3"/>
              <w:bottom w:val="single" w:sz="6" w:space="0" w:color="A3A3A3"/>
            </w:tcBorders>
            <w:shd w:val="clear" w:color="auto" w:fill="auto"/>
          </w:tcPr>
          <w:p w14:paraId="02B704B4" w14:textId="77777777" w:rsidR="00D0222F" w:rsidRPr="0067755C" w:rsidRDefault="00D0222F" w:rsidP="00C10B00">
            <w:pPr>
              <w:pStyle w:val="tabeltekst"/>
            </w:pPr>
          </w:p>
        </w:tc>
        <w:tc>
          <w:tcPr>
            <w:tcW w:w="2268" w:type="dxa"/>
            <w:tcBorders>
              <w:top w:val="single" w:sz="6" w:space="0" w:color="A3A3A3"/>
              <w:bottom w:val="single" w:sz="6" w:space="0" w:color="A3A3A3"/>
            </w:tcBorders>
          </w:tcPr>
          <w:p w14:paraId="423C12DB" w14:textId="77777777" w:rsidR="00D0222F" w:rsidDel="00B9339A" w:rsidRDefault="00D0222F" w:rsidP="00C10B00">
            <w:pPr>
              <w:pStyle w:val="tabeltekst"/>
              <w:rPr>
                <w:i/>
              </w:rPr>
            </w:pPr>
          </w:p>
        </w:tc>
        <w:tc>
          <w:tcPr>
            <w:tcW w:w="2056" w:type="dxa"/>
            <w:tcBorders>
              <w:top w:val="single" w:sz="6" w:space="0" w:color="A3A3A3"/>
              <w:bottom w:val="single" w:sz="6" w:space="0" w:color="A3A3A3"/>
            </w:tcBorders>
            <w:shd w:val="clear" w:color="auto" w:fill="auto"/>
          </w:tcPr>
          <w:p w14:paraId="15AC2E82" w14:textId="77777777" w:rsidR="00D0222F" w:rsidRDefault="00D0222F" w:rsidP="00C10B00">
            <w:pPr>
              <w:pStyle w:val="tabeltekst"/>
              <w:rPr>
                <w:i/>
              </w:rPr>
            </w:pPr>
          </w:p>
        </w:tc>
      </w:tr>
      <w:tr w:rsidR="00D0222F" w:rsidRPr="003E27D9" w14:paraId="3FACFCCD" w14:textId="77777777" w:rsidTr="005D1812">
        <w:trPr>
          <w:cantSplit/>
        </w:trPr>
        <w:tc>
          <w:tcPr>
            <w:tcW w:w="2470" w:type="dxa"/>
            <w:tcBorders>
              <w:top w:val="single" w:sz="6" w:space="0" w:color="A3A3A3"/>
            </w:tcBorders>
            <w:shd w:val="clear" w:color="auto" w:fill="F2F2F2" w:themeFill="background2" w:themeFillShade="F2"/>
          </w:tcPr>
          <w:p w14:paraId="6ECB5343" w14:textId="77777777" w:rsidR="00D0222F" w:rsidRDefault="00D0222F" w:rsidP="00C10B00">
            <w:pPr>
              <w:pStyle w:val="tabeltekst"/>
              <w:rPr>
                <w:i/>
              </w:rPr>
            </w:pPr>
          </w:p>
        </w:tc>
        <w:tc>
          <w:tcPr>
            <w:tcW w:w="6734" w:type="dxa"/>
            <w:gridSpan w:val="3"/>
            <w:tcBorders>
              <w:top w:val="single" w:sz="6" w:space="0" w:color="A3A3A3"/>
            </w:tcBorders>
            <w:shd w:val="clear" w:color="auto" w:fill="F2F2F2" w:themeFill="background2" w:themeFillShade="F2"/>
            <w:tcMar>
              <w:top w:w="40" w:type="dxa"/>
              <w:left w:w="60" w:type="dxa"/>
              <w:bottom w:w="40" w:type="dxa"/>
              <w:right w:w="60" w:type="dxa"/>
            </w:tcMar>
          </w:tcPr>
          <w:p w14:paraId="65350FD3" w14:textId="7B39304E" w:rsidR="00D0222F" w:rsidRPr="00653924" w:rsidRDefault="00D0222F" w:rsidP="00B20BA1">
            <w:pPr>
              <w:pStyle w:val="tabeltekst"/>
              <w:rPr>
                <w:i/>
              </w:rPr>
            </w:pPr>
            <w:r>
              <w:rPr>
                <w:i/>
              </w:rPr>
              <w:t>Union element</w:t>
            </w:r>
          </w:p>
        </w:tc>
      </w:tr>
      <w:tr w:rsidR="00D0222F" w:rsidRPr="003E27D9" w14:paraId="2F4CE00B" w14:textId="77777777" w:rsidTr="005D1812">
        <w:trPr>
          <w:cantSplit/>
        </w:trPr>
        <w:tc>
          <w:tcPr>
            <w:tcW w:w="2470" w:type="dxa"/>
            <w:tcBorders>
              <w:top w:val="single" w:sz="6" w:space="0" w:color="A3A3A3"/>
            </w:tcBorders>
            <w:shd w:val="clear" w:color="auto" w:fill="auto"/>
            <w:tcMar>
              <w:top w:w="40" w:type="dxa"/>
              <w:left w:w="60" w:type="dxa"/>
              <w:bottom w:w="40" w:type="dxa"/>
              <w:right w:w="60" w:type="dxa"/>
            </w:tcMar>
          </w:tcPr>
          <w:p w14:paraId="6A6B1492" w14:textId="77777777" w:rsidR="00D0222F" w:rsidRDefault="00D0222F" w:rsidP="00C10B00">
            <w:pPr>
              <w:pStyle w:val="tabeltekst"/>
              <w:rPr>
                <w:i/>
              </w:rPr>
            </w:pPr>
            <w:r>
              <w:rPr>
                <w:i/>
              </w:rPr>
              <w:t>Naam union element</w:t>
            </w:r>
          </w:p>
        </w:tc>
        <w:tc>
          <w:tcPr>
            <w:tcW w:w="2410" w:type="dxa"/>
            <w:tcBorders>
              <w:top w:val="single" w:sz="6" w:space="0" w:color="A3A3A3"/>
            </w:tcBorders>
            <w:shd w:val="clear" w:color="auto" w:fill="auto"/>
          </w:tcPr>
          <w:p w14:paraId="2901058C" w14:textId="77777777" w:rsidR="00D0222F" w:rsidRDefault="00D0222F" w:rsidP="00C10B00">
            <w:pPr>
              <w:pStyle w:val="tabeltekst"/>
              <w:rPr>
                <w:i/>
              </w:rPr>
            </w:pPr>
          </w:p>
        </w:tc>
        <w:tc>
          <w:tcPr>
            <w:tcW w:w="2268" w:type="dxa"/>
            <w:tcBorders>
              <w:top w:val="single" w:sz="6" w:space="0" w:color="A3A3A3"/>
            </w:tcBorders>
          </w:tcPr>
          <w:p w14:paraId="273EA3E7" w14:textId="77777777" w:rsidR="00D0222F" w:rsidDel="00B9339A" w:rsidRDefault="00D0222F" w:rsidP="00C10B00">
            <w:pPr>
              <w:pStyle w:val="tabeltekst"/>
              <w:rPr>
                <w:i/>
              </w:rPr>
            </w:pPr>
          </w:p>
        </w:tc>
        <w:tc>
          <w:tcPr>
            <w:tcW w:w="2056" w:type="dxa"/>
            <w:tcBorders>
              <w:top w:val="single" w:sz="6" w:space="0" w:color="A3A3A3"/>
            </w:tcBorders>
            <w:shd w:val="clear" w:color="auto" w:fill="auto"/>
          </w:tcPr>
          <w:p w14:paraId="292298CE" w14:textId="77777777" w:rsidR="00D0222F" w:rsidRDefault="00D0222F" w:rsidP="00C10B00">
            <w:pPr>
              <w:pStyle w:val="tabeltekst"/>
              <w:rPr>
                <w:i/>
              </w:rPr>
            </w:pPr>
          </w:p>
        </w:tc>
      </w:tr>
      <w:tr w:rsidR="00D0222F" w:rsidRPr="003E27D9" w14:paraId="179FA306" w14:textId="77777777" w:rsidTr="005D1812">
        <w:trPr>
          <w:cantSplit/>
        </w:trPr>
        <w:tc>
          <w:tcPr>
            <w:tcW w:w="2470" w:type="dxa"/>
            <w:tcBorders>
              <w:top w:val="single" w:sz="6" w:space="0" w:color="A3A3A3"/>
            </w:tcBorders>
            <w:shd w:val="clear" w:color="auto" w:fill="F2F2F2" w:themeFill="background2" w:themeFillShade="F2"/>
          </w:tcPr>
          <w:p w14:paraId="333BCB3B" w14:textId="77777777" w:rsidR="00D0222F" w:rsidRPr="00653924" w:rsidRDefault="00D0222F" w:rsidP="00C10B00">
            <w:pPr>
              <w:pStyle w:val="tabeltekst"/>
              <w:rPr>
                <w:i/>
              </w:rPr>
            </w:pPr>
          </w:p>
        </w:tc>
        <w:tc>
          <w:tcPr>
            <w:tcW w:w="6734" w:type="dxa"/>
            <w:gridSpan w:val="3"/>
            <w:tcBorders>
              <w:top w:val="single" w:sz="6" w:space="0" w:color="A3A3A3"/>
            </w:tcBorders>
            <w:shd w:val="clear" w:color="auto" w:fill="F2F2F2" w:themeFill="background2" w:themeFillShade="F2"/>
            <w:tcMar>
              <w:top w:w="40" w:type="dxa"/>
              <w:left w:w="60" w:type="dxa"/>
              <w:bottom w:w="40" w:type="dxa"/>
              <w:right w:w="60" w:type="dxa"/>
            </w:tcMar>
          </w:tcPr>
          <w:p w14:paraId="7D1E89F6" w14:textId="5BFF1A78" w:rsidR="00D0222F" w:rsidRDefault="00D0222F" w:rsidP="00B20BA1">
            <w:pPr>
              <w:pStyle w:val="tabeltekst"/>
            </w:pPr>
            <w:r w:rsidRPr="00653924">
              <w:rPr>
                <w:i/>
              </w:rPr>
              <w:t>Enumeratie</w:t>
            </w:r>
          </w:p>
        </w:tc>
      </w:tr>
      <w:tr w:rsidR="00D0222F" w:rsidRPr="003E27D9" w14:paraId="1583B63B" w14:textId="77777777" w:rsidTr="005D1812">
        <w:trPr>
          <w:cantSplit/>
        </w:trPr>
        <w:tc>
          <w:tcPr>
            <w:tcW w:w="2470" w:type="dxa"/>
            <w:tcMar>
              <w:top w:w="40" w:type="dxa"/>
              <w:left w:w="60" w:type="dxa"/>
              <w:bottom w:w="40" w:type="dxa"/>
              <w:right w:w="60" w:type="dxa"/>
            </w:tcMar>
          </w:tcPr>
          <w:p w14:paraId="77C856B8" w14:textId="64A74A6E" w:rsidR="00D0222F" w:rsidRDefault="00D0222F" w:rsidP="00B20BA1">
            <w:pPr>
              <w:pStyle w:val="tabeltekst"/>
            </w:pPr>
            <w:r>
              <w:t>Naam enumeratie</w:t>
            </w:r>
          </w:p>
        </w:tc>
        <w:tc>
          <w:tcPr>
            <w:tcW w:w="2410" w:type="dxa"/>
            <w:tcMar>
              <w:top w:w="40" w:type="dxa"/>
              <w:left w:w="60" w:type="dxa"/>
              <w:bottom w:w="40" w:type="dxa"/>
              <w:right w:w="60" w:type="dxa"/>
            </w:tcMar>
          </w:tcPr>
          <w:p w14:paraId="5BB3C38F" w14:textId="77777777" w:rsidR="00D0222F" w:rsidRDefault="00D0222F" w:rsidP="00C10B00">
            <w:pPr>
              <w:pStyle w:val="tabeltekst"/>
            </w:pPr>
          </w:p>
        </w:tc>
        <w:tc>
          <w:tcPr>
            <w:tcW w:w="2268" w:type="dxa"/>
          </w:tcPr>
          <w:p w14:paraId="1A622263" w14:textId="77777777" w:rsidR="00D0222F" w:rsidDel="00B9339A" w:rsidRDefault="00D0222F" w:rsidP="00C10B00">
            <w:pPr>
              <w:pStyle w:val="tabeltekst"/>
            </w:pPr>
          </w:p>
        </w:tc>
        <w:tc>
          <w:tcPr>
            <w:tcW w:w="2056" w:type="dxa"/>
          </w:tcPr>
          <w:p w14:paraId="41CDF6D9" w14:textId="77777777" w:rsidR="00D0222F" w:rsidRDefault="00D0222F" w:rsidP="00C10B00">
            <w:pPr>
              <w:pStyle w:val="tabeltekst"/>
            </w:pPr>
          </w:p>
        </w:tc>
      </w:tr>
      <w:tr w:rsidR="00D0222F" w:rsidRPr="003E27D9" w14:paraId="6FC22F25" w14:textId="77777777" w:rsidTr="005D1812">
        <w:trPr>
          <w:cantSplit/>
        </w:trPr>
        <w:tc>
          <w:tcPr>
            <w:tcW w:w="2470" w:type="dxa"/>
            <w:shd w:val="clear" w:color="auto" w:fill="F2F2F2" w:themeFill="background2" w:themeFillShade="F2"/>
          </w:tcPr>
          <w:p w14:paraId="0EABF7F8"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2584B937" w14:textId="00DF39D4" w:rsidR="00D0222F" w:rsidRDefault="00D0222F" w:rsidP="00B20BA1">
            <w:pPr>
              <w:pStyle w:val="tabeltekst"/>
            </w:pPr>
            <w:r w:rsidRPr="00653924">
              <w:rPr>
                <w:i/>
              </w:rPr>
              <w:t>Enumeratiewaarde</w:t>
            </w:r>
          </w:p>
        </w:tc>
      </w:tr>
      <w:tr w:rsidR="00D0222F" w:rsidRPr="003E27D9" w14:paraId="15CC6CE0" w14:textId="77777777" w:rsidTr="005D1812">
        <w:trPr>
          <w:cantSplit/>
        </w:trPr>
        <w:tc>
          <w:tcPr>
            <w:tcW w:w="2470" w:type="dxa"/>
            <w:tcMar>
              <w:top w:w="40" w:type="dxa"/>
              <w:left w:w="60" w:type="dxa"/>
              <w:bottom w:w="40" w:type="dxa"/>
              <w:right w:w="60" w:type="dxa"/>
            </w:tcMar>
          </w:tcPr>
          <w:p w14:paraId="0797992D" w14:textId="77777777" w:rsidR="00D0222F" w:rsidRDefault="00D0222F" w:rsidP="00C10B00">
            <w:pPr>
              <w:pStyle w:val="tabeltekst"/>
            </w:pPr>
            <w:r>
              <w:t>Code enumeratiewaarde</w:t>
            </w:r>
          </w:p>
        </w:tc>
        <w:tc>
          <w:tcPr>
            <w:tcW w:w="2410" w:type="dxa"/>
            <w:tcMar>
              <w:top w:w="40" w:type="dxa"/>
              <w:left w:w="60" w:type="dxa"/>
              <w:bottom w:w="40" w:type="dxa"/>
              <w:right w:w="60" w:type="dxa"/>
            </w:tcMar>
          </w:tcPr>
          <w:p w14:paraId="5DDC1B34" w14:textId="77777777" w:rsidR="00D0222F" w:rsidRPr="00087DAF" w:rsidRDefault="00D0222F" w:rsidP="00C10B00">
            <w:pPr>
              <w:pStyle w:val="tabeltekst"/>
              <w:rPr>
                <w:rFonts w:eastAsiaTheme="minorEastAsia"/>
              </w:rPr>
            </w:pPr>
          </w:p>
        </w:tc>
        <w:tc>
          <w:tcPr>
            <w:tcW w:w="2268" w:type="dxa"/>
          </w:tcPr>
          <w:p w14:paraId="600C7B25" w14:textId="77777777" w:rsidR="00D0222F" w:rsidDel="00B9339A" w:rsidRDefault="00D0222F" w:rsidP="00C10B00">
            <w:pPr>
              <w:pStyle w:val="tabeltekst"/>
            </w:pPr>
          </w:p>
        </w:tc>
        <w:tc>
          <w:tcPr>
            <w:tcW w:w="2056" w:type="dxa"/>
          </w:tcPr>
          <w:p w14:paraId="59DD31CD" w14:textId="77777777" w:rsidR="00D0222F" w:rsidRDefault="00D0222F" w:rsidP="00C10B00">
            <w:pPr>
              <w:pStyle w:val="tabeltekst"/>
            </w:pPr>
          </w:p>
        </w:tc>
      </w:tr>
      <w:tr w:rsidR="00D0222F" w:rsidRPr="003E27D9" w14:paraId="12BB9CE9" w14:textId="77777777" w:rsidTr="005D1812">
        <w:trPr>
          <w:cantSplit/>
        </w:trPr>
        <w:tc>
          <w:tcPr>
            <w:tcW w:w="2470" w:type="dxa"/>
            <w:tcMar>
              <w:top w:w="40" w:type="dxa"/>
              <w:left w:w="60" w:type="dxa"/>
              <w:bottom w:w="40" w:type="dxa"/>
              <w:right w:w="60" w:type="dxa"/>
            </w:tcMar>
          </w:tcPr>
          <w:p w14:paraId="7A2250E5" w14:textId="0EBA21A8" w:rsidR="00D0222F" w:rsidRDefault="00D0222F" w:rsidP="00B20BA1">
            <w:pPr>
              <w:pStyle w:val="tabeltekst"/>
            </w:pPr>
            <w:r>
              <w:t>Naam enumeratiewaarde</w:t>
            </w:r>
          </w:p>
        </w:tc>
        <w:tc>
          <w:tcPr>
            <w:tcW w:w="2410" w:type="dxa"/>
            <w:tcMar>
              <w:top w:w="40" w:type="dxa"/>
              <w:left w:w="60" w:type="dxa"/>
              <w:bottom w:w="40" w:type="dxa"/>
              <w:right w:w="60" w:type="dxa"/>
            </w:tcMar>
          </w:tcPr>
          <w:p w14:paraId="11864CDE" w14:textId="77777777" w:rsidR="00D0222F" w:rsidRPr="009528EA" w:rsidRDefault="00D0222F" w:rsidP="00C10B00">
            <w:pPr>
              <w:pStyle w:val="tabeltekst"/>
              <w:rPr>
                <w:rFonts w:eastAsiaTheme="minorEastAsia"/>
              </w:rPr>
            </w:pPr>
          </w:p>
        </w:tc>
        <w:tc>
          <w:tcPr>
            <w:tcW w:w="2268" w:type="dxa"/>
          </w:tcPr>
          <w:p w14:paraId="683F94DF" w14:textId="77777777" w:rsidR="00D0222F" w:rsidDel="00B9339A" w:rsidRDefault="00D0222F" w:rsidP="00C10B00">
            <w:pPr>
              <w:pStyle w:val="tabeltekst"/>
            </w:pPr>
          </w:p>
        </w:tc>
        <w:tc>
          <w:tcPr>
            <w:tcW w:w="2056" w:type="dxa"/>
          </w:tcPr>
          <w:p w14:paraId="6A3F2000" w14:textId="77777777" w:rsidR="00D0222F" w:rsidRDefault="00D0222F" w:rsidP="00C10B00">
            <w:pPr>
              <w:pStyle w:val="tabeltekst"/>
            </w:pPr>
          </w:p>
        </w:tc>
      </w:tr>
    </w:tbl>
    <w:p w14:paraId="0D99D462" w14:textId="77777777" w:rsidR="004E2374" w:rsidRPr="005D1812" w:rsidRDefault="004E2374" w:rsidP="00C317F7">
      <w:pPr>
        <w:rPr>
          <w:lang w:eastAsia="en-US"/>
        </w:rPr>
      </w:pPr>
    </w:p>
    <w:sectPr w:rsidR="004E2374" w:rsidRPr="005D1812" w:rsidSect="00887A45">
      <w:headerReference w:type="default" r:id="rId39"/>
      <w:footerReference w:type="default" r:id="rId40"/>
      <w:headerReference w:type="first" r:id="rId41"/>
      <w:footerReference w:type="first" r:id="rId42"/>
      <w:type w:val="continuous"/>
      <w:pgSz w:w="11900" w:h="16840" w:code="9"/>
      <w:pgMar w:top="1440" w:right="1077" w:bottom="1440" w:left="1077" w:header="709" w:footer="709" w:gutter="0"/>
      <w:cols w:space="708"/>
      <w:titlePg/>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5D83A" w14:textId="77777777" w:rsidR="00CA37FA" w:rsidRDefault="00CA37FA" w:rsidP="00A14B69">
      <w:r>
        <w:separator/>
      </w:r>
    </w:p>
  </w:endnote>
  <w:endnote w:type="continuationSeparator" w:id="0">
    <w:p w14:paraId="788AB5BA" w14:textId="77777777" w:rsidR="00CA37FA" w:rsidRDefault="00CA37FA" w:rsidP="00A14B69">
      <w:r>
        <w:continuationSeparator/>
      </w:r>
    </w:p>
  </w:endnote>
  <w:endnote w:type="continuationNotice" w:id="1">
    <w:p w14:paraId="1E8A6194" w14:textId="77777777" w:rsidR="00CA37FA" w:rsidRDefault="00CA37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412662"/>
      <w:docPartObj>
        <w:docPartGallery w:val="Page Numbers (Bottom of Page)"/>
        <w:docPartUnique/>
      </w:docPartObj>
    </w:sdtPr>
    <w:sdtEndPr/>
    <w:sdtContent>
      <w:p w14:paraId="3F04490D" w14:textId="3D3AD0EA" w:rsidR="00CA37FA" w:rsidRDefault="00CA37FA">
        <w:pPr>
          <w:pStyle w:val="Voettekst"/>
          <w:jc w:val="right"/>
        </w:pPr>
        <w:r>
          <w:fldChar w:fldCharType="begin"/>
        </w:r>
        <w:r>
          <w:instrText>PAGE   \* MERGEFORMAT</w:instrText>
        </w:r>
        <w:r>
          <w:fldChar w:fldCharType="separate"/>
        </w:r>
        <w:r w:rsidR="006A4686">
          <w:rPr>
            <w:noProof/>
          </w:rPr>
          <w:t>23</w:t>
        </w:r>
        <w:r>
          <w:fldChar w:fldCharType="end"/>
        </w:r>
      </w:p>
    </w:sdtContent>
  </w:sdt>
  <w:p w14:paraId="4865208A" w14:textId="6EAC40C2" w:rsidR="00CA37FA" w:rsidRDefault="00CA37FA" w:rsidP="006C0403">
    <w:pPr>
      <w:pStyle w:val="Voettekst"/>
      <w:tabs>
        <w:tab w:val="clear" w:pos="4153"/>
        <w:tab w:val="clear" w:pos="8306"/>
        <w:tab w:val="center" w:pos="4820"/>
        <w:tab w:val="right" w:pos="974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A76" w14:textId="37826CE9" w:rsidR="00CA37FA" w:rsidRDefault="00CA37FA">
    <w:pPr>
      <w:pStyle w:val="Voettekst"/>
      <w:jc w:val="center"/>
    </w:pPr>
  </w:p>
  <w:p w14:paraId="2C929BE1" w14:textId="77777777" w:rsidR="00CA37FA" w:rsidRDefault="00CA37F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D0D59" w14:textId="77777777" w:rsidR="00CA37FA" w:rsidRPr="00F6587D" w:rsidRDefault="00CA37FA" w:rsidP="00A14B69">
      <w:pPr>
        <w:rPr>
          <w:color w:val="D10074"/>
        </w:rPr>
      </w:pPr>
      <w:r>
        <w:separator/>
      </w:r>
    </w:p>
  </w:footnote>
  <w:footnote w:type="continuationSeparator" w:id="0">
    <w:p w14:paraId="71C8459A" w14:textId="77777777" w:rsidR="00CA37FA" w:rsidRDefault="00CA37FA" w:rsidP="00A14B69">
      <w:r>
        <w:continuationSeparator/>
      </w:r>
    </w:p>
  </w:footnote>
  <w:footnote w:type="continuationNotice" w:id="1">
    <w:p w14:paraId="7B4717BA" w14:textId="77777777" w:rsidR="00CA37FA" w:rsidRDefault="00CA37FA">
      <w:pPr>
        <w:spacing w:line="240" w:lineRule="auto"/>
      </w:pPr>
    </w:p>
  </w:footnote>
  <w:footnote w:id="2">
    <w:p w14:paraId="6E5666C3" w14:textId="77777777" w:rsidR="00CA37FA" w:rsidRDefault="00CA37FA" w:rsidP="00F81D8E">
      <w:pPr>
        <w:pStyle w:val="Voetnoottekst"/>
      </w:pPr>
      <w:r>
        <w:rPr>
          <w:rStyle w:val="Voetnootmarkering"/>
        </w:rPr>
        <w:footnoteRef/>
      </w:r>
      <w:r>
        <w:t xml:space="preserve"> </w:t>
      </w:r>
      <w:r w:rsidRPr="0090741F">
        <w:rPr>
          <w:sz w:val="14"/>
        </w:rPr>
        <w:t xml:space="preserve">De opname in een registratie kent vaak een inwinningsproces, om </w:t>
      </w:r>
      <w:r>
        <w:rPr>
          <w:sz w:val="14"/>
        </w:rPr>
        <w:t>gegevenswaarden over de feitelijke dingen</w:t>
      </w:r>
      <w:r w:rsidRPr="0090741F">
        <w:rPr>
          <w:sz w:val="14"/>
        </w:rPr>
        <w:t xml:space="preserve"> </w:t>
      </w:r>
      <w:r>
        <w:rPr>
          <w:sz w:val="14"/>
        </w:rPr>
        <w:t>i</w:t>
      </w:r>
      <w:r w:rsidRPr="0090741F">
        <w:rPr>
          <w:sz w:val="14"/>
        </w:rPr>
        <w:t xml:space="preserve">n de werkelijkheid </w:t>
      </w:r>
      <w:r>
        <w:rPr>
          <w:sz w:val="14"/>
        </w:rPr>
        <w:t>conform</w:t>
      </w:r>
      <w:r w:rsidRPr="0090741F">
        <w:rPr>
          <w:sz w:val="14"/>
        </w:rPr>
        <w:t xml:space="preserve"> het informatiemodel </w:t>
      </w:r>
      <w:r>
        <w:rPr>
          <w:sz w:val="14"/>
        </w:rPr>
        <w:t>i</w:t>
      </w:r>
      <w:r w:rsidRPr="0090741F">
        <w:rPr>
          <w:sz w:val="14"/>
        </w:rPr>
        <w:t xml:space="preserve">n de registratie </w:t>
      </w:r>
      <w:r>
        <w:rPr>
          <w:sz w:val="14"/>
        </w:rPr>
        <w:t xml:space="preserve">op </w:t>
      </w:r>
      <w:r w:rsidRPr="0090741F">
        <w:rPr>
          <w:sz w:val="14"/>
        </w:rPr>
        <w:t xml:space="preserve">te </w:t>
      </w:r>
      <w:r>
        <w:rPr>
          <w:sz w:val="14"/>
        </w:rPr>
        <w:t>nem</w:t>
      </w:r>
      <w:r w:rsidRPr="0090741F">
        <w:rPr>
          <w:sz w:val="14"/>
        </w:rPr>
        <w:t>en. Dit is een belangrijk proces, maar valt buiten scope van het informatiemodel.</w:t>
      </w:r>
      <w:r>
        <w:rPr>
          <w:sz w:val="14"/>
        </w:rPr>
        <w:t xml:space="preserve"> </w:t>
      </w:r>
    </w:p>
  </w:footnote>
  <w:footnote w:id="3">
    <w:p w14:paraId="03B13C7C" w14:textId="77777777" w:rsidR="00CA37FA" w:rsidRPr="00293CA6" w:rsidRDefault="00CA37FA" w:rsidP="00F81D8E">
      <w:pPr>
        <w:pStyle w:val="Voetnoottekst"/>
      </w:pPr>
      <w:r>
        <w:rPr>
          <w:rStyle w:val="Voetnootmarkering"/>
        </w:rPr>
        <w:footnoteRef/>
      </w:r>
      <w:r w:rsidRPr="00293CA6">
        <w:t xml:space="preserve"> Ontleend aan: Model Driven Architecture (MDA) Guide; Object Management Group, rev. 2.0, 1-6-2014</w:t>
      </w:r>
    </w:p>
  </w:footnote>
  <w:footnote w:id="4">
    <w:p w14:paraId="593BB521" w14:textId="408BEFFB" w:rsidR="00CA37FA" w:rsidRDefault="00CA37FA">
      <w:pPr>
        <w:pStyle w:val="Voetnoottekst"/>
      </w:pPr>
      <w:r>
        <w:rPr>
          <w:rStyle w:val="Voetnootmarkering"/>
        </w:rPr>
        <w:footnoteRef/>
      </w:r>
      <w:r>
        <w:t xml:space="preserve"> In versies voor UML 2.5 heette deze nog UML-attribute. </w:t>
      </w:r>
    </w:p>
  </w:footnote>
  <w:footnote w:id="5">
    <w:p w14:paraId="72159B37" w14:textId="77777777" w:rsidR="00CA37FA" w:rsidRDefault="00CA37FA" w:rsidP="00CC2597">
      <w:pPr>
        <w:pStyle w:val="Voetnoottekst"/>
      </w:pPr>
      <w:r>
        <w:rPr>
          <w:rStyle w:val="Voetnootmarkering"/>
        </w:rPr>
        <w:footnoteRef/>
      </w:r>
      <w:r>
        <w:t xml:space="preserve"> In versies voor UML 2.5 werd de rol nog op UML-associationEnd gedefinieerd. </w:t>
      </w:r>
    </w:p>
  </w:footnote>
  <w:footnote w:id="6">
    <w:p w14:paraId="32228354" w14:textId="77777777" w:rsidR="00CA37FA" w:rsidRDefault="00CA37FA" w:rsidP="0092185D">
      <w:pPr>
        <w:pStyle w:val="Voetnoottekst"/>
      </w:pPr>
      <w:r>
        <w:rPr>
          <w:rStyle w:val="Voetnootmarkering"/>
        </w:rPr>
        <w:footnoteRef/>
      </w:r>
      <w:r>
        <w:t xml:space="preserve"> </w:t>
      </w:r>
      <w:r w:rsidRPr="00211AB1">
        <w:t>Opmerking:</w:t>
      </w:r>
      <w:r w:rsidRPr="00F022A9">
        <w:rPr>
          <w:i/>
        </w:rPr>
        <w:t xml:space="preserve"> w</w:t>
      </w:r>
      <w:r w:rsidRPr="00D934F4">
        <w:t xml:space="preserve">anneer </w:t>
      </w:r>
      <w:r w:rsidRPr="005D7C0A">
        <w:t xml:space="preserve">het datatype Postcode </w:t>
      </w:r>
      <w:r>
        <w:t xml:space="preserve">landelijk </w:t>
      </w:r>
      <w:r w:rsidRPr="005D7C0A">
        <w:t xml:space="preserve">zodanig beschikbaar is gemaakt </w:t>
      </w:r>
      <w:r>
        <w:t>zo</w:t>
      </w:r>
      <w:r w:rsidRPr="005D7C0A">
        <w:t>dat hier gebruik van gemaakt kan worden in het model, dan hoeft Postcode niet</w:t>
      </w:r>
      <w:r>
        <w:t xml:space="preserve"> meer</w:t>
      </w:r>
      <w:r w:rsidRPr="005D7C0A">
        <w:t xml:space="preserve"> in het eigen model opgenomen te worden.</w:t>
      </w:r>
    </w:p>
  </w:footnote>
  <w:footnote w:id="7">
    <w:p w14:paraId="5DD46717" w14:textId="63794721" w:rsidR="00CA37FA" w:rsidRDefault="00CA37FA">
      <w:pPr>
        <w:pStyle w:val="Voetnoottekst"/>
      </w:pPr>
      <w:r>
        <w:rPr>
          <w:rStyle w:val="Voetnootmarkering"/>
        </w:rPr>
        <w:footnoteRef/>
      </w:r>
      <w:r>
        <w:t xml:space="preserve"> In UML 2.5 heeft een target role een UML-Property waarop </w:t>
      </w:r>
      <w:r w:rsidRPr="009D339C">
        <w:rPr>
          <w:b/>
        </w:rPr>
        <w:t>isID</w:t>
      </w:r>
      <w:r>
        <w:t xml:space="preserve"> kan worden gespecificeerd. In Enterprise Architect nog niet. Daarom wordt er tijdelijk gewerkt met dit stereotype. Op termijn komt deze te vervallen.</w:t>
      </w:r>
    </w:p>
  </w:footnote>
  <w:footnote w:id="8">
    <w:p w14:paraId="238990B0" w14:textId="77777777" w:rsidR="00CA37FA" w:rsidRDefault="00CA37FA" w:rsidP="00B35EEF">
      <w:pPr>
        <w:pStyle w:val="Voettekst"/>
      </w:pPr>
      <w:r>
        <w:rPr>
          <w:rStyle w:val="Voetnootmarkering"/>
        </w:rPr>
        <w:footnoteRef/>
      </w:r>
      <w:r>
        <w:t xml:space="preserve"> In deze kolom is opgenomen hoe het element in UML2.5 is benoemd. Het betreft veelal overerving van een gegeven van een UML metaclass die niet in dit document is benoemd.</w:t>
      </w:r>
    </w:p>
  </w:footnote>
  <w:footnote w:id="9">
    <w:p w14:paraId="6F808820" w14:textId="77777777" w:rsidR="00CA37FA" w:rsidRPr="00BA4CD4" w:rsidRDefault="00CA37FA" w:rsidP="00B35EEF">
      <w:pPr>
        <w:pStyle w:val="Voetnoottekst"/>
      </w:pPr>
      <w:r>
        <w:rPr>
          <w:rStyle w:val="Voetnootmarkering"/>
        </w:rPr>
        <w:footnoteRef/>
      </w:r>
      <w:r>
        <w:t xml:space="preserve"> </w:t>
      </w:r>
      <w:r w:rsidRPr="002B7588">
        <w:rPr>
          <w:i/>
        </w:rPr>
        <w:t xml:space="preserve">Aspect met aanduiding </w:t>
      </w:r>
      <w:r w:rsidRPr="005F1EDB">
        <w:rPr>
          <w:rStyle w:val="Voetnootmarkering"/>
          <w:rFonts w:ascii="Brush Script MT" w:eastAsia="Batang" w:hAnsi="Brush Script MT" w:hint="eastAsia"/>
          <w:b/>
          <w:i/>
          <w:sz w:val="20"/>
          <w:szCs w:val="16"/>
        </w:rPr>
        <w:t>√</w:t>
      </w:r>
      <w:r w:rsidRPr="002B7588">
        <w:rPr>
          <w:rFonts w:ascii="Brush Script MT" w:eastAsia="Batang" w:hAnsi="Brush Script MT"/>
          <w:b/>
          <w:i/>
          <w:szCs w:val="16"/>
        </w:rPr>
        <w:t xml:space="preserve">  </w:t>
      </w:r>
      <w:r w:rsidRPr="002B7588">
        <w:rPr>
          <w:rFonts w:eastAsia="Batang"/>
          <w:i/>
          <w:szCs w:val="16"/>
        </w:rPr>
        <w:t>is conform stelselafspraken</w:t>
      </w:r>
      <w:r>
        <w:rPr>
          <w:rFonts w:eastAsia="Batang"/>
          <w:i/>
          <w:szCs w:val="16"/>
        </w:rPr>
        <w:t xml:space="preserve"> voor basisregistraties</w:t>
      </w:r>
      <w:r w:rsidRPr="002B7588">
        <w:rPr>
          <w:rFonts w:eastAsia="Batang"/>
          <w:i/>
          <w:szCs w:val="16"/>
        </w:rPr>
        <w:t>.</w:t>
      </w:r>
      <w:r>
        <w:rPr>
          <w:rFonts w:eastAsia="Batang"/>
          <w:i/>
          <w:szCs w:val="16"/>
        </w:rPr>
        <w:t xml:space="preserve"> Een * is conform de stelselcatalogus. Die ook de paragraaf in H3 hierover. </w:t>
      </w:r>
    </w:p>
  </w:footnote>
  <w:footnote w:id="10">
    <w:p w14:paraId="30F32BD0" w14:textId="77777777" w:rsidR="00CA37FA" w:rsidRPr="00F32070" w:rsidRDefault="00CA37FA" w:rsidP="00B35EEF">
      <w:pPr>
        <w:pStyle w:val="Voetnoottekst"/>
        <w:rPr>
          <w:i/>
        </w:rPr>
      </w:pPr>
      <w:r w:rsidRPr="00454D79">
        <w:rPr>
          <w:rStyle w:val="Voetnootmarkering"/>
        </w:rPr>
        <w:footnoteRef/>
      </w:r>
      <w:r w:rsidRPr="00454D79">
        <w:t xml:space="preserve"> </w:t>
      </w:r>
      <w:r w:rsidRPr="00454D79">
        <w:rPr>
          <w:i/>
        </w:rPr>
        <w:t>Rode tekst in de kolom ‘In EA’ betreft een standaard element binnen Sparx EA. Zwarte tekst in de kolom ‘in EA’ betreft uitbreiding op UML Metamodel, via tagged values of aanvullende stereotypes.</w:t>
      </w:r>
    </w:p>
  </w:footnote>
  <w:footnote w:id="11">
    <w:p w14:paraId="7BE48B86" w14:textId="77777777" w:rsidR="00CA37FA" w:rsidRPr="00EF3812" w:rsidRDefault="00CA37FA" w:rsidP="00B35EEF">
      <w:pPr>
        <w:pStyle w:val="Voetnoottekst"/>
        <w:rPr>
          <w:i/>
        </w:rPr>
      </w:pPr>
      <w:r>
        <w:rPr>
          <w:rStyle w:val="Voetnootmarkering"/>
        </w:rPr>
        <w:footnoteRef/>
      </w:r>
      <w:r>
        <w:t xml:space="preserve"> </w:t>
      </w:r>
      <w:r w:rsidRPr="00EF3812">
        <w:rPr>
          <w:rFonts w:eastAsia="Batang"/>
          <w:i/>
        </w:rPr>
        <w:t xml:space="preserve">In </w:t>
      </w:r>
      <w:r>
        <w:rPr>
          <w:rFonts w:eastAsia="Batang"/>
          <w:i/>
        </w:rPr>
        <w:t>(</w:t>
      </w:r>
      <w:r w:rsidRPr="00EF3812">
        <w:rPr>
          <w:rFonts w:eastAsia="Batang"/>
          <w:i/>
        </w:rPr>
        <w:t>basis</w:t>
      </w:r>
      <w:r>
        <w:rPr>
          <w:rFonts w:eastAsia="Batang"/>
          <w:i/>
        </w:rPr>
        <w:t xml:space="preserve">) </w:t>
      </w:r>
      <w:r w:rsidRPr="00EF3812">
        <w:rPr>
          <w:rFonts w:eastAsia="Batang"/>
          <w:i/>
        </w:rPr>
        <w:t>registraties</w:t>
      </w:r>
      <w:r>
        <w:rPr>
          <w:rFonts w:eastAsia="Batang"/>
          <w:i/>
        </w:rPr>
        <w:t xml:space="preserve"> is </w:t>
      </w:r>
      <w:r w:rsidRPr="00EF3812">
        <w:rPr>
          <w:rFonts w:eastAsia="Batang"/>
          <w:i/>
        </w:rPr>
        <w:t xml:space="preserve">dit </w:t>
      </w:r>
      <w:r>
        <w:rPr>
          <w:rFonts w:eastAsia="Batang"/>
          <w:i/>
        </w:rPr>
        <w:t xml:space="preserve">meestal </w:t>
      </w:r>
      <w:r w:rsidRPr="00EF3812">
        <w:rPr>
          <w:rFonts w:eastAsia="Batang"/>
          <w:i/>
        </w:rPr>
        <w:t>gespecificeerd</w:t>
      </w:r>
      <w:r>
        <w:rPr>
          <w:rFonts w:eastAsia="Batang"/>
          <w:i/>
        </w:rPr>
        <w:t xml:space="preserve"> </w:t>
      </w:r>
      <w:r w:rsidRPr="00EF3812">
        <w:rPr>
          <w:rFonts w:eastAsia="Batang"/>
          <w:i/>
        </w:rPr>
        <w:t>in een catalogus</w:t>
      </w:r>
      <w:r>
        <w:rPr>
          <w:rFonts w:eastAsia="Batang"/>
          <w:i/>
        </w:rPr>
        <w:t xml:space="preserve"> van objecten en begrippen. Deze opmerking geldt voor elk metadata aspect naam van de andere modelelementen. Indien het modelelement niet voorkomt in een dergelijke catalogus is dan kiest u uiteraard een eigen naam.   </w:t>
      </w:r>
    </w:p>
  </w:footnote>
  <w:footnote w:id="12">
    <w:p w14:paraId="65218619" w14:textId="2CC40742" w:rsidR="00CA37FA" w:rsidRDefault="00CA37FA">
      <w:pPr>
        <w:pStyle w:val="Voetnoottekst"/>
      </w:pPr>
      <w:r>
        <w:rPr>
          <w:rStyle w:val="Voetnootmarkering"/>
        </w:rPr>
        <w:footnoteRef/>
      </w:r>
      <w:r>
        <w:t xml:space="preserve"> </w:t>
      </w:r>
      <w:r w:rsidRPr="008C61D3">
        <w:rPr>
          <w:rFonts w:eastAsia="Batang"/>
        </w:rPr>
        <w:t xml:space="preserve">Deze specificatie is toegevoegd t.o.v. de </w:t>
      </w:r>
      <w:r>
        <w:rPr>
          <w:rFonts w:eastAsia="Batang"/>
        </w:rPr>
        <w:t>registratie</w:t>
      </w:r>
      <w:r w:rsidRPr="008C61D3">
        <w:rPr>
          <w:rFonts w:eastAsia="Batang"/>
        </w:rPr>
        <w:t xml:space="preserve">catalogus aangezien het hier niet om een </w:t>
      </w:r>
      <w:r>
        <w:rPr>
          <w:rFonts w:eastAsia="Batang"/>
        </w:rPr>
        <w:t>registratie</w:t>
      </w:r>
      <w:r w:rsidRPr="008C61D3">
        <w:rPr>
          <w:rFonts w:eastAsia="Batang"/>
        </w:rPr>
        <w:t xml:space="preserve"> gaat maar wel duidelijk moet zijn in welke </w:t>
      </w:r>
      <w:r>
        <w:rPr>
          <w:rFonts w:eastAsia="Batang"/>
        </w:rPr>
        <w:t>registratie</w:t>
      </w:r>
      <w:r w:rsidRPr="008C61D3">
        <w:rPr>
          <w:rFonts w:eastAsia="Batang"/>
        </w:rPr>
        <w:t xml:space="preserve"> de (verwijzing naar de) lijst voorkomt (indien van toepassing).</w:t>
      </w:r>
    </w:p>
  </w:footnote>
  <w:footnote w:id="13">
    <w:p w14:paraId="288EF1D2" w14:textId="77777777" w:rsidR="00CA37FA" w:rsidRPr="00C0733A" w:rsidRDefault="00CA37FA" w:rsidP="00424DCD">
      <w:pPr>
        <w:pStyle w:val="Voetnoottekst"/>
      </w:pPr>
      <w:r w:rsidRPr="00C0733A">
        <w:rPr>
          <w:rStyle w:val="Voetnootmarkering"/>
        </w:rPr>
        <w:footnoteRef/>
      </w:r>
      <w:r w:rsidRPr="00C0733A">
        <w:t xml:space="preserve"> Element import w</w:t>
      </w:r>
      <w:r w:rsidRPr="00C0733A">
        <w:rPr>
          <w:rFonts w:eastAsia="Batang"/>
        </w:rPr>
        <w:t xml:space="preserve">ordt in UML ingezet voor het importeren van een NamedElement uit een ander package. In dit metamodel wordt de alias (nog) niet zo gebruikt. </w:t>
      </w:r>
    </w:p>
  </w:footnote>
  <w:footnote w:id="14">
    <w:p w14:paraId="7007A608" w14:textId="77777777" w:rsidR="00CA37FA" w:rsidRDefault="00CA37FA" w:rsidP="00B35EEF">
      <w:pPr>
        <w:pStyle w:val="Voetnoottekst"/>
      </w:pPr>
      <w:r>
        <w:rPr>
          <w:rStyle w:val="Voetnootmarkering"/>
        </w:rPr>
        <w:footnoteRef/>
      </w:r>
      <w:r>
        <w:t xml:space="preserve"> Voor toelichting, zie paragraaf </w:t>
      </w:r>
      <w:r>
        <w:fldChar w:fldCharType="begin"/>
      </w:r>
      <w:r>
        <w:instrText xml:space="preserve"> REF _Ref468809347 \w \h </w:instrText>
      </w:r>
      <w:r>
        <w:fldChar w:fldCharType="separate"/>
      </w:r>
      <w:r w:rsidR="00A90657">
        <w:t>3.11</w:t>
      </w:r>
      <w:r>
        <w:fldChar w:fldCharType="end"/>
      </w:r>
    </w:p>
  </w:footnote>
  <w:footnote w:id="15">
    <w:p w14:paraId="70797D0F" w14:textId="77777777" w:rsidR="00CA37FA" w:rsidRDefault="00CA37FA" w:rsidP="00B35EEF">
      <w:pPr>
        <w:pStyle w:val="Voetnoottekst"/>
      </w:pPr>
      <w:r>
        <w:rPr>
          <w:rStyle w:val="Voetnootmarkering"/>
        </w:rPr>
        <w:footnoteRef/>
      </w:r>
      <w:r>
        <w:t xml:space="preserve"> Geef bij overig in uw eigen informatiemodel aan wat u er onder verstaat. </w:t>
      </w:r>
    </w:p>
  </w:footnote>
  <w:footnote w:id="16">
    <w:p w14:paraId="077C3B91" w14:textId="77777777" w:rsidR="00CA37FA" w:rsidRDefault="00CA37FA" w:rsidP="007B4FA7">
      <w:pPr>
        <w:pStyle w:val="Voetnoottekst"/>
      </w:pPr>
    </w:p>
  </w:footnote>
  <w:footnote w:id="17">
    <w:p w14:paraId="4AC5362B" w14:textId="77777777" w:rsidR="00CA37FA" w:rsidRDefault="00CA37FA" w:rsidP="004D5C0A">
      <w:pPr>
        <w:pStyle w:val="Voetnoottekst"/>
      </w:pPr>
      <w:r>
        <w:rPr>
          <w:rStyle w:val="Voetnootmarkering"/>
        </w:rPr>
        <w:footnoteRef/>
      </w:r>
      <w:r>
        <w:t xml:space="preserve"> Hoewel het goed zou zijn om tot een standaard te komen in Nederland is KKG niet de plek hiervoor.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5DBFC" w14:textId="77777777" w:rsidR="00CA37FA" w:rsidRDefault="00CA37FA" w:rsidP="00090B4C">
    <w:pPr>
      <w:jc w:val="right"/>
    </w:pPr>
  </w:p>
  <w:p w14:paraId="386524E5" w14:textId="77777777" w:rsidR="00CA37FA" w:rsidRDefault="00CA37FA" w:rsidP="00090B4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53F9F" w14:textId="77777777" w:rsidR="00CA37FA" w:rsidRDefault="00CA37FA" w:rsidP="00233761"/>
  <w:p w14:paraId="65F69E03" w14:textId="77777777" w:rsidR="00CA37FA" w:rsidRDefault="00CA37FA" w:rsidP="00233761"/>
  <w:p w14:paraId="4118BE78" w14:textId="77777777" w:rsidR="00CA37FA" w:rsidRDefault="00CA37FA" w:rsidP="00233761"/>
  <w:p w14:paraId="6D4FD237" w14:textId="77777777" w:rsidR="00CA37FA" w:rsidRDefault="00CA37FA" w:rsidP="00233761"/>
  <w:p w14:paraId="2A4072E8" w14:textId="77777777" w:rsidR="00CA37FA" w:rsidRDefault="00CA37FA" w:rsidP="00233761"/>
  <w:p w14:paraId="0584E98E" w14:textId="77777777" w:rsidR="00CA37FA" w:rsidRDefault="00CA37FA" w:rsidP="00233761"/>
  <w:p w14:paraId="570093B3" w14:textId="77777777" w:rsidR="00CA37FA" w:rsidRDefault="00CA37FA" w:rsidP="00233761"/>
  <w:p w14:paraId="4C2F0CD3" w14:textId="3D01CE41" w:rsidR="00CA37FA" w:rsidRPr="008B4AB0" w:rsidRDefault="00CA37FA" w:rsidP="002337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413000F"/>
    <w:lvl w:ilvl="0">
      <w:start w:val="1"/>
      <w:numFmt w:val="decimal"/>
      <w:lvlText w:val="%1."/>
      <w:lvlJc w:val="left"/>
      <w:pPr>
        <w:ind w:left="360" w:hanging="360"/>
      </w:pPr>
      <w:rPr>
        <w:rFonts w:hint="default"/>
      </w:rPr>
    </w:lvl>
  </w:abstractNum>
  <w:abstractNum w:abstractNumId="1"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326F4"/>
    <w:multiLevelType w:val="hybridMultilevel"/>
    <w:tmpl w:val="4824F14E"/>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0003A"/>
    <w:multiLevelType w:val="multilevel"/>
    <w:tmpl w:val="8814D9CE"/>
    <w:lvl w:ilvl="0">
      <w:start w:val="1"/>
      <w:numFmt w:val="decimal"/>
      <w:pStyle w:val="Kop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61032F2"/>
    <w:multiLevelType w:val="multilevel"/>
    <w:tmpl w:val="982072EE"/>
    <w:name w:val="lijstnummering"/>
    <w:lvl w:ilvl="0">
      <w:start w:val="1"/>
      <w:numFmt w:val="decimal"/>
      <w:lvlText w:val="%1."/>
      <w:lvlJc w:val="left"/>
      <w:pPr>
        <w:ind w:left="360" w:hanging="360"/>
      </w:pPr>
      <w:rPr>
        <w:rFonts w:hint="default"/>
        <w:b/>
        <w:i w:val="0"/>
        <w:caps w:val="0"/>
        <w:strike w:val="0"/>
        <w:dstrike w:val="0"/>
        <w:vanish w:val="0"/>
        <w:color w:val="000000" w:themeColor="text1"/>
        <w:sz w:val="24"/>
        <w:szCs w:val="32"/>
        <w:vertAlign w:val="baseline"/>
      </w:rPr>
    </w:lvl>
    <w:lvl w:ilvl="1">
      <w:start w:val="1"/>
      <w:numFmt w:val="decimal"/>
      <w:lvlText w:val="1.%2."/>
      <w:lvlJc w:val="left"/>
      <w:pPr>
        <w:ind w:left="432" w:hanging="432"/>
      </w:pPr>
      <w:rPr>
        <w:rFonts w:hint="default"/>
        <w:b/>
        <w:i w:val="0"/>
        <w:caps w:val="0"/>
        <w:strike w:val="0"/>
        <w:dstrike w:val="0"/>
        <w:vanish w:val="0"/>
        <w:color w:val="000000" w:themeColor="text1"/>
        <w:sz w:val="22"/>
        <w:szCs w:val="24"/>
        <w:vertAlign w:val="baseline"/>
      </w:rPr>
    </w:lvl>
    <w:lvl w:ilvl="2">
      <w:start w:val="1"/>
      <w:numFmt w:val="decimal"/>
      <w:lvlText w:val="%1.%2.%3."/>
      <w:lvlJc w:val="left"/>
      <w:pPr>
        <w:ind w:left="1224" w:hanging="504"/>
      </w:pPr>
      <w:rPr>
        <w:rFonts w:hint="default"/>
        <w:b/>
        <w:i w:val="0"/>
        <w:caps w:val="0"/>
        <w:strike w:val="0"/>
        <w:dstrike w:val="0"/>
        <w:vanish w:val="0"/>
        <w:color w:val="000000" w:themeColor="text1"/>
        <w:sz w:val="18"/>
        <w:vertAlign w:val="baseline"/>
      </w:rPr>
    </w:lvl>
    <w:lvl w:ilvl="3">
      <w:start w:val="1"/>
      <w:numFmt w:val="decimal"/>
      <w:lvlText w:val="%1.%2.%3.%4."/>
      <w:lvlJc w:val="left"/>
      <w:pPr>
        <w:ind w:left="1728" w:hanging="648"/>
      </w:pPr>
      <w:rPr>
        <w:rFonts w:hint="default"/>
        <w:color w:val="000000" w:themeColor="text1"/>
      </w:rPr>
    </w:lvl>
    <w:lvl w:ilvl="4">
      <w:start w:val="1"/>
      <w:numFmt w:val="decimal"/>
      <w:lvlText w:val="%1.%2.%3.%4.%5."/>
      <w:lvlJc w:val="left"/>
      <w:pPr>
        <w:ind w:left="2232" w:hanging="792"/>
      </w:pPr>
      <w:rPr>
        <w:rFonts w:hint="default"/>
        <w:color w:val="000000" w:themeColor="text1"/>
      </w:rPr>
    </w:lvl>
    <w:lvl w:ilvl="5">
      <w:start w:val="1"/>
      <w:numFmt w:val="decimal"/>
      <w:lvlText w:val="%1.%2.%3.%4.%5.%6."/>
      <w:lvlJc w:val="left"/>
      <w:pPr>
        <w:ind w:left="2736" w:hanging="936"/>
      </w:pPr>
      <w:rPr>
        <w:rFonts w:hint="default"/>
        <w:color w:val="000000" w:themeColor="text1"/>
      </w:rPr>
    </w:lvl>
    <w:lvl w:ilvl="6">
      <w:start w:val="1"/>
      <w:numFmt w:val="decimal"/>
      <w:lvlText w:val="%1.%2.%3.%4.%5.%6.%7."/>
      <w:lvlJc w:val="left"/>
      <w:pPr>
        <w:ind w:left="3240" w:hanging="1080"/>
      </w:pPr>
      <w:rPr>
        <w:rFonts w:hint="default"/>
        <w:color w:val="000000" w:themeColor="text1"/>
      </w:rPr>
    </w:lvl>
    <w:lvl w:ilvl="7">
      <w:start w:val="1"/>
      <w:numFmt w:val="decimal"/>
      <w:lvlText w:val="%1.%2.%3.%4.%5.%6.%7.%8."/>
      <w:lvlJc w:val="left"/>
      <w:pPr>
        <w:ind w:left="3744" w:hanging="1224"/>
      </w:pPr>
      <w:rPr>
        <w:rFonts w:hint="default"/>
        <w:color w:val="000000" w:themeColor="text1"/>
      </w:rPr>
    </w:lvl>
    <w:lvl w:ilvl="8">
      <w:start w:val="1"/>
      <w:numFmt w:val="decimal"/>
      <w:lvlText w:val="%1.%2.%3.%4.%5.%6.%7.%8.%9."/>
      <w:lvlJc w:val="left"/>
      <w:pPr>
        <w:ind w:left="4320" w:hanging="1440"/>
      </w:pPr>
      <w:rPr>
        <w:rFonts w:hint="default"/>
        <w:color w:val="000000" w:themeColor="text1"/>
      </w:rPr>
    </w:lvl>
  </w:abstractNum>
  <w:abstractNum w:abstractNumId="5" w15:restartNumberingAfterBreak="0">
    <w:nsid w:val="0A5055A2"/>
    <w:multiLevelType w:val="hybridMultilevel"/>
    <w:tmpl w:val="C8C6C7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14777B3"/>
    <w:multiLevelType w:val="multilevel"/>
    <w:tmpl w:val="E6C2550E"/>
    <w:name w:val="lijstnummering32"/>
    <w:lvl w:ilvl="0">
      <w:start w:val="1"/>
      <w:numFmt w:val="decimal"/>
      <w:lvlText w:val="%1."/>
      <w:lvlJc w:val="left"/>
      <w:pPr>
        <w:ind w:left="720" w:hanging="360"/>
      </w:pPr>
    </w:lvl>
    <w:lvl w:ilvl="1">
      <w:start w:val="1"/>
      <w:numFmt w:val="decimal"/>
      <w:isLgl/>
      <w:lvlText w:val="%1.%2."/>
      <w:lvlJc w:val="left"/>
      <w:pPr>
        <w:ind w:left="1080" w:hanging="720"/>
      </w:pPr>
      <w:rPr>
        <w:rFonts w:hint="default"/>
        <w:color w:val="610E6A"/>
      </w:rPr>
    </w:lvl>
    <w:lvl w:ilvl="2">
      <w:start w:val="2"/>
      <w:numFmt w:val="decimal"/>
      <w:isLgl/>
      <w:lvlText w:val="%1.%2.%3."/>
      <w:lvlJc w:val="left"/>
      <w:pPr>
        <w:ind w:left="1080" w:hanging="720"/>
      </w:pPr>
      <w:rPr>
        <w:rFonts w:hint="default"/>
        <w:color w:val="002060"/>
      </w:rPr>
    </w:lvl>
    <w:lvl w:ilvl="3">
      <w:start w:val="1"/>
      <w:numFmt w:val="decimal"/>
      <w:isLgl/>
      <w:lvlText w:val="%1.%2.%3.%4."/>
      <w:lvlJc w:val="left"/>
      <w:pPr>
        <w:ind w:left="1440" w:hanging="1080"/>
      </w:pPr>
      <w:rPr>
        <w:rFonts w:hint="default"/>
        <w:color w:val="610E6A"/>
      </w:rPr>
    </w:lvl>
    <w:lvl w:ilvl="4">
      <w:start w:val="1"/>
      <w:numFmt w:val="decimal"/>
      <w:isLgl/>
      <w:lvlText w:val="%1.%2.%3.%4.%5."/>
      <w:lvlJc w:val="left"/>
      <w:pPr>
        <w:ind w:left="1800" w:hanging="1440"/>
      </w:pPr>
      <w:rPr>
        <w:rFonts w:hint="default"/>
        <w:color w:val="610E6A"/>
      </w:rPr>
    </w:lvl>
    <w:lvl w:ilvl="5">
      <w:start w:val="1"/>
      <w:numFmt w:val="decimal"/>
      <w:isLgl/>
      <w:lvlText w:val="%1.%2.%3.%4.%5.%6."/>
      <w:lvlJc w:val="left"/>
      <w:pPr>
        <w:ind w:left="1800" w:hanging="1440"/>
      </w:pPr>
      <w:rPr>
        <w:rFonts w:hint="default"/>
        <w:color w:val="610E6A"/>
      </w:rPr>
    </w:lvl>
    <w:lvl w:ilvl="6">
      <w:start w:val="1"/>
      <w:numFmt w:val="decimal"/>
      <w:isLgl/>
      <w:lvlText w:val="%1.%2.%3.%4.%5.%6.%7."/>
      <w:lvlJc w:val="left"/>
      <w:pPr>
        <w:ind w:left="2160" w:hanging="1800"/>
      </w:pPr>
      <w:rPr>
        <w:rFonts w:hint="default"/>
        <w:color w:val="610E6A"/>
      </w:rPr>
    </w:lvl>
    <w:lvl w:ilvl="7">
      <w:start w:val="1"/>
      <w:numFmt w:val="decimal"/>
      <w:isLgl/>
      <w:lvlText w:val="%1.%2.%3.%4.%5.%6.%7.%8."/>
      <w:lvlJc w:val="left"/>
      <w:pPr>
        <w:ind w:left="2160" w:hanging="1800"/>
      </w:pPr>
      <w:rPr>
        <w:rFonts w:hint="default"/>
        <w:color w:val="610E6A"/>
      </w:rPr>
    </w:lvl>
    <w:lvl w:ilvl="8">
      <w:start w:val="1"/>
      <w:numFmt w:val="decimal"/>
      <w:isLgl/>
      <w:lvlText w:val="%1.%2.%3.%4.%5.%6.%7.%8.%9."/>
      <w:lvlJc w:val="left"/>
      <w:pPr>
        <w:ind w:left="2520" w:hanging="2160"/>
      </w:pPr>
      <w:rPr>
        <w:rFonts w:hint="default"/>
        <w:color w:val="610E6A"/>
      </w:rPr>
    </w:lvl>
  </w:abstractNum>
  <w:abstractNum w:abstractNumId="7" w15:restartNumberingAfterBreak="0">
    <w:nsid w:val="15BA3A71"/>
    <w:multiLevelType w:val="hybridMultilevel"/>
    <w:tmpl w:val="3DD477B6"/>
    <w:lvl w:ilvl="0" w:tplc="C3286286">
      <w:start w:val="1"/>
      <w:numFmt w:val="decimal"/>
      <w:lvlText w:val="%1."/>
      <w:lvlJc w:val="left"/>
      <w:pPr>
        <w:ind w:left="720" w:hanging="360"/>
      </w:pPr>
      <w:rPr>
        <w:rFonts w:eastAsia="Batang"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6060DFB"/>
    <w:multiLevelType w:val="hybridMultilevel"/>
    <w:tmpl w:val="F2206A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79A219F"/>
    <w:multiLevelType w:val="hybridMultilevel"/>
    <w:tmpl w:val="7354EC46"/>
    <w:lvl w:ilvl="0" w:tplc="04130001">
      <w:start w:val="1"/>
      <w:numFmt w:val="bullet"/>
      <w:lvlText w:val=""/>
      <w:lvlJc w:val="left"/>
      <w:pPr>
        <w:ind w:left="379" w:hanging="360"/>
      </w:pPr>
      <w:rPr>
        <w:rFonts w:ascii="Symbol" w:hAnsi="Symbol" w:hint="default"/>
      </w:rPr>
    </w:lvl>
    <w:lvl w:ilvl="1" w:tplc="04130003" w:tentative="1">
      <w:start w:val="1"/>
      <w:numFmt w:val="bullet"/>
      <w:lvlText w:val="o"/>
      <w:lvlJc w:val="left"/>
      <w:pPr>
        <w:ind w:left="1099" w:hanging="360"/>
      </w:pPr>
      <w:rPr>
        <w:rFonts w:ascii="Courier New" w:hAnsi="Courier New" w:cs="Courier New" w:hint="default"/>
      </w:rPr>
    </w:lvl>
    <w:lvl w:ilvl="2" w:tplc="04130005" w:tentative="1">
      <w:start w:val="1"/>
      <w:numFmt w:val="bullet"/>
      <w:lvlText w:val=""/>
      <w:lvlJc w:val="left"/>
      <w:pPr>
        <w:ind w:left="1819" w:hanging="360"/>
      </w:pPr>
      <w:rPr>
        <w:rFonts w:ascii="Wingdings" w:hAnsi="Wingdings" w:hint="default"/>
      </w:rPr>
    </w:lvl>
    <w:lvl w:ilvl="3" w:tplc="04130001" w:tentative="1">
      <w:start w:val="1"/>
      <w:numFmt w:val="bullet"/>
      <w:lvlText w:val=""/>
      <w:lvlJc w:val="left"/>
      <w:pPr>
        <w:ind w:left="2539" w:hanging="360"/>
      </w:pPr>
      <w:rPr>
        <w:rFonts w:ascii="Symbol" w:hAnsi="Symbol" w:hint="default"/>
      </w:rPr>
    </w:lvl>
    <w:lvl w:ilvl="4" w:tplc="04130003" w:tentative="1">
      <w:start w:val="1"/>
      <w:numFmt w:val="bullet"/>
      <w:lvlText w:val="o"/>
      <w:lvlJc w:val="left"/>
      <w:pPr>
        <w:ind w:left="3259" w:hanging="360"/>
      </w:pPr>
      <w:rPr>
        <w:rFonts w:ascii="Courier New" w:hAnsi="Courier New" w:cs="Courier New" w:hint="default"/>
      </w:rPr>
    </w:lvl>
    <w:lvl w:ilvl="5" w:tplc="04130005" w:tentative="1">
      <w:start w:val="1"/>
      <w:numFmt w:val="bullet"/>
      <w:lvlText w:val=""/>
      <w:lvlJc w:val="left"/>
      <w:pPr>
        <w:ind w:left="3979" w:hanging="360"/>
      </w:pPr>
      <w:rPr>
        <w:rFonts w:ascii="Wingdings" w:hAnsi="Wingdings" w:hint="default"/>
      </w:rPr>
    </w:lvl>
    <w:lvl w:ilvl="6" w:tplc="04130001" w:tentative="1">
      <w:start w:val="1"/>
      <w:numFmt w:val="bullet"/>
      <w:lvlText w:val=""/>
      <w:lvlJc w:val="left"/>
      <w:pPr>
        <w:ind w:left="4699" w:hanging="360"/>
      </w:pPr>
      <w:rPr>
        <w:rFonts w:ascii="Symbol" w:hAnsi="Symbol" w:hint="default"/>
      </w:rPr>
    </w:lvl>
    <w:lvl w:ilvl="7" w:tplc="04130003" w:tentative="1">
      <w:start w:val="1"/>
      <w:numFmt w:val="bullet"/>
      <w:lvlText w:val="o"/>
      <w:lvlJc w:val="left"/>
      <w:pPr>
        <w:ind w:left="5419" w:hanging="360"/>
      </w:pPr>
      <w:rPr>
        <w:rFonts w:ascii="Courier New" w:hAnsi="Courier New" w:cs="Courier New" w:hint="default"/>
      </w:rPr>
    </w:lvl>
    <w:lvl w:ilvl="8" w:tplc="04130005" w:tentative="1">
      <w:start w:val="1"/>
      <w:numFmt w:val="bullet"/>
      <w:lvlText w:val=""/>
      <w:lvlJc w:val="left"/>
      <w:pPr>
        <w:ind w:left="6139" w:hanging="360"/>
      </w:pPr>
      <w:rPr>
        <w:rFonts w:ascii="Wingdings" w:hAnsi="Wingdings" w:hint="default"/>
      </w:rPr>
    </w:lvl>
  </w:abstractNum>
  <w:abstractNum w:abstractNumId="10" w15:restartNumberingAfterBreak="0">
    <w:nsid w:val="184C5FCA"/>
    <w:multiLevelType w:val="hybridMultilevel"/>
    <w:tmpl w:val="4F40E200"/>
    <w:lvl w:ilvl="0" w:tplc="088EA5A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1" w15:restartNumberingAfterBreak="0">
    <w:nsid w:val="1B647B99"/>
    <w:multiLevelType w:val="hybridMultilevel"/>
    <w:tmpl w:val="C65C344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1BD44D58"/>
    <w:multiLevelType w:val="multilevel"/>
    <w:tmpl w:val="19F08BA4"/>
    <w:name w:val="K-nummering22"/>
    <w:numStyleLink w:val="K-nummering"/>
  </w:abstractNum>
  <w:abstractNum w:abstractNumId="13" w15:restartNumberingAfterBreak="0">
    <w:nsid w:val="1C6F00D8"/>
    <w:multiLevelType w:val="multilevel"/>
    <w:tmpl w:val="19F08BA4"/>
    <w:styleLink w:val="K-nummering"/>
    <w:lvl w:ilvl="0">
      <w:start w:val="10"/>
      <w:numFmt w:val="decimal"/>
      <w:lvlText w:val="%1."/>
      <w:lvlJc w:val="left"/>
      <w:pPr>
        <w:ind w:left="397" w:hanging="397"/>
      </w:pPr>
      <w:rPr>
        <w:rFonts w:ascii="Verdana" w:hAnsi="Verdana"/>
        <w:sz w:val="18"/>
      </w:rPr>
    </w:lvl>
    <w:lvl w:ilvl="1">
      <w:start w:val="1"/>
      <w:numFmt w:val="decimal"/>
      <w:lvlText w:val="%1.%2."/>
      <w:lvlJc w:val="left"/>
      <w:pPr>
        <w:tabs>
          <w:tab w:val="num" w:pos="7371"/>
        </w:tabs>
        <w:ind w:left="1021" w:hanging="624"/>
      </w:pPr>
      <w:rPr>
        <w:rFonts w:hint="default"/>
      </w:rPr>
    </w:lvl>
    <w:lvl w:ilvl="2">
      <w:start w:val="1"/>
      <w:numFmt w:val="decimal"/>
      <w:lvlText w:val="%1.%2.%3."/>
      <w:lvlJc w:val="left"/>
      <w:pPr>
        <w:ind w:left="1814" w:hanging="793"/>
      </w:pPr>
      <w:rPr>
        <w:rFonts w:hint="default"/>
      </w:rPr>
    </w:lvl>
    <w:lvl w:ilvl="3">
      <w:start w:val="1"/>
      <w:numFmt w:val="decimal"/>
      <w:lvlText w:val="%1.%2.%3.%4."/>
      <w:lvlJc w:val="left"/>
      <w:pPr>
        <w:ind w:left="2608" w:hanging="794"/>
      </w:pPr>
      <w:rPr>
        <w:rFonts w:hint="default"/>
      </w:rPr>
    </w:lvl>
    <w:lvl w:ilvl="4">
      <w:start w:val="1"/>
      <w:numFmt w:val="decimal"/>
      <w:lvlText w:val="%1.%2.%3.%4.%5."/>
      <w:lvlJc w:val="left"/>
      <w:pPr>
        <w:tabs>
          <w:tab w:val="num" w:pos="2608"/>
        </w:tabs>
        <w:ind w:left="3402" w:hanging="79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A712BC"/>
    <w:multiLevelType w:val="hybridMultilevel"/>
    <w:tmpl w:val="55224FAC"/>
    <w:lvl w:ilvl="0" w:tplc="1E9CD210">
      <w:start w:val="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16E2C58"/>
    <w:multiLevelType w:val="hybridMultilevel"/>
    <w:tmpl w:val="B6FECB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2695F64"/>
    <w:multiLevelType w:val="hybridMultilevel"/>
    <w:tmpl w:val="A79A51AA"/>
    <w:lvl w:ilvl="0" w:tplc="AAFAB1BC">
      <w:start w:val="2"/>
      <w:numFmt w:val="bullet"/>
      <w:lvlText w:val="-"/>
      <w:lvlJc w:val="left"/>
      <w:pPr>
        <w:ind w:left="379"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4382402"/>
    <w:multiLevelType w:val="multilevel"/>
    <w:tmpl w:val="619877AC"/>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4E81F6A"/>
    <w:multiLevelType w:val="hybridMultilevel"/>
    <w:tmpl w:val="3364DCC8"/>
    <w:lvl w:ilvl="0" w:tplc="F92E019A">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5211620"/>
    <w:multiLevelType w:val="hybridMultilevel"/>
    <w:tmpl w:val="B5E6AE4E"/>
    <w:lvl w:ilvl="0" w:tplc="2E6ADE62">
      <w:start w:val="1"/>
      <w:numFmt w:val="decimal"/>
      <w:lvlText w:val="%1."/>
      <w:lvlJc w:val="left"/>
      <w:pPr>
        <w:ind w:left="744" w:hanging="360"/>
      </w:pPr>
      <w:rPr>
        <w:b w:val="0"/>
      </w:rPr>
    </w:lvl>
    <w:lvl w:ilvl="1" w:tplc="04130019" w:tentative="1">
      <w:start w:val="1"/>
      <w:numFmt w:val="lowerLetter"/>
      <w:lvlText w:val="%2."/>
      <w:lvlJc w:val="left"/>
      <w:pPr>
        <w:ind w:left="1464" w:hanging="360"/>
      </w:pPr>
    </w:lvl>
    <w:lvl w:ilvl="2" w:tplc="0413001B" w:tentative="1">
      <w:start w:val="1"/>
      <w:numFmt w:val="lowerRoman"/>
      <w:lvlText w:val="%3."/>
      <w:lvlJc w:val="right"/>
      <w:pPr>
        <w:ind w:left="2184" w:hanging="180"/>
      </w:pPr>
    </w:lvl>
    <w:lvl w:ilvl="3" w:tplc="0413000F" w:tentative="1">
      <w:start w:val="1"/>
      <w:numFmt w:val="decimal"/>
      <w:lvlText w:val="%4."/>
      <w:lvlJc w:val="left"/>
      <w:pPr>
        <w:ind w:left="2904" w:hanging="360"/>
      </w:pPr>
    </w:lvl>
    <w:lvl w:ilvl="4" w:tplc="04130019" w:tentative="1">
      <w:start w:val="1"/>
      <w:numFmt w:val="lowerLetter"/>
      <w:lvlText w:val="%5."/>
      <w:lvlJc w:val="left"/>
      <w:pPr>
        <w:ind w:left="3624" w:hanging="360"/>
      </w:pPr>
    </w:lvl>
    <w:lvl w:ilvl="5" w:tplc="0413001B" w:tentative="1">
      <w:start w:val="1"/>
      <w:numFmt w:val="lowerRoman"/>
      <w:lvlText w:val="%6."/>
      <w:lvlJc w:val="right"/>
      <w:pPr>
        <w:ind w:left="4344" w:hanging="180"/>
      </w:pPr>
    </w:lvl>
    <w:lvl w:ilvl="6" w:tplc="0413000F" w:tentative="1">
      <w:start w:val="1"/>
      <w:numFmt w:val="decimal"/>
      <w:lvlText w:val="%7."/>
      <w:lvlJc w:val="left"/>
      <w:pPr>
        <w:ind w:left="5064" w:hanging="360"/>
      </w:pPr>
    </w:lvl>
    <w:lvl w:ilvl="7" w:tplc="04130019" w:tentative="1">
      <w:start w:val="1"/>
      <w:numFmt w:val="lowerLetter"/>
      <w:lvlText w:val="%8."/>
      <w:lvlJc w:val="left"/>
      <w:pPr>
        <w:ind w:left="5784" w:hanging="360"/>
      </w:pPr>
    </w:lvl>
    <w:lvl w:ilvl="8" w:tplc="0413001B" w:tentative="1">
      <w:start w:val="1"/>
      <w:numFmt w:val="lowerRoman"/>
      <w:lvlText w:val="%9."/>
      <w:lvlJc w:val="right"/>
      <w:pPr>
        <w:ind w:left="6504" w:hanging="180"/>
      </w:pPr>
    </w:lvl>
  </w:abstractNum>
  <w:abstractNum w:abstractNumId="20" w15:restartNumberingAfterBreak="0">
    <w:nsid w:val="28197470"/>
    <w:multiLevelType w:val="multilevel"/>
    <w:tmpl w:val="6DB6438C"/>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28904801"/>
    <w:multiLevelType w:val="hybridMultilevel"/>
    <w:tmpl w:val="EE304FB8"/>
    <w:lvl w:ilvl="0" w:tplc="AAFAB1BC">
      <w:start w:val="2"/>
      <w:numFmt w:val="bullet"/>
      <w:lvlText w:val="-"/>
      <w:lvlJc w:val="left"/>
      <w:pPr>
        <w:ind w:left="379" w:hanging="360"/>
      </w:pPr>
      <w:rPr>
        <w:rFonts w:ascii="Arial" w:eastAsia="Arial" w:hAnsi="Arial" w:cs="Arial" w:hint="default"/>
      </w:rPr>
    </w:lvl>
    <w:lvl w:ilvl="1" w:tplc="04130003">
      <w:start w:val="1"/>
      <w:numFmt w:val="bullet"/>
      <w:lvlText w:val="o"/>
      <w:lvlJc w:val="left"/>
      <w:pPr>
        <w:ind w:left="1099" w:hanging="360"/>
      </w:pPr>
      <w:rPr>
        <w:rFonts w:ascii="Courier New" w:hAnsi="Courier New" w:cs="Courier New" w:hint="default"/>
      </w:rPr>
    </w:lvl>
    <w:lvl w:ilvl="2" w:tplc="04130005" w:tentative="1">
      <w:start w:val="1"/>
      <w:numFmt w:val="bullet"/>
      <w:lvlText w:val=""/>
      <w:lvlJc w:val="left"/>
      <w:pPr>
        <w:ind w:left="1819" w:hanging="360"/>
      </w:pPr>
      <w:rPr>
        <w:rFonts w:ascii="Wingdings" w:hAnsi="Wingdings" w:hint="default"/>
      </w:rPr>
    </w:lvl>
    <w:lvl w:ilvl="3" w:tplc="04130001" w:tentative="1">
      <w:start w:val="1"/>
      <w:numFmt w:val="bullet"/>
      <w:lvlText w:val=""/>
      <w:lvlJc w:val="left"/>
      <w:pPr>
        <w:ind w:left="2539" w:hanging="360"/>
      </w:pPr>
      <w:rPr>
        <w:rFonts w:ascii="Symbol" w:hAnsi="Symbol" w:hint="default"/>
      </w:rPr>
    </w:lvl>
    <w:lvl w:ilvl="4" w:tplc="04130003" w:tentative="1">
      <w:start w:val="1"/>
      <w:numFmt w:val="bullet"/>
      <w:lvlText w:val="o"/>
      <w:lvlJc w:val="left"/>
      <w:pPr>
        <w:ind w:left="3259" w:hanging="360"/>
      </w:pPr>
      <w:rPr>
        <w:rFonts w:ascii="Courier New" w:hAnsi="Courier New" w:cs="Courier New" w:hint="default"/>
      </w:rPr>
    </w:lvl>
    <w:lvl w:ilvl="5" w:tplc="04130005" w:tentative="1">
      <w:start w:val="1"/>
      <w:numFmt w:val="bullet"/>
      <w:lvlText w:val=""/>
      <w:lvlJc w:val="left"/>
      <w:pPr>
        <w:ind w:left="3979" w:hanging="360"/>
      </w:pPr>
      <w:rPr>
        <w:rFonts w:ascii="Wingdings" w:hAnsi="Wingdings" w:hint="default"/>
      </w:rPr>
    </w:lvl>
    <w:lvl w:ilvl="6" w:tplc="04130001" w:tentative="1">
      <w:start w:val="1"/>
      <w:numFmt w:val="bullet"/>
      <w:lvlText w:val=""/>
      <w:lvlJc w:val="left"/>
      <w:pPr>
        <w:ind w:left="4699" w:hanging="360"/>
      </w:pPr>
      <w:rPr>
        <w:rFonts w:ascii="Symbol" w:hAnsi="Symbol" w:hint="default"/>
      </w:rPr>
    </w:lvl>
    <w:lvl w:ilvl="7" w:tplc="04130003" w:tentative="1">
      <w:start w:val="1"/>
      <w:numFmt w:val="bullet"/>
      <w:lvlText w:val="o"/>
      <w:lvlJc w:val="left"/>
      <w:pPr>
        <w:ind w:left="5419" w:hanging="360"/>
      </w:pPr>
      <w:rPr>
        <w:rFonts w:ascii="Courier New" w:hAnsi="Courier New" w:cs="Courier New" w:hint="default"/>
      </w:rPr>
    </w:lvl>
    <w:lvl w:ilvl="8" w:tplc="04130005" w:tentative="1">
      <w:start w:val="1"/>
      <w:numFmt w:val="bullet"/>
      <w:lvlText w:val=""/>
      <w:lvlJc w:val="left"/>
      <w:pPr>
        <w:ind w:left="6139" w:hanging="360"/>
      </w:pPr>
      <w:rPr>
        <w:rFonts w:ascii="Wingdings" w:hAnsi="Wingdings" w:hint="default"/>
      </w:rPr>
    </w:lvl>
  </w:abstractNum>
  <w:abstractNum w:abstractNumId="22" w15:restartNumberingAfterBreak="0">
    <w:nsid w:val="2968304F"/>
    <w:multiLevelType w:val="hybridMultilevel"/>
    <w:tmpl w:val="EBF244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2A1362EF"/>
    <w:multiLevelType w:val="multilevel"/>
    <w:tmpl w:val="87844596"/>
    <w:styleLink w:val="Opmaakprofiel1"/>
    <w:lvl w:ilvl="0">
      <w:start w:val="1"/>
      <w:numFmt w:val="decimal"/>
      <w:lvlText w:val="%1"/>
      <w:lvlJc w:val="left"/>
      <w:pPr>
        <w:ind w:left="851" w:hanging="851"/>
      </w:pPr>
      <w:rPr>
        <w:rFonts w:hint="default"/>
        <w:b/>
        <w:i w:val="0"/>
        <w:color w:val="003359"/>
        <w:sz w:val="32"/>
        <w:szCs w:val="32"/>
      </w:rPr>
    </w:lvl>
    <w:lvl w:ilvl="1">
      <w:start w:val="1"/>
      <w:numFmt w:val="decimal"/>
      <w:lvlText w:val="%1.%2"/>
      <w:lvlJc w:val="left"/>
      <w:pPr>
        <w:tabs>
          <w:tab w:val="num" w:pos="851"/>
        </w:tabs>
        <w:ind w:left="851" w:hanging="851"/>
      </w:pPr>
      <w:rPr>
        <w:rFonts w:hint="default"/>
        <w:sz w:val="24"/>
        <w:szCs w:val="24"/>
      </w:rPr>
    </w:lvl>
    <w:lvl w:ilvl="2">
      <w:start w:val="1"/>
      <w:numFmt w:val="decimal"/>
      <w:lvlText w:val="%1.%2.%3."/>
      <w:lvlJc w:val="left"/>
      <w:pPr>
        <w:tabs>
          <w:tab w:val="num" w:pos="851"/>
        </w:tabs>
        <w:ind w:left="851" w:hanging="851"/>
      </w:pPr>
      <w:rPr>
        <w:rFonts w:hint="default"/>
      </w:rPr>
    </w:lvl>
    <w:lvl w:ilvl="3">
      <w:start w:val="1"/>
      <w:numFmt w:val="decimal"/>
      <w:lvlText w:val="%1.%2.%3.%4."/>
      <w:lvlJc w:val="left"/>
      <w:pPr>
        <w:ind w:left="624" w:hanging="624"/>
      </w:pPr>
      <w:rPr>
        <w:rFonts w:hint="default"/>
      </w:rPr>
    </w:lvl>
    <w:lvl w:ilvl="4">
      <w:start w:val="1"/>
      <w:numFmt w:val="decimal"/>
      <w:lvlText w:val="%1.%2.%3.%4.%5."/>
      <w:lvlJc w:val="left"/>
      <w:pPr>
        <w:ind w:left="624" w:hanging="624"/>
      </w:pPr>
      <w:rPr>
        <w:rFonts w:hint="default"/>
      </w:rPr>
    </w:lvl>
    <w:lvl w:ilvl="5">
      <w:start w:val="1"/>
      <w:numFmt w:val="decimal"/>
      <w:lvlText w:val="%1.%2.%3.%4.%5.%6."/>
      <w:lvlJc w:val="left"/>
      <w:pPr>
        <w:ind w:left="624" w:hanging="624"/>
      </w:pPr>
      <w:rPr>
        <w:rFonts w:hint="default"/>
      </w:rPr>
    </w:lvl>
    <w:lvl w:ilvl="6">
      <w:start w:val="1"/>
      <w:numFmt w:val="decimal"/>
      <w:lvlText w:val="%1.%2.%3.%4.%5.%6.%7."/>
      <w:lvlJc w:val="left"/>
      <w:pPr>
        <w:ind w:left="624" w:hanging="624"/>
      </w:pPr>
      <w:rPr>
        <w:rFonts w:hint="default"/>
      </w:rPr>
    </w:lvl>
    <w:lvl w:ilvl="7">
      <w:start w:val="1"/>
      <w:numFmt w:val="decimal"/>
      <w:lvlText w:val="%1.%2.%3.%4.%5.%6.%7.%8."/>
      <w:lvlJc w:val="left"/>
      <w:pPr>
        <w:ind w:left="624" w:hanging="624"/>
      </w:pPr>
      <w:rPr>
        <w:rFonts w:hint="default"/>
      </w:rPr>
    </w:lvl>
    <w:lvl w:ilvl="8">
      <w:start w:val="1"/>
      <w:numFmt w:val="decimal"/>
      <w:lvlText w:val="%1.%2.%3.%4.%5.%6.%7.%8.%9."/>
      <w:lvlJc w:val="left"/>
      <w:pPr>
        <w:ind w:left="624" w:hanging="624"/>
      </w:pPr>
      <w:rPr>
        <w:rFonts w:hint="default"/>
      </w:rPr>
    </w:lvl>
  </w:abstractNum>
  <w:abstractNum w:abstractNumId="24" w15:restartNumberingAfterBreak="0">
    <w:nsid w:val="2DF559CA"/>
    <w:multiLevelType w:val="hybridMultilevel"/>
    <w:tmpl w:val="86F85BD6"/>
    <w:lvl w:ilvl="0" w:tplc="BABAE53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F87017C"/>
    <w:multiLevelType w:val="multilevel"/>
    <w:tmpl w:val="5CE4F31C"/>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3E353DB"/>
    <w:multiLevelType w:val="hybridMultilevel"/>
    <w:tmpl w:val="5A22374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34C34E4D"/>
    <w:multiLevelType w:val="hybridMultilevel"/>
    <w:tmpl w:val="B860C0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34F2785A"/>
    <w:multiLevelType w:val="hybridMultilevel"/>
    <w:tmpl w:val="249A9870"/>
    <w:lvl w:ilvl="0" w:tplc="F92E019A">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B460AC"/>
    <w:multiLevelType w:val="hybridMultilevel"/>
    <w:tmpl w:val="F3328FC6"/>
    <w:lvl w:ilvl="0" w:tplc="088EA5A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0" w15:restartNumberingAfterBreak="0">
    <w:nsid w:val="37D63A0D"/>
    <w:multiLevelType w:val="multilevel"/>
    <w:tmpl w:val="7EC4C66C"/>
    <w:styleLink w:val="Stijl1"/>
    <w:lvl w:ilvl="0">
      <w:start w:val="1"/>
      <w:numFmt w:val="decimal"/>
      <w:lvlText w:val="%1"/>
      <w:lvlJc w:val="left"/>
      <w:pPr>
        <w:tabs>
          <w:tab w:val="num" w:pos="851"/>
        </w:tabs>
        <w:ind w:left="851" w:hanging="851"/>
      </w:pPr>
      <w:rPr>
        <w:rFonts w:ascii="Verdana" w:hAnsi="Verdana" w:hint="default"/>
        <w:b/>
        <w:i w:val="0"/>
        <w:caps w:val="0"/>
        <w:strike w:val="0"/>
        <w:dstrike w:val="0"/>
        <w:vanish w:val="0"/>
        <w:color w:val="003359"/>
        <w:sz w:val="24"/>
        <w:szCs w:val="32"/>
        <w:vertAlign w:val="baseline"/>
      </w:rPr>
    </w:lvl>
    <w:lvl w:ilvl="1">
      <w:start w:val="1"/>
      <w:numFmt w:val="none"/>
      <w:lvlText w:val="3.3"/>
      <w:lvlJc w:val="left"/>
      <w:pPr>
        <w:tabs>
          <w:tab w:val="num" w:pos="851"/>
        </w:tabs>
        <w:ind w:left="851" w:hanging="851"/>
      </w:pPr>
      <w:rPr>
        <w:rFonts w:ascii="Verdana" w:hAnsi="Verdana" w:hint="default"/>
        <w:b/>
        <w:i w:val="0"/>
        <w:caps w:val="0"/>
        <w:strike w:val="0"/>
        <w:dstrike w:val="0"/>
        <w:vanish w:val="0"/>
        <w:color w:val="003359"/>
        <w:sz w:val="22"/>
        <w:szCs w:val="24"/>
        <w:vertAlign w:val="baseline"/>
      </w:rPr>
    </w:lvl>
    <w:lvl w:ilvl="2">
      <w:start w:val="1"/>
      <w:numFmt w:val="none"/>
      <w:lvlText w:val="2.4.11"/>
      <w:lvlJc w:val="left"/>
      <w:pPr>
        <w:tabs>
          <w:tab w:val="num" w:pos="851"/>
        </w:tabs>
        <w:ind w:left="851" w:hanging="851"/>
      </w:pPr>
      <w:rPr>
        <w:rFonts w:ascii="Verdana" w:hAnsi="Verdana" w:hint="default"/>
        <w:b/>
        <w:i w:val="0"/>
        <w:caps w:val="0"/>
        <w:strike w:val="0"/>
        <w:dstrike w:val="0"/>
        <w:vanish w:val="0"/>
        <w:color w:val="003359"/>
        <w:sz w:val="18"/>
        <w:vertAlign w:val="baseline"/>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851"/>
        </w:tabs>
        <w:ind w:left="851" w:hanging="851"/>
      </w:pPr>
      <w:rPr>
        <w:rFonts w:hint="default"/>
      </w:rPr>
    </w:lvl>
    <w:lvl w:ilvl="6">
      <w:start w:val="1"/>
      <w:numFmt w:val="decimal"/>
      <w:lvlText w:val="%1.%2.%3.%4.%5.%6.%7."/>
      <w:lvlJc w:val="left"/>
      <w:pPr>
        <w:tabs>
          <w:tab w:val="num" w:pos="851"/>
        </w:tabs>
        <w:ind w:left="851" w:hanging="851"/>
      </w:pPr>
      <w:rPr>
        <w:rFonts w:hint="default"/>
      </w:rPr>
    </w:lvl>
    <w:lvl w:ilvl="7">
      <w:start w:val="1"/>
      <w:numFmt w:val="decimal"/>
      <w:lvlText w:val="%1.%2.%3.%4.%5.%6.%7.%8."/>
      <w:lvlJc w:val="left"/>
      <w:pPr>
        <w:tabs>
          <w:tab w:val="num" w:pos="851"/>
        </w:tabs>
        <w:ind w:left="851" w:hanging="851"/>
      </w:pPr>
      <w:rPr>
        <w:rFonts w:hint="default"/>
      </w:rPr>
    </w:lvl>
    <w:lvl w:ilvl="8">
      <w:start w:val="1"/>
      <w:numFmt w:val="decimal"/>
      <w:lvlText w:val="%1.%2.%3.%4.%5.%6.%7.%8.%9."/>
      <w:lvlJc w:val="left"/>
      <w:pPr>
        <w:tabs>
          <w:tab w:val="num" w:pos="851"/>
        </w:tabs>
        <w:ind w:left="851" w:hanging="851"/>
      </w:pPr>
      <w:rPr>
        <w:rFonts w:hint="default"/>
      </w:rPr>
    </w:lvl>
  </w:abstractNum>
  <w:abstractNum w:abstractNumId="31" w15:restartNumberingAfterBreak="0">
    <w:nsid w:val="38A601CC"/>
    <w:multiLevelType w:val="hybridMultilevel"/>
    <w:tmpl w:val="5C2ED434"/>
    <w:lvl w:ilvl="0" w:tplc="8C30A26C">
      <w:start w:val="13"/>
      <w:numFmt w:val="decimal"/>
      <w:lvlText w:val="%1"/>
      <w:lvlJc w:val="left"/>
      <w:pPr>
        <w:ind w:left="786" w:hanging="360"/>
      </w:pPr>
      <w:rPr>
        <w:rFonts w:hint="default"/>
        <w:b w:val="0"/>
      </w:rPr>
    </w:lvl>
    <w:lvl w:ilvl="1" w:tplc="04130019" w:tentative="1">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32" w15:restartNumberingAfterBreak="0">
    <w:nsid w:val="3CBC2E6B"/>
    <w:multiLevelType w:val="hybridMultilevel"/>
    <w:tmpl w:val="4746B3F4"/>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3D9D0380"/>
    <w:multiLevelType w:val="multilevel"/>
    <w:tmpl w:val="4A82F196"/>
    <w:name w:val="lijstnummering3"/>
    <w:lvl w:ilvl="0">
      <w:start w:val="1"/>
      <w:numFmt w:val="decimal"/>
      <w:lvlText w:val="%1.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F654683"/>
    <w:multiLevelType w:val="multilevel"/>
    <w:tmpl w:val="ED30F692"/>
    <w:name w:val="K-hoofdstuknummer"/>
    <w:lvl w:ilvl="0">
      <w:start w:val="1"/>
      <w:numFmt w:val="decimal"/>
      <w:lvlText w:val="%1."/>
      <w:lvlJc w:val="left"/>
      <w:pPr>
        <w:ind w:left="567" w:hanging="567"/>
      </w:pPr>
      <w:rPr>
        <w:rFonts w:hint="default"/>
        <w:b/>
        <w:i w:val="0"/>
        <w:color w:val="000000" w:themeColor="text1"/>
        <w:sz w:val="40"/>
      </w:rPr>
    </w:lvl>
    <w:lvl w:ilvl="1">
      <w:start w:val="1"/>
      <w:numFmt w:val="decimal"/>
      <w:lvlRestart w:val="0"/>
      <w:lvlText w:val="%1.%2."/>
      <w:lvlJc w:val="left"/>
      <w:pPr>
        <w:ind w:left="567" w:hanging="567"/>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7105EB"/>
    <w:multiLevelType w:val="multilevel"/>
    <w:tmpl w:val="70640714"/>
    <w:name w:val="lijstnummering"/>
    <w:lvl w:ilvl="0">
      <w:start w:val="2"/>
      <w:numFmt w:val="decimal"/>
      <w:lvlText w:val="%1"/>
      <w:lvlJc w:val="left"/>
      <w:pPr>
        <w:ind w:left="516" w:hanging="516"/>
      </w:pPr>
      <w:rPr>
        <w:rFonts w:hint="default"/>
        <w:color w:val="000000" w:themeColor="text1"/>
      </w:rPr>
    </w:lvl>
    <w:lvl w:ilvl="1">
      <w:start w:val="3"/>
      <w:numFmt w:val="decimal"/>
      <w:lvlText w:val="%1.%2"/>
      <w:lvlJc w:val="left"/>
      <w:pPr>
        <w:ind w:left="729" w:hanging="720"/>
      </w:pPr>
      <w:rPr>
        <w:rFonts w:hint="default"/>
        <w:color w:val="000000" w:themeColor="text1"/>
      </w:rPr>
    </w:lvl>
    <w:lvl w:ilvl="2">
      <w:start w:val="1"/>
      <w:numFmt w:val="decimal"/>
      <w:lvlText w:val="%1.%2.%3"/>
      <w:lvlJc w:val="left"/>
      <w:pPr>
        <w:ind w:left="738" w:hanging="720"/>
      </w:pPr>
      <w:rPr>
        <w:rFonts w:hint="default"/>
        <w:color w:val="000000" w:themeColor="text1"/>
      </w:rPr>
    </w:lvl>
    <w:lvl w:ilvl="3">
      <w:start w:val="1"/>
      <w:numFmt w:val="decimal"/>
      <w:lvlText w:val="%1.%2.%3.%4"/>
      <w:lvlJc w:val="left"/>
      <w:pPr>
        <w:ind w:left="1107" w:hanging="1080"/>
      </w:pPr>
      <w:rPr>
        <w:rFonts w:hint="default"/>
        <w:color w:val="000000" w:themeColor="text1"/>
      </w:rPr>
    </w:lvl>
    <w:lvl w:ilvl="4">
      <w:start w:val="1"/>
      <w:numFmt w:val="decimal"/>
      <w:lvlText w:val="%1.%2.%3.%4.%5"/>
      <w:lvlJc w:val="left"/>
      <w:pPr>
        <w:ind w:left="1116" w:hanging="1080"/>
      </w:pPr>
      <w:rPr>
        <w:rFonts w:hint="default"/>
        <w:color w:val="000000" w:themeColor="text1"/>
      </w:rPr>
    </w:lvl>
    <w:lvl w:ilvl="5">
      <w:start w:val="1"/>
      <w:numFmt w:val="decimal"/>
      <w:lvlText w:val="%1.%2.%3.%4.%5.%6"/>
      <w:lvlJc w:val="left"/>
      <w:pPr>
        <w:ind w:left="1485" w:hanging="1440"/>
      </w:pPr>
      <w:rPr>
        <w:rFonts w:hint="default"/>
        <w:color w:val="000000" w:themeColor="text1"/>
      </w:rPr>
    </w:lvl>
    <w:lvl w:ilvl="6">
      <w:start w:val="1"/>
      <w:numFmt w:val="decimal"/>
      <w:lvlText w:val="%1.%2.%3.%4.%5.%6.%7"/>
      <w:lvlJc w:val="left"/>
      <w:pPr>
        <w:ind w:left="1854" w:hanging="1800"/>
      </w:pPr>
      <w:rPr>
        <w:rFonts w:hint="default"/>
        <w:color w:val="000000" w:themeColor="text1"/>
      </w:rPr>
    </w:lvl>
    <w:lvl w:ilvl="7">
      <w:start w:val="1"/>
      <w:numFmt w:val="decimal"/>
      <w:lvlText w:val="%1.%2.%3.%4.%5.%6.%7.%8"/>
      <w:lvlJc w:val="left"/>
      <w:pPr>
        <w:ind w:left="1863" w:hanging="1800"/>
      </w:pPr>
      <w:rPr>
        <w:rFonts w:hint="default"/>
        <w:color w:val="000000" w:themeColor="text1"/>
      </w:rPr>
    </w:lvl>
    <w:lvl w:ilvl="8">
      <w:start w:val="1"/>
      <w:numFmt w:val="decimal"/>
      <w:lvlText w:val="%1.%2.%3.%4.%5.%6.%7.%8.%9"/>
      <w:lvlJc w:val="left"/>
      <w:pPr>
        <w:ind w:left="2232" w:hanging="2160"/>
      </w:pPr>
      <w:rPr>
        <w:rFonts w:hint="default"/>
        <w:color w:val="000000" w:themeColor="text1"/>
      </w:rPr>
    </w:lvl>
  </w:abstractNum>
  <w:abstractNum w:abstractNumId="36" w15:restartNumberingAfterBreak="0">
    <w:nsid w:val="3FD50E75"/>
    <w:multiLevelType w:val="hybridMultilevel"/>
    <w:tmpl w:val="BEA0794A"/>
    <w:lvl w:ilvl="0" w:tplc="F92E019A">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19C4F14"/>
    <w:multiLevelType w:val="hybridMultilevel"/>
    <w:tmpl w:val="B53C4AFC"/>
    <w:lvl w:ilvl="0" w:tplc="C2DC2056">
      <w:numFmt w:val="bullet"/>
      <w:lvlText w:val="-"/>
      <w:lvlJc w:val="left"/>
      <w:pPr>
        <w:ind w:left="360" w:hanging="360"/>
      </w:pPr>
      <w:rPr>
        <w:rFonts w:ascii="Verdana" w:eastAsia="Times New Roman" w:hAnsi="Verdana" w:cs="Times New Roman"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45E522BD"/>
    <w:multiLevelType w:val="multilevel"/>
    <w:tmpl w:val="A0A66EE4"/>
    <w:styleLink w:val="OpmaakprofielMetopsommingstekensSymbolsymboolLinks063cmVerk"/>
    <w:lvl w:ilvl="0">
      <w:start w:val="160"/>
      <w:numFmt w:val="bullet"/>
      <w:lvlText w:val=""/>
      <w:lvlJc w:val="left"/>
      <w:pPr>
        <w:ind w:left="360" w:hanging="360"/>
      </w:pPr>
      <w:rPr>
        <w:rFonts w:ascii="Symbol" w:hAnsi="Symbol"/>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74D18A3"/>
    <w:multiLevelType w:val="multilevel"/>
    <w:tmpl w:val="40207DEC"/>
    <w:lvl w:ilvl="0">
      <w:start w:val="1"/>
      <w:numFmt w:val="decimal"/>
      <w:lvlText w:val="%1."/>
      <w:lvlJc w:val="left"/>
      <w:pPr>
        <w:ind w:left="396" w:hanging="396"/>
      </w:pPr>
      <w:rPr>
        <w:rFonts w:ascii="Verdana" w:eastAsia="Times New Roman" w:hAnsi="Verdana" w:cs="Times New Roman"/>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4F2201D1"/>
    <w:multiLevelType w:val="hybridMultilevel"/>
    <w:tmpl w:val="AB66F850"/>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41" w15:restartNumberingAfterBreak="0">
    <w:nsid w:val="51637ADF"/>
    <w:multiLevelType w:val="multilevel"/>
    <w:tmpl w:val="19C4F710"/>
    <w:name w:val="K-nummering2"/>
    <w:lvl w:ilvl="0">
      <w:start w:val="10"/>
      <w:numFmt w:val="decimal"/>
      <w:lvlText w:val="%1."/>
      <w:lvlJc w:val="left"/>
      <w:pPr>
        <w:ind w:left="397" w:hanging="397"/>
      </w:pPr>
      <w:rPr>
        <w:rFonts w:hint="default"/>
      </w:rPr>
    </w:lvl>
    <w:lvl w:ilvl="1">
      <w:start w:val="1"/>
      <w:numFmt w:val="decimal"/>
      <w:lvlText w:val="%1.%2."/>
      <w:lvlJc w:val="left"/>
      <w:pPr>
        <w:tabs>
          <w:tab w:val="num" w:pos="7371"/>
        </w:tabs>
        <w:ind w:left="1021" w:hanging="624"/>
      </w:pPr>
      <w:rPr>
        <w:rFonts w:hint="default"/>
      </w:rPr>
    </w:lvl>
    <w:lvl w:ilvl="2">
      <w:start w:val="1"/>
      <w:numFmt w:val="decimal"/>
      <w:lvlText w:val="%1.%2.%3."/>
      <w:lvlJc w:val="left"/>
      <w:pPr>
        <w:ind w:left="1814" w:hanging="793"/>
      </w:pPr>
      <w:rPr>
        <w:rFonts w:hint="default"/>
      </w:rPr>
    </w:lvl>
    <w:lvl w:ilvl="3">
      <w:start w:val="1"/>
      <w:numFmt w:val="decimal"/>
      <w:lvlText w:val="%1.%2.%3.%4."/>
      <w:lvlJc w:val="left"/>
      <w:pPr>
        <w:ind w:left="2608" w:hanging="794"/>
      </w:pPr>
      <w:rPr>
        <w:rFonts w:hint="default"/>
      </w:rPr>
    </w:lvl>
    <w:lvl w:ilvl="4">
      <w:start w:val="1"/>
      <w:numFmt w:val="decimal"/>
      <w:lvlText w:val="%1.%2.%3.%4.%5."/>
      <w:lvlJc w:val="left"/>
      <w:pPr>
        <w:tabs>
          <w:tab w:val="num" w:pos="2608"/>
        </w:tabs>
        <w:ind w:left="3402" w:hanging="79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2567515"/>
    <w:multiLevelType w:val="multilevel"/>
    <w:tmpl w:val="7EC4C66C"/>
    <w:name w:val="lijstnummering2"/>
    <w:numStyleLink w:val="Stijl1"/>
  </w:abstractNum>
  <w:abstractNum w:abstractNumId="43" w15:restartNumberingAfterBreak="0">
    <w:nsid w:val="58CE2E0B"/>
    <w:multiLevelType w:val="hybridMultilevel"/>
    <w:tmpl w:val="0F8E36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59D4550D"/>
    <w:multiLevelType w:val="hybridMultilevel"/>
    <w:tmpl w:val="32460472"/>
    <w:lvl w:ilvl="0" w:tplc="F92E019A">
      <w:numFmt w:val="bullet"/>
      <w:lvlText w:val="-"/>
      <w:lvlJc w:val="left"/>
      <w:pPr>
        <w:ind w:left="1104" w:hanging="360"/>
      </w:pPr>
      <w:rPr>
        <w:rFonts w:ascii="Verdana" w:eastAsia="Times New Roman" w:hAnsi="Verdana" w:cs="Times New Roman" w:hint="default"/>
      </w:rPr>
    </w:lvl>
    <w:lvl w:ilvl="1" w:tplc="04130003" w:tentative="1">
      <w:start w:val="1"/>
      <w:numFmt w:val="bullet"/>
      <w:lvlText w:val="o"/>
      <w:lvlJc w:val="left"/>
      <w:pPr>
        <w:ind w:left="1824" w:hanging="360"/>
      </w:pPr>
      <w:rPr>
        <w:rFonts w:ascii="Courier New" w:hAnsi="Courier New" w:cs="Courier New" w:hint="default"/>
      </w:rPr>
    </w:lvl>
    <w:lvl w:ilvl="2" w:tplc="04130005" w:tentative="1">
      <w:start w:val="1"/>
      <w:numFmt w:val="bullet"/>
      <w:lvlText w:val=""/>
      <w:lvlJc w:val="left"/>
      <w:pPr>
        <w:ind w:left="2544" w:hanging="360"/>
      </w:pPr>
      <w:rPr>
        <w:rFonts w:ascii="Wingdings" w:hAnsi="Wingdings" w:hint="default"/>
      </w:rPr>
    </w:lvl>
    <w:lvl w:ilvl="3" w:tplc="04130001" w:tentative="1">
      <w:start w:val="1"/>
      <w:numFmt w:val="bullet"/>
      <w:lvlText w:val=""/>
      <w:lvlJc w:val="left"/>
      <w:pPr>
        <w:ind w:left="3264" w:hanging="360"/>
      </w:pPr>
      <w:rPr>
        <w:rFonts w:ascii="Symbol" w:hAnsi="Symbol" w:hint="default"/>
      </w:rPr>
    </w:lvl>
    <w:lvl w:ilvl="4" w:tplc="04130003" w:tentative="1">
      <w:start w:val="1"/>
      <w:numFmt w:val="bullet"/>
      <w:lvlText w:val="o"/>
      <w:lvlJc w:val="left"/>
      <w:pPr>
        <w:ind w:left="3984" w:hanging="360"/>
      </w:pPr>
      <w:rPr>
        <w:rFonts w:ascii="Courier New" w:hAnsi="Courier New" w:cs="Courier New" w:hint="default"/>
      </w:rPr>
    </w:lvl>
    <w:lvl w:ilvl="5" w:tplc="04130005" w:tentative="1">
      <w:start w:val="1"/>
      <w:numFmt w:val="bullet"/>
      <w:lvlText w:val=""/>
      <w:lvlJc w:val="left"/>
      <w:pPr>
        <w:ind w:left="4704" w:hanging="360"/>
      </w:pPr>
      <w:rPr>
        <w:rFonts w:ascii="Wingdings" w:hAnsi="Wingdings" w:hint="default"/>
      </w:rPr>
    </w:lvl>
    <w:lvl w:ilvl="6" w:tplc="04130001" w:tentative="1">
      <w:start w:val="1"/>
      <w:numFmt w:val="bullet"/>
      <w:lvlText w:val=""/>
      <w:lvlJc w:val="left"/>
      <w:pPr>
        <w:ind w:left="5424" w:hanging="360"/>
      </w:pPr>
      <w:rPr>
        <w:rFonts w:ascii="Symbol" w:hAnsi="Symbol" w:hint="default"/>
      </w:rPr>
    </w:lvl>
    <w:lvl w:ilvl="7" w:tplc="04130003" w:tentative="1">
      <w:start w:val="1"/>
      <w:numFmt w:val="bullet"/>
      <w:lvlText w:val="o"/>
      <w:lvlJc w:val="left"/>
      <w:pPr>
        <w:ind w:left="6144" w:hanging="360"/>
      </w:pPr>
      <w:rPr>
        <w:rFonts w:ascii="Courier New" w:hAnsi="Courier New" w:cs="Courier New" w:hint="default"/>
      </w:rPr>
    </w:lvl>
    <w:lvl w:ilvl="8" w:tplc="04130005" w:tentative="1">
      <w:start w:val="1"/>
      <w:numFmt w:val="bullet"/>
      <w:lvlText w:val=""/>
      <w:lvlJc w:val="left"/>
      <w:pPr>
        <w:ind w:left="6864" w:hanging="360"/>
      </w:pPr>
      <w:rPr>
        <w:rFonts w:ascii="Wingdings" w:hAnsi="Wingdings" w:hint="default"/>
      </w:rPr>
    </w:lvl>
  </w:abstractNum>
  <w:abstractNum w:abstractNumId="45" w15:restartNumberingAfterBreak="0">
    <w:nsid w:val="5D9E4EDB"/>
    <w:multiLevelType w:val="multilevel"/>
    <w:tmpl w:val="1ABAA200"/>
    <w:name w:val="K-nummering"/>
    <w:lvl w:ilvl="0">
      <w:start w:val="10"/>
      <w:numFmt w:val="decimal"/>
      <w:lvlText w:val="%1."/>
      <w:lvlJc w:val="left"/>
      <w:pPr>
        <w:ind w:left="397" w:hanging="397"/>
      </w:pPr>
      <w:rPr>
        <w:rFonts w:hint="default"/>
      </w:rPr>
    </w:lvl>
    <w:lvl w:ilvl="1">
      <w:start w:val="1"/>
      <w:numFmt w:val="decimal"/>
      <w:lvlText w:val="%1.%2."/>
      <w:lvlJc w:val="left"/>
      <w:pPr>
        <w:tabs>
          <w:tab w:val="num" w:pos="7371"/>
        </w:tabs>
        <w:ind w:left="1021" w:hanging="624"/>
      </w:pPr>
      <w:rPr>
        <w:rFonts w:hint="default"/>
      </w:rPr>
    </w:lvl>
    <w:lvl w:ilvl="2">
      <w:start w:val="1"/>
      <w:numFmt w:val="decimal"/>
      <w:lvlText w:val="%1.%2.%3."/>
      <w:lvlJc w:val="left"/>
      <w:pPr>
        <w:ind w:left="1814" w:hanging="793"/>
      </w:pPr>
      <w:rPr>
        <w:rFonts w:hint="default"/>
      </w:rPr>
    </w:lvl>
    <w:lvl w:ilvl="3">
      <w:start w:val="1"/>
      <w:numFmt w:val="decimal"/>
      <w:lvlText w:val="%1.%2.%3.%4."/>
      <w:lvlJc w:val="left"/>
      <w:pPr>
        <w:ind w:left="2608" w:hanging="794"/>
      </w:pPr>
      <w:rPr>
        <w:rFonts w:hint="default"/>
      </w:rPr>
    </w:lvl>
    <w:lvl w:ilvl="4">
      <w:start w:val="1"/>
      <w:numFmt w:val="decimal"/>
      <w:lvlText w:val="%1.%2.%3.%4.%5."/>
      <w:lvlJc w:val="left"/>
      <w:pPr>
        <w:tabs>
          <w:tab w:val="num" w:pos="2608"/>
        </w:tabs>
        <w:ind w:left="3402" w:hanging="79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EA65244"/>
    <w:multiLevelType w:val="hybridMultilevel"/>
    <w:tmpl w:val="8D2EB20A"/>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5EDC61C1"/>
    <w:multiLevelType w:val="multilevel"/>
    <w:tmpl w:val="A2D8AE94"/>
    <w:lvl w:ilvl="0">
      <w:start w:val="1"/>
      <w:numFmt w:val="bullet"/>
      <w:pStyle w:val="6opsomming"/>
      <w:lvlText w:val=""/>
      <w:lvlJc w:val="left"/>
      <w:pPr>
        <w:ind w:left="340" w:hanging="340"/>
      </w:pPr>
      <w:rPr>
        <w:rFonts w:ascii="Symbol" w:hAnsi="Symbol" w:hint="default"/>
      </w:rPr>
    </w:lvl>
    <w:lvl w:ilvl="1">
      <w:start w:val="1"/>
      <w:numFmt w:val="bullet"/>
      <w:lvlText w:val="o"/>
      <w:lvlJc w:val="left"/>
      <w:pPr>
        <w:tabs>
          <w:tab w:val="num" w:pos="10433"/>
        </w:tabs>
        <w:ind w:left="681" w:hanging="341"/>
      </w:pPr>
      <w:rPr>
        <w:rFonts w:ascii="Courier New" w:hAnsi="Courier New" w:hint="default"/>
      </w:rPr>
    </w:lvl>
    <w:lvl w:ilvl="2">
      <w:start w:val="1"/>
      <w:numFmt w:val="bullet"/>
      <w:lvlText w:val=""/>
      <w:lvlJc w:val="left"/>
      <w:pPr>
        <w:tabs>
          <w:tab w:val="num" w:pos="681"/>
        </w:tabs>
        <w:ind w:left="1021" w:hanging="340"/>
      </w:pPr>
      <w:rPr>
        <w:rFonts w:ascii="Wingdings" w:hAnsi="Wingdings" w:hint="default"/>
      </w:rPr>
    </w:lvl>
    <w:lvl w:ilvl="3">
      <w:start w:val="1"/>
      <w:numFmt w:val="bullet"/>
      <w:lvlText w:val=""/>
      <w:lvlJc w:val="left"/>
      <w:pPr>
        <w:tabs>
          <w:tab w:val="num" w:pos="1021"/>
        </w:tabs>
        <w:ind w:left="1361" w:hanging="340"/>
      </w:pPr>
      <w:rPr>
        <w:rFonts w:ascii="Symbol" w:hAnsi="Symbol" w:hint="default"/>
      </w:rPr>
    </w:lvl>
    <w:lvl w:ilvl="4">
      <w:start w:val="1"/>
      <w:numFmt w:val="bullet"/>
      <w:lvlText w:val="o"/>
      <w:lvlJc w:val="left"/>
      <w:pPr>
        <w:tabs>
          <w:tab w:val="num" w:pos="1361"/>
        </w:tabs>
        <w:ind w:left="1701" w:hanging="340"/>
      </w:pPr>
      <w:rPr>
        <w:rFonts w:ascii="Courier New" w:hAnsi="Courier New" w:hint="default"/>
      </w:rPr>
    </w:lvl>
    <w:lvl w:ilvl="5">
      <w:start w:val="1"/>
      <w:numFmt w:val="bullet"/>
      <w:lvlText w:val=""/>
      <w:lvlJc w:val="left"/>
      <w:pPr>
        <w:tabs>
          <w:tab w:val="num" w:pos="1701"/>
        </w:tabs>
        <w:ind w:left="2041" w:hanging="340"/>
      </w:pPr>
      <w:rPr>
        <w:rFonts w:ascii="Wingdings" w:hAnsi="Wingdings" w:hint="default"/>
      </w:rPr>
    </w:lvl>
    <w:lvl w:ilvl="6">
      <w:start w:val="1"/>
      <w:numFmt w:val="bullet"/>
      <w:lvlText w:val=""/>
      <w:lvlJc w:val="left"/>
      <w:pPr>
        <w:tabs>
          <w:tab w:val="num" w:pos="2041"/>
        </w:tabs>
        <w:ind w:left="2382" w:hanging="341"/>
      </w:pPr>
      <w:rPr>
        <w:rFonts w:ascii="Symbol" w:hAnsi="Symbol" w:hint="default"/>
      </w:rPr>
    </w:lvl>
    <w:lvl w:ilvl="7">
      <w:start w:val="1"/>
      <w:numFmt w:val="bullet"/>
      <w:lvlText w:val="o"/>
      <w:lvlJc w:val="left"/>
      <w:pPr>
        <w:tabs>
          <w:tab w:val="num" w:pos="2382"/>
        </w:tabs>
        <w:ind w:left="2722" w:hanging="340"/>
      </w:pPr>
      <w:rPr>
        <w:rFonts w:ascii="Courier New" w:hAnsi="Courier New" w:hint="default"/>
      </w:rPr>
    </w:lvl>
    <w:lvl w:ilvl="8">
      <w:start w:val="1"/>
      <w:numFmt w:val="bullet"/>
      <w:lvlText w:val=""/>
      <w:lvlJc w:val="left"/>
      <w:pPr>
        <w:ind w:left="3062" w:hanging="340"/>
      </w:pPr>
      <w:rPr>
        <w:rFonts w:ascii="Wingdings" w:hAnsi="Wingdings" w:hint="default"/>
      </w:rPr>
    </w:lvl>
  </w:abstractNum>
  <w:abstractNum w:abstractNumId="48" w15:restartNumberingAfterBreak="0">
    <w:nsid w:val="67A5030F"/>
    <w:multiLevelType w:val="hybridMultilevel"/>
    <w:tmpl w:val="14CAE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92D330F"/>
    <w:multiLevelType w:val="hybridMultilevel"/>
    <w:tmpl w:val="EBD4A13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992496B"/>
    <w:multiLevelType w:val="hybridMultilevel"/>
    <w:tmpl w:val="8752DFFA"/>
    <w:lvl w:ilvl="0" w:tplc="C2DC2056">
      <w:numFmt w:val="bullet"/>
      <w:lvlText w:val="-"/>
      <w:lvlJc w:val="left"/>
      <w:pPr>
        <w:ind w:left="360" w:hanging="360"/>
      </w:pPr>
      <w:rPr>
        <w:rFonts w:ascii="Verdana" w:eastAsia="Times New Roman" w:hAnsi="Verdana"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1" w15:restartNumberingAfterBreak="0">
    <w:nsid w:val="6B9E6D22"/>
    <w:multiLevelType w:val="multilevel"/>
    <w:tmpl w:val="9F3C41EE"/>
    <w:name w:val="K-nummering222"/>
    <w:lvl w:ilvl="0">
      <w:start w:val="1"/>
      <w:numFmt w:val="decimal"/>
      <w:pStyle w:val="nropsomming"/>
      <w:lvlText w:val="%1."/>
      <w:lvlJc w:val="left"/>
      <w:pPr>
        <w:ind w:left="397" w:hanging="397"/>
      </w:pPr>
      <w:rPr>
        <w:rFonts w:ascii="Verdana" w:hAnsi="Verdana" w:hint="default"/>
        <w:sz w:val="18"/>
      </w:rPr>
    </w:lvl>
    <w:lvl w:ilvl="1">
      <w:start w:val="1"/>
      <w:numFmt w:val="decimal"/>
      <w:lvlText w:val="%1.%2."/>
      <w:lvlJc w:val="left"/>
      <w:pPr>
        <w:tabs>
          <w:tab w:val="num" w:pos="7371"/>
        </w:tabs>
        <w:ind w:left="1021" w:hanging="624"/>
      </w:pPr>
      <w:rPr>
        <w:rFonts w:hint="default"/>
      </w:rPr>
    </w:lvl>
    <w:lvl w:ilvl="2">
      <w:start w:val="1"/>
      <w:numFmt w:val="decimal"/>
      <w:lvlText w:val="%1.%2.%3."/>
      <w:lvlJc w:val="left"/>
      <w:pPr>
        <w:ind w:left="1814" w:hanging="793"/>
      </w:pPr>
      <w:rPr>
        <w:rFonts w:hint="default"/>
      </w:rPr>
    </w:lvl>
    <w:lvl w:ilvl="3">
      <w:start w:val="1"/>
      <w:numFmt w:val="decimal"/>
      <w:lvlText w:val="%1.%2.%3.%4."/>
      <w:lvlJc w:val="left"/>
      <w:pPr>
        <w:ind w:left="2722" w:hanging="908"/>
      </w:pPr>
      <w:rPr>
        <w:rFonts w:hint="default"/>
      </w:rPr>
    </w:lvl>
    <w:lvl w:ilvl="4">
      <w:start w:val="1"/>
      <w:numFmt w:val="decimal"/>
      <w:lvlText w:val="%1.%2.%3.%4.%5."/>
      <w:lvlJc w:val="left"/>
      <w:pPr>
        <w:tabs>
          <w:tab w:val="num" w:pos="2608"/>
        </w:tabs>
        <w:ind w:left="3402" w:hanging="79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D925860"/>
    <w:multiLevelType w:val="hybridMultilevel"/>
    <w:tmpl w:val="35C41D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E9D48C2"/>
    <w:multiLevelType w:val="multilevel"/>
    <w:tmpl w:val="0413001F"/>
    <w:name w:val="K-opsomming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1423728"/>
    <w:multiLevelType w:val="hybridMultilevel"/>
    <w:tmpl w:val="833C2A96"/>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72E7526C"/>
    <w:multiLevelType w:val="multilevel"/>
    <w:tmpl w:val="0413001D"/>
    <w:name w:val="lijstnummering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30E425A"/>
    <w:multiLevelType w:val="hybridMultilevel"/>
    <w:tmpl w:val="502626F4"/>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74757700"/>
    <w:multiLevelType w:val="hybridMultilevel"/>
    <w:tmpl w:val="31EA470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8" w15:restartNumberingAfterBreak="0">
    <w:nsid w:val="752568C8"/>
    <w:multiLevelType w:val="multilevel"/>
    <w:tmpl w:val="51A4846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6E033AD"/>
    <w:multiLevelType w:val="hybridMultilevel"/>
    <w:tmpl w:val="F4AC0642"/>
    <w:lvl w:ilvl="0" w:tplc="C2DC2056">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60" w15:restartNumberingAfterBreak="0">
    <w:nsid w:val="7A2A6308"/>
    <w:multiLevelType w:val="hybridMultilevel"/>
    <w:tmpl w:val="08448CF0"/>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7B6B7A18"/>
    <w:multiLevelType w:val="hybridMultilevel"/>
    <w:tmpl w:val="551C9064"/>
    <w:lvl w:ilvl="0" w:tplc="F92E019A">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15:restartNumberingAfterBreak="0">
    <w:nsid w:val="7D40537F"/>
    <w:multiLevelType w:val="hybridMultilevel"/>
    <w:tmpl w:val="ECFCFE9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7"/>
  </w:num>
  <w:num w:numId="2">
    <w:abstractNumId w:val="13"/>
  </w:num>
  <w:num w:numId="3">
    <w:abstractNumId w:val="0"/>
  </w:num>
  <w:num w:numId="4">
    <w:abstractNumId w:val="51"/>
  </w:num>
  <w:num w:numId="5">
    <w:abstractNumId w:val="38"/>
  </w:num>
  <w:num w:numId="6">
    <w:abstractNumId w:val="23"/>
  </w:num>
  <w:num w:numId="7">
    <w:abstractNumId w:val="21"/>
  </w:num>
  <w:num w:numId="8">
    <w:abstractNumId w:val="19"/>
  </w:num>
  <w:num w:numId="9">
    <w:abstractNumId w:val="4"/>
  </w:num>
  <w:num w:numId="10">
    <w:abstractNumId w:val="30"/>
  </w:num>
  <w:num w:numId="11">
    <w:abstractNumId w:val="20"/>
  </w:num>
  <w:num w:numId="12">
    <w:abstractNumId w:val="2"/>
  </w:num>
  <w:num w:numId="13">
    <w:abstractNumId w:val="15"/>
  </w:num>
  <w:num w:numId="14">
    <w:abstractNumId w:val="43"/>
  </w:num>
  <w:num w:numId="15">
    <w:abstractNumId w:val="9"/>
  </w:num>
  <w:num w:numId="16">
    <w:abstractNumId w:val="58"/>
  </w:num>
  <w:num w:numId="17">
    <w:abstractNumId w:val="59"/>
  </w:num>
  <w:num w:numId="18">
    <w:abstractNumId w:val="40"/>
  </w:num>
  <w:num w:numId="19">
    <w:abstractNumId w:val="31"/>
  </w:num>
  <w:num w:numId="20">
    <w:abstractNumId w:val="48"/>
  </w:num>
  <w:num w:numId="21">
    <w:abstractNumId w:val="54"/>
  </w:num>
  <w:num w:numId="22">
    <w:abstractNumId w:val="32"/>
  </w:num>
  <w:num w:numId="23">
    <w:abstractNumId w:val="1"/>
  </w:num>
  <w:num w:numId="24">
    <w:abstractNumId w:val="8"/>
  </w:num>
  <w:num w:numId="25">
    <w:abstractNumId w:val="22"/>
  </w:num>
  <w:num w:numId="26">
    <w:abstractNumId w:val="52"/>
  </w:num>
  <w:num w:numId="27">
    <w:abstractNumId w:val="50"/>
  </w:num>
  <w:num w:numId="28">
    <w:abstractNumId w:val="37"/>
  </w:num>
  <w:num w:numId="29">
    <w:abstractNumId w:val="16"/>
  </w:num>
  <w:num w:numId="30">
    <w:abstractNumId w:val="11"/>
  </w:num>
  <w:num w:numId="31">
    <w:abstractNumId w:val="27"/>
  </w:num>
  <w:num w:numId="32">
    <w:abstractNumId w:val="3"/>
  </w:num>
  <w:num w:numId="33">
    <w:abstractNumId w:val="7"/>
  </w:num>
  <w:num w:numId="34">
    <w:abstractNumId w:val="46"/>
  </w:num>
  <w:num w:numId="35">
    <w:abstractNumId w:val="57"/>
  </w:num>
  <w:num w:numId="36">
    <w:abstractNumId w:val="17"/>
  </w:num>
  <w:num w:numId="37">
    <w:abstractNumId w:val="62"/>
  </w:num>
  <w:num w:numId="38">
    <w:abstractNumId w:val="56"/>
  </w:num>
  <w:num w:numId="39">
    <w:abstractNumId w:val="60"/>
  </w:num>
  <w:num w:numId="40">
    <w:abstractNumId w:val="5"/>
  </w:num>
  <w:num w:numId="41">
    <w:abstractNumId w:val="25"/>
  </w:num>
  <w:num w:numId="42">
    <w:abstractNumId w:val="26"/>
  </w:num>
  <w:num w:numId="43">
    <w:abstractNumId w:val="39"/>
  </w:num>
  <w:num w:numId="44">
    <w:abstractNumId w:val="14"/>
  </w:num>
  <w:num w:numId="45">
    <w:abstractNumId w:val="49"/>
  </w:num>
  <w:num w:numId="46">
    <w:abstractNumId w:val="36"/>
  </w:num>
  <w:num w:numId="47">
    <w:abstractNumId w:val="44"/>
  </w:num>
  <w:num w:numId="48">
    <w:abstractNumId w:val="18"/>
  </w:num>
  <w:num w:numId="49">
    <w:abstractNumId w:val="28"/>
  </w:num>
  <w:num w:numId="50">
    <w:abstractNumId w:val="61"/>
  </w:num>
  <w:num w:numId="51">
    <w:abstractNumId w:val="10"/>
  </w:num>
  <w:num w:numId="52">
    <w:abstractNumId w:val="29"/>
  </w:num>
  <w:num w:numId="53">
    <w:abstractNumId w:val="2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rgen, Lennart van">
    <w15:presenceInfo w15:providerId="None" w15:userId="Bergen, Lennart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documentProtection w:edit="readOnly" w:formatting="1" w:enforcement="0"/>
  <w:defaultTabStop w:val="720"/>
  <w:hyphenationZone w:val="425"/>
  <w:drawingGridHorizontalSpacing w:val="90"/>
  <w:drawingGridVerticalSpacing w:val="360"/>
  <w:displayHorizontalDrawingGridEvery w:val="0"/>
  <w:displayVerticalDrawingGridEvery w:val="0"/>
  <w:characterSpacingControl w:val="doNotCompress"/>
  <w:hdrShapeDefaults>
    <o:shapedefaults v:ext="edit" spidmax="552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 w:name="PublishingViewTables" w:val="0"/>
  </w:docVars>
  <w:rsids>
    <w:rsidRoot w:val="00301B6B"/>
    <w:rsid w:val="00000090"/>
    <w:rsid w:val="000009D8"/>
    <w:rsid w:val="00000D7F"/>
    <w:rsid w:val="0000145F"/>
    <w:rsid w:val="00001518"/>
    <w:rsid w:val="00001AA8"/>
    <w:rsid w:val="00001E5A"/>
    <w:rsid w:val="0000225E"/>
    <w:rsid w:val="0000234E"/>
    <w:rsid w:val="00002871"/>
    <w:rsid w:val="000028B9"/>
    <w:rsid w:val="000030C6"/>
    <w:rsid w:val="000030E7"/>
    <w:rsid w:val="000031D0"/>
    <w:rsid w:val="00003656"/>
    <w:rsid w:val="00003F82"/>
    <w:rsid w:val="00004115"/>
    <w:rsid w:val="000050B6"/>
    <w:rsid w:val="000052E1"/>
    <w:rsid w:val="0000531A"/>
    <w:rsid w:val="00005DCF"/>
    <w:rsid w:val="00006380"/>
    <w:rsid w:val="0000663B"/>
    <w:rsid w:val="00006CF7"/>
    <w:rsid w:val="00006E1C"/>
    <w:rsid w:val="000073A4"/>
    <w:rsid w:val="000076BA"/>
    <w:rsid w:val="000076D5"/>
    <w:rsid w:val="000077B5"/>
    <w:rsid w:val="000078C7"/>
    <w:rsid w:val="000079D2"/>
    <w:rsid w:val="00007A08"/>
    <w:rsid w:val="00007FDD"/>
    <w:rsid w:val="00010512"/>
    <w:rsid w:val="00010974"/>
    <w:rsid w:val="00010C05"/>
    <w:rsid w:val="00010C49"/>
    <w:rsid w:val="0001109C"/>
    <w:rsid w:val="0001162E"/>
    <w:rsid w:val="000117CC"/>
    <w:rsid w:val="00011A6D"/>
    <w:rsid w:val="00011F23"/>
    <w:rsid w:val="000120E5"/>
    <w:rsid w:val="00012E0E"/>
    <w:rsid w:val="00013302"/>
    <w:rsid w:val="00013523"/>
    <w:rsid w:val="000137BB"/>
    <w:rsid w:val="00013CD6"/>
    <w:rsid w:val="0001449B"/>
    <w:rsid w:val="000145C6"/>
    <w:rsid w:val="00014D0B"/>
    <w:rsid w:val="00014EFE"/>
    <w:rsid w:val="000154BC"/>
    <w:rsid w:val="0001557E"/>
    <w:rsid w:val="00015AEA"/>
    <w:rsid w:val="00015B1D"/>
    <w:rsid w:val="00015DE0"/>
    <w:rsid w:val="00015DE2"/>
    <w:rsid w:val="000162E5"/>
    <w:rsid w:val="000164B3"/>
    <w:rsid w:val="000164E0"/>
    <w:rsid w:val="0001713E"/>
    <w:rsid w:val="0001734D"/>
    <w:rsid w:val="000178C3"/>
    <w:rsid w:val="000205E9"/>
    <w:rsid w:val="00020AC5"/>
    <w:rsid w:val="00021D03"/>
    <w:rsid w:val="00022182"/>
    <w:rsid w:val="00022287"/>
    <w:rsid w:val="000226C3"/>
    <w:rsid w:val="00022723"/>
    <w:rsid w:val="00022E73"/>
    <w:rsid w:val="00023AA0"/>
    <w:rsid w:val="00023C75"/>
    <w:rsid w:val="00024410"/>
    <w:rsid w:val="00024E37"/>
    <w:rsid w:val="0002507F"/>
    <w:rsid w:val="00025751"/>
    <w:rsid w:val="00025C5F"/>
    <w:rsid w:val="00025F72"/>
    <w:rsid w:val="000268DC"/>
    <w:rsid w:val="00026E6D"/>
    <w:rsid w:val="00027215"/>
    <w:rsid w:val="00027489"/>
    <w:rsid w:val="00027F8C"/>
    <w:rsid w:val="0003101D"/>
    <w:rsid w:val="000310A4"/>
    <w:rsid w:val="00031310"/>
    <w:rsid w:val="00031CD2"/>
    <w:rsid w:val="00031DF9"/>
    <w:rsid w:val="00032049"/>
    <w:rsid w:val="0003290D"/>
    <w:rsid w:val="00032A61"/>
    <w:rsid w:val="00032B7D"/>
    <w:rsid w:val="000336D8"/>
    <w:rsid w:val="000336F1"/>
    <w:rsid w:val="00033928"/>
    <w:rsid w:val="00033D61"/>
    <w:rsid w:val="00034B77"/>
    <w:rsid w:val="00034C23"/>
    <w:rsid w:val="000357F6"/>
    <w:rsid w:val="00035C71"/>
    <w:rsid w:val="00035F82"/>
    <w:rsid w:val="00036915"/>
    <w:rsid w:val="00037BC2"/>
    <w:rsid w:val="0004023E"/>
    <w:rsid w:val="00040548"/>
    <w:rsid w:val="000405BF"/>
    <w:rsid w:val="00040687"/>
    <w:rsid w:val="0004083F"/>
    <w:rsid w:val="00040910"/>
    <w:rsid w:val="00040B7B"/>
    <w:rsid w:val="00040E29"/>
    <w:rsid w:val="000417F0"/>
    <w:rsid w:val="00041A0D"/>
    <w:rsid w:val="00042281"/>
    <w:rsid w:val="00042449"/>
    <w:rsid w:val="00042754"/>
    <w:rsid w:val="000428D5"/>
    <w:rsid w:val="00042A43"/>
    <w:rsid w:val="00042C75"/>
    <w:rsid w:val="00042E35"/>
    <w:rsid w:val="000430B0"/>
    <w:rsid w:val="000430FE"/>
    <w:rsid w:val="0004318C"/>
    <w:rsid w:val="00043462"/>
    <w:rsid w:val="000434A6"/>
    <w:rsid w:val="00043ACE"/>
    <w:rsid w:val="00043C94"/>
    <w:rsid w:val="00043D21"/>
    <w:rsid w:val="00043F84"/>
    <w:rsid w:val="0004453C"/>
    <w:rsid w:val="00044CC1"/>
    <w:rsid w:val="00044CE7"/>
    <w:rsid w:val="00044E5A"/>
    <w:rsid w:val="0004609F"/>
    <w:rsid w:val="00046743"/>
    <w:rsid w:val="00046B6A"/>
    <w:rsid w:val="00047565"/>
    <w:rsid w:val="00047683"/>
    <w:rsid w:val="00047FC2"/>
    <w:rsid w:val="000501BB"/>
    <w:rsid w:val="000503DA"/>
    <w:rsid w:val="000509ED"/>
    <w:rsid w:val="00050FDF"/>
    <w:rsid w:val="00052196"/>
    <w:rsid w:val="000528D4"/>
    <w:rsid w:val="00052917"/>
    <w:rsid w:val="00052C2D"/>
    <w:rsid w:val="00052D59"/>
    <w:rsid w:val="000530D0"/>
    <w:rsid w:val="00053136"/>
    <w:rsid w:val="00053435"/>
    <w:rsid w:val="00053914"/>
    <w:rsid w:val="000541EF"/>
    <w:rsid w:val="00054796"/>
    <w:rsid w:val="00054CCB"/>
    <w:rsid w:val="00055E94"/>
    <w:rsid w:val="00055FE4"/>
    <w:rsid w:val="00056629"/>
    <w:rsid w:val="000575C8"/>
    <w:rsid w:val="0005788D"/>
    <w:rsid w:val="000579F5"/>
    <w:rsid w:val="0006044D"/>
    <w:rsid w:val="00061373"/>
    <w:rsid w:val="000627C8"/>
    <w:rsid w:val="00062CAB"/>
    <w:rsid w:val="00063F8D"/>
    <w:rsid w:val="00063FF7"/>
    <w:rsid w:val="00064FD4"/>
    <w:rsid w:val="000653D0"/>
    <w:rsid w:val="000655D6"/>
    <w:rsid w:val="000656AE"/>
    <w:rsid w:val="00065C99"/>
    <w:rsid w:val="00066ADF"/>
    <w:rsid w:val="00066E14"/>
    <w:rsid w:val="0006720A"/>
    <w:rsid w:val="0006795B"/>
    <w:rsid w:val="0006797D"/>
    <w:rsid w:val="00070144"/>
    <w:rsid w:val="0007068B"/>
    <w:rsid w:val="000709A5"/>
    <w:rsid w:val="00070B61"/>
    <w:rsid w:val="00070B7F"/>
    <w:rsid w:val="00070C16"/>
    <w:rsid w:val="00070CF0"/>
    <w:rsid w:val="00071151"/>
    <w:rsid w:val="00071769"/>
    <w:rsid w:val="000718DE"/>
    <w:rsid w:val="0007197E"/>
    <w:rsid w:val="000721E9"/>
    <w:rsid w:val="00073EAC"/>
    <w:rsid w:val="00074417"/>
    <w:rsid w:val="0007473B"/>
    <w:rsid w:val="00074BE2"/>
    <w:rsid w:val="0007590B"/>
    <w:rsid w:val="00075B30"/>
    <w:rsid w:val="00075EB3"/>
    <w:rsid w:val="00075F59"/>
    <w:rsid w:val="0007682C"/>
    <w:rsid w:val="00076833"/>
    <w:rsid w:val="00076EE1"/>
    <w:rsid w:val="00077770"/>
    <w:rsid w:val="000777EF"/>
    <w:rsid w:val="00077AB2"/>
    <w:rsid w:val="00080475"/>
    <w:rsid w:val="000807AD"/>
    <w:rsid w:val="00080993"/>
    <w:rsid w:val="00080D47"/>
    <w:rsid w:val="000815CF"/>
    <w:rsid w:val="00081FD3"/>
    <w:rsid w:val="00082015"/>
    <w:rsid w:val="00082379"/>
    <w:rsid w:val="0008255C"/>
    <w:rsid w:val="00082599"/>
    <w:rsid w:val="000825D3"/>
    <w:rsid w:val="00082701"/>
    <w:rsid w:val="0008302A"/>
    <w:rsid w:val="000832EA"/>
    <w:rsid w:val="000837B3"/>
    <w:rsid w:val="000838CA"/>
    <w:rsid w:val="00083CDD"/>
    <w:rsid w:val="00084360"/>
    <w:rsid w:val="00084501"/>
    <w:rsid w:val="000845AF"/>
    <w:rsid w:val="00084BC0"/>
    <w:rsid w:val="00084C83"/>
    <w:rsid w:val="00084CD3"/>
    <w:rsid w:val="00084D57"/>
    <w:rsid w:val="00084D92"/>
    <w:rsid w:val="000852B4"/>
    <w:rsid w:val="00085B2F"/>
    <w:rsid w:val="00085DA3"/>
    <w:rsid w:val="00085E03"/>
    <w:rsid w:val="00086079"/>
    <w:rsid w:val="0008612A"/>
    <w:rsid w:val="000863F1"/>
    <w:rsid w:val="0008696E"/>
    <w:rsid w:val="000870CF"/>
    <w:rsid w:val="000877E3"/>
    <w:rsid w:val="000879A8"/>
    <w:rsid w:val="00087D94"/>
    <w:rsid w:val="00090616"/>
    <w:rsid w:val="0009088E"/>
    <w:rsid w:val="00090B4C"/>
    <w:rsid w:val="00090B65"/>
    <w:rsid w:val="000915D4"/>
    <w:rsid w:val="000916A2"/>
    <w:rsid w:val="0009187C"/>
    <w:rsid w:val="00091B90"/>
    <w:rsid w:val="00091D08"/>
    <w:rsid w:val="000926BB"/>
    <w:rsid w:val="000929B4"/>
    <w:rsid w:val="000929C3"/>
    <w:rsid w:val="00092C9E"/>
    <w:rsid w:val="00092EE0"/>
    <w:rsid w:val="00093352"/>
    <w:rsid w:val="000934D3"/>
    <w:rsid w:val="000934D6"/>
    <w:rsid w:val="00093582"/>
    <w:rsid w:val="00093A41"/>
    <w:rsid w:val="00093E2E"/>
    <w:rsid w:val="00094437"/>
    <w:rsid w:val="0009444E"/>
    <w:rsid w:val="000945AD"/>
    <w:rsid w:val="00094835"/>
    <w:rsid w:val="00094C8D"/>
    <w:rsid w:val="0009525F"/>
    <w:rsid w:val="00095C62"/>
    <w:rsid w:val="00095F07"/>
    <w:rsid w:val="0009685D"/>
    <w:rsid w:val="000972FC"/>
    <w:rsid w:val="00097CCF"/>
    <w:rsid w:val="00097D3F"/>
    <w:rsid w:val="00097F09"/>
    <w:rsid w:val="000A080F"/>
    <w:rsid w:val="000A0828"/>
    <w:rsid w:val="000A0CBC"/>
    <w:rsid w:val="000A0DA6"/>
    <w:rsid w:val="000A0F6A"/>
    <w:rsid w:val="000A118D"/>
    <w:rsid w:val="000A18F4"/>
    <w:rsid w:val="000A1A57"/>
    <w:rsid w:val="000A1B0E"/>
    <w:rsid w:val="000A1EE5"/>
    <w:rsid w:val="000A1FE9"/>
    <w:rsid w:val="000A22DD"/>
    <w:rsid w:val="000A295E"/>
    <w:rsid w:val="000A3197"/>
    <w:rsid w:val="000A355C"/>
    <w:rsid w:val="000A3A67"/>
    <w:rsid w:val="000A414C"/>
    <w:rsid w:val="000A4534"/>
    <w:rsid w:val="000A54ED"/>
    <w:rsid w:val="000A55D2"/>
    <w:rsid w:val="000A5A45"/>
    <w:rsid w:val="000A5D33"/>
    <w:rsid w:val="000A5DE3"/>
    <w:rsid w:val="000A61F9"/>
    <w:rsid w:val="000A69FB"/>
    <w:rsid w:val="000A6EB1"/>
    <w:rsid w:val="000A7132"/>
    <w:rsid w:val="000A7C96"/>
    <w:rsid w:val="000A7CA7"/>
    <w:rsid w:val="000A7EC2"/>
    <w:rsid w:val="000B0119"/>
    <w:rsid w:val="000B0269"/>
    <w:rsid w:val="000B03B1"/>
    <w:rsid w:val="000B09C6"/>
    <w:rsid w:val="000B0FA8"/>
    <w:rsid w:val="000B1565"/>
    <w:rsid w:val="000B1A38"/>
    <w:rsid w:val="000B1C4C"/>
    <w:rsid w:val="000B1C56"/>
    <w:rsid w:val="000B20D1"/>
    <w:rsid w:val="000B259D"/>
    <w:rsid w:val="000B27BB"/>
    <w:rsid w:val="000B2940"/>
    <w:rsid w:val="000B2A59"/>
    <w:rsid w:val="000B2ABF"/>
    <w:rsid w:val="000B32DD"/>
    <w:rsid w:val="000B3BE5"/>
    <w:rsid w:val="000B4010"/>
    <w:rsid w:val="000B40CA"/>
    <w:rsid w:val="000B46FB"/>
    <w:rsid w:val="000B4828"/>
    <w:rsid w:val="000B4A2B"/>
    <w:rsid w:val="000B5990"/>
    <w:rsid w:val="000B5DC9"/>
    <w:rsid w:val="000B613A"/>
    <w:rsid w:val="000B640A"/>
    <w:rsid w:val="000B640E"/>
    <w:rsid w:val="000B66CF"/>
    <w:rsid w:val="000B675C"/>
    <w:rsid w:val="000B67CB"/>
    <w:rsid w:val="000B6A92"/>
    <w:rsid w:val="000B74C3"/>
    <w:rsid w:val="000C0463"/>
    <w:rsid w:val="000C0665"/>
    <w:rsid w:val="000C0AEB"/>
    <w:rsid w:val="000C1A03"/>
    <w:rsid w:val="000C1BF9"/>
    <w:rsid w:val="000C1DA1"/>
    <w:rsid w:val="000C210C"/>
    <w:rsid w:val="000C236A"/>
    <w:rsid w:val="000C2661"/>
    <w:rsid w:val="000C310C"/>
    <w:rsid w:val="000C316C"/>
    <w:rsid w:val="000C3749"/>
    <w:rsid w:val="000C41B5"/>
    <w:rsid w:val="000C4ACA"/>
    <w:rsid w:val="000C4B3F"/>
    <w:rsid w:val="000C4D86"/>
    <w:rsid w:val="000C5D7C"/>
    <w:rsid w:val="000C6C7B"/>
    <w:rsid w:val="000C6DD4"/>
    <w:rsid w:val="000C756D"/>
    <w:rsid w:val="000C7F32"/>
    <w:rsid w:val="000C7FA0"/>
    <w:rsid w:val="000D0016"/>
    <w:rsid w:val="000D0458"/>
    <w:rsid w:val="000D1051"/>
    <w:rsid w:val="000D124C"/>
    <w:rsid w:val="000D140E"/>
    <w:rsid w:val="000D1501"/>
    <w:rsid w:val="000D1A91"/>
    <w:rsid w:val="000D20C2"/>
    <w:rsid w:val="000D235E"/>
    <w:rsid w:val="000D26E2"/>
    <w:rsid w:val="000D284D"/>
    <w:rsid w:val="000D2FA4"/>
    <w:rsid w:val="000D310C"/>
    <w:rsid w:val="000D3505"/>
    <w:rsid w:val="000D3B28"/>
    <w:rsid w:val="000D4083"/>
    <w:rsid w:val="000D447F"/>
    <w:rsid w:val="000D4516"/>
    <w:rsid w:val="000D4C13"/>
    <w:rsid w:val="000D523D"/>
    <w:rsid w:val="000D5C09"/>
    <w:rsid w:val="000D5ECD"/>
    <w:rsid w:val="000D67C5"/>
    <w:rsid w:val="000D699C"/>
    <w:rsid w:val="000D6B85"/>
    <w:rsid w:val="000D6C63"/>
    <w:rsid w:val="000D7953"/>
    <w:rsid w:val="000D7F1B"/>
    <w:rsid w:val="000D7FEF"/>
    <w:rsid w:val="000E02FB"/>
    <w:rsid w:val="000E05DB"/>
    <w:rsid w:val="000E0811"/>
    <w:rsid w:val="000E0ACE"/>
    <w:rsid w:val="000E0E52"/>
    <w:rsid w:val="000E0F2D"/>
    <w:rsid w:val="000E1125"/>
    <w:rsid w:val="000E2586"/>
    <w:rsid w:val="000E2594"/>
    <w:rsid w:val="000E27FD"/>
    <w:rsid w:val="000E289B"/>
    <w:rsid w:val="000E2A01"/>
    <w:rsid w:val="000E2A11"/>
    <w:rsid w:val="000E2E41"/>
    <w:rsid w:val="000E3AB9"/>
    <w:rsid w:val="000E455F"/>
    <w:rsid w:val="000E47CA"/>
    <w:rsid w:val="000E4F3F"/>
    <w:rsid w:val="000E4F5A"/>
    <w:rsid w:val="000E5747"/>
    <w:rsid w:val="000E5B07"/>
    <w:rsid w:val="000E5C40"/>
    <w:rsid w:val="000E6691"/>
    <w:rsid w:val="000E6A7B"/>
    <w:rsid w:val="000F051E"/>
    <w:rsid w:val="000F07F5"/>
    <w:rsid w:val="000F0960"/>
    <w:rsid w:val="000F0D00"/>
    <w:rsid w:val="000F0DD7"/>
    <w:rsid w:val="000F0E82"/>
    <w:rsid w:val="000F14B7"/>
    <w:rsid w:val="000F18F2"/>
    <w:rsid w:val="000F1908"/>
    <w:rsid w:val="000F1B92"/>
    <w:rsid w:val="000F2016"/>
    <w:rsid w:val="000F253B"/>
    <w:rsid w:val="000F2E78"/>
    <w:rsid w:val="000F3845"/>
    <w:rsid w:val="000F3F30"/>
    <w:rsid w:val="000F3F92"/>
    <w:rsid w:val="000F43E9"/>
    <w:rsid w:val="000F4FD4"/>
    <w:rsid w:val="000F5061"/>
    <w:rsid w:val="000F5131"/>
    <w:rsid w:val="000F5A05"/>
    <w:rsid w:val="000F5A4F"/>
    <w:rsid w:val="000F5E27"/>
    <w:rsid w:val="000F6261"/>
    <w:rsid w:val="000F663E"/>
    <w:rsid w:val="000F66F8"/>
    <w:rsid w:val="000F7642"/>
    <w:rsid w:val="000F77FD"/>
    <w:rsid w:val="000F78ED"/>
    <w:rsid w:val="000F78FD"/>
    <w:rsid w:val="000F7CBC"/>
    <w:rsid w:val="001003A5"/>
    <w:rsid w:val="00100E96"/>
    <w:rsid w:val="0010119B"/>
    <w:rsid w:val="00101FA7"/>
    <w:rsid w:val="0010245A"/>
    <w:rsid w:val="0010253F"/>
    <w:rsid w:val="001027D3"/>
    <w:rsid w:val="0010284B"/>
    <w:rsid w:val="00102B62"/>
    <w:rsid w:val="0010346A"/>
    <w:rsid w:val="001037AB"/>
    <w:rsid w:val="00103DE9"/>
    <w:rsid w:val="00103EF6"/>
    <w:rsid w:val="00104F30"/>
    <w:rsid w:val="00105953"/>
    <w:rsid w:val="0010649E"/>
    <w:rsid w:val="00106D3F"/>
    <w:rsid w:val="0010752B"/>
    <w:rsid w:val="001077A7"/>
    <w:rsid w:val="00107929"/>
    <w:rsid w:val="00107FE9"/>
    <w:rsid w:val="001109AA"/>
    <w:rsid w:val="00110E9F"/>
    <w:rsid w:val="00110FD2"/>
    <w:rsid w:val="00111257"/>
    <w:rsid w:val="0011127C"/>
    <w:rsid w:val="0011164F"/>
    <w:rsid w:val="00111E56"/>
    <w:rsid w:val="001122CC"/>
    <w:rsid w:val="001125FA"/>
    <w:rsid w:val="00112E39"/>
    <w:rsid w:val="001132F7"/>
    <w:rsid w:val="00113309"/>
    <w:rsid w:val="00113436"/>
    <w:rsid w:val="00113962"/>
    <w:rsid w:val="001139A3"/>
    <w:rsid w:val="00114048"/>
    <w:rsid w:val="00114532"/>
    <w:rsid w:val="00114618"/>
    <w:rsid w:val="00114620"/>
    <w:rsid w:val="00114A6F"/>
    <w:rsid w:val="0011553F"/>
    <w:rsid w:val="0011575A"/>
    <w:rsid w:val="00115836"/>
    <w:rsid w:val="001162BD"/>
    <w:rsid w:val="001167FE"/>
    <w:rsid w:val="00116D42"/>
    <w:rsid w:val="00116DC1"/>
    <w:rsid w:val="001174BB"/>
    <w:rsid w:val="001175F2"/>
    <w:rsid w:val="00117964"/>
    <w:rsid w:val="00117D0D"/>
    <w:rsid w:val="0012036B"/>
    <w:rsid w:val="00120444"/>
    <w:rsid w:val="0012068F"/>
    <w:rsid w:val="0012106E"/>
    <w:rsid w:val="001211CF"/>
    <w:rsid w:val="001221AB"/>
    <w:rsid w:val="001223F8"/>
    <w:rsid w:val="001224D4"/>
    <w:rsid w:val="00122BB0"/>
    <w:rsid w:val="00122C25"/>
    <w:rsid w:val="00122FF3"/>
    <w:rsid w:val="001230C0"/>
    <w:rsid w:val="00123802"/>
    <w:rsid w:val="00124224"/>
    <w:rsid w:val="0012436A"/>
    <w:rsid w:val="00124C90"/>
    <w:rsid w:val="00125496"/>
    <w:rsid w:val="00125AF7"/>
    <w:rsid w:val="00125F5F"/>
    <w:rsid w:val="001269D8"/>
    <w:rsid w:val="00126CBE"/>
    <w:rsid w:val="00126DD7"/>
    <w:rsid w:val="00126FDC"/>
    <w:rsid w:val="00127714"/>
    <w:rsid w:val="001304C8"/>
    <w:rsid w:val="001305C7"/>
    <w:rsid w:val="001307F4"/>
    <w:rsid w:val="001311FE"/>
    <w:rsid w:val="00131968"/>
    <w:rsid w:val="00132D96"/>
    <w:rsid w:val="0013309E"/>
    <w:rsid w:val="0013371D"/>
    <w:rsid w:val="00133840"/>
    <w:rsid w:val="0013440C"/>
    <w:rsid w:val="0013513C"/>
    <w:rsid w:val="00135197"/>
    <w:rsid w:val="001351F1"/>
    <w:rsid w:val="00135AD1"/>
    <w:rsid w:val="00135CE2"/>
    <w:rsid w:val="001363EE"/>
    <w:rsid w:val="00136B88"/>
    <w:rsid w:val="00137156"/>
    <w:rsid w:val="00137218"/>
    <w:rsid w:val="001377DC"/>
    <w:rsid w:val="001378D4"/>
    <w:rsid w:val="00137F09"/>
    <w:rsid w:val="001403E8"/>
    <w:rsid w:val="0014050E"/>
    <w:rsid w:val="00140862"/>
    <w:rsid w:val="00140B7F"/>
    <w:rsid w:val="0014118D"/>
    <w:rsid w:val="00141254"/>
    <w:rsid w:val="001412B0"/>
    <w:rsid w:val="00141994"/>
    <w:rsid w:val="00141F7B"/>
    <w:rsid w:val="00142084"/>
    <w:rsid w:val="00142961"/>
    <w:rsid w:val="00142F76"/>
    <w:rsid w:val="0014304E"/>
    <w:rsid w:val="001430CA"/>
    <w:rsid w:val="00143CAC"/>
    <w:rsid w:val="0014402A"/>
    <w:rsid w:val="00144C45"/>
    <w:rsid w:val="0014572A"/>
    <w:rsid w:val="00145736"/>
    <w:rsid w:val="001458FF"/>
    <w:rsid w:val="00145C62"/>
    <w:rsid w:val="00145DC2"/>
    <w:rsid w:val="001463A3"/>
    <w:rsid w:val="001468ED"/>
    <w:rsid w:val="001469B8"/>
    <w:rsid w:val="00146A59"/>
    <w:rsid w:val="00146ED2"/>
    <w:rsid w:val="00147241"/>
    <w:rsid w:val="00147B3E"/>
    <w:rsid w:val="00150186"/>
    <w:rsid w:val="00150342"/>
    <w:rsid w:val="00150362"/>
    <w:rsid w:val="00150603"/>
    <w:rsid w:val="00150832"/>
    <w:rsid w:val="00150F30"/>
    <w:rsid w:val="00150FDF"/>
    <w:rsid w:val="00151067"/>
    <w:rsid w:val="0015173A"/>
    <w:rsid w:val="00151E1D"/>
    <w:rsid w:val="001521C8"/>
    <w:rsid w:val="001523F3"/>
    <w:rsid w:val="0015263E"/>
    <w:rsid w:val="0015281B"/>
    <w:rsid w:val="0015323B"/>
    <w:rsid w:val="00153DBA"/>
    <w:rsid w:val="00154AFB"/>
    <w:rsid w:val="00154E2F"/>
    <w:rsid w:val="0015565E"/>
    <w:rsid w:val="00155BD3"/>
    <w:rsid w:val="00155BFA"/>
    <w:rsid w:val="00155DC7"/>
    <w:rsid w:val="00155E52"/>
    <w:rsid w:val="0015620E"/>
    <w:rsid w:val="0015678E"/>
    <w:rsid w:val="0015696B"/>
    <w:rsid w:val="00156BB2"/>
    <w:rsid w:val="00156E7C"/>
    <w:rsid w:val="00157169"/>
    <w:rsid w:val="00157540"/>
    <w:rsid w:val="00157E1B"/>
    <w:rsid w:val="00160082"/>
    <w:rsid w:val="00160713"/>
    <w:rsid w:val="001613B9"/>
    <w:rsid w:val="0016140B"/>
    <w:rsid w:val="0016172F"/>
    <w:rsid w:val="00161A4D"/>
    <w:rsid w:val="00161DB5"/>
    <w:rsid w:val="00162A3D"/>
    <w:rsid w:val="00162EAF"/>
    <w:rsid w:val="00163112"/>
    <w:rsid w:val="001635A7"/>
    <w:rsid w:val="0016381F"/>
    <w:rsid w:val="00163822"/>
    <w:rsid w:val="00163AA5"/>
    <w:rsid w:val="00163B53"/>
    <w:rsid w:val="00163C2F"/>
    <w:rsid w:val="00164582"/>
    <w:rsid w:val="001646A3"/>
    <w:rsid w:val="0016496F"/>
    <w:rsid w:val="00164B27"/>
    <w:rsid w:val="00165090"/>
    <w:rsid w:val="0016515D"/>
    <w:rsid w:val="001654C1"/>
    <w:rsid w:val="00165649"/>
    <w:rsid w:val="00165947"/>
    <w:rsid w:val="00165CE6"/>
    <w:rsid w:val="00166004"/>
    <w:rsid w:val="00166698"/>
    <w:rsid w:val="00166CBC"/>
    <w:rsid w:val="00166FB7"/>
    <w:rsid w:val="00166FF4"/>
    <w:rsid w:val="001676C2"/>
    <w:rsid w:val="00167CEA"/>
    <w:rsid w:val="0017037B"/>
    <w:rsid w:val="00170A5A"/>
    <w:rsid w:val="00171470"/>
    <w:rsid w:val="00171611"/>
    <w:rsid w:val="0017173A"/>
    <w:rsid w:val="001719FD"/>
    <w:rsid w:val="001726B4"/>
    <w:rsid w:val="00172BD0"/>
    <w:rsid w:val="001730BF"/>
    <w:rsid w:val="00173758"/>
    <w:rsid w:val="00173A7A"/>
    <w:rsid w:val="001741D3"/>
    <w:rsid w:val="00174247"/>
    <w:rsid w:val="00174B5E"/>
    <w:rsid w:val="00174F53"/>
    <w:rsid w:val="0017548D"/>
    <w:rsid w:val="001754BE"/>
    <w:rsid w:val="0017561B"/>
    <w:rsid w:val="00175D4E"/>
    <w:rsid w:val="00176AE1"/>
    <w:rsid w:val="00176E8F"/>
    <w:rsid w:val="00177001"/>
    <w:rsid w:val="00180AFE"/>
    <w:rsid w:val="00180BFD"/>
    <w:rsid w:val="00181053"/>
    <w:rsid w:val="00181239"/>
    <w:rsid w:val="00181859"/>
    <w:rsid w:val="0018196E"/>
    <w:rsid w:val="00181C0F"/>
    <w:rsid w:val="00181C5A"/>
    <w:rsid w:val="00181E12"/>
    <w:rsid w:val="00181E99"/>
    <w:rsid w:val="001820FA"/>
    <w:rsid w:val="001821AE"/>
    <w:rsid w:val="001824C6"/>
    <w:rsid w:val="0018267C"/>
    <w:rsid w:val="00182C5F"/>
    <w:rsid w:val="00182C9B"/>
    <w:rsid w:val="001837FF"/>
    <w:rsid w:val="00183BC5"/>
    <w:rsid w:val="00183D43"/>
    <w:rsid w:val="00183E09"/>
    <w:rsid w:val="00184309"/>
    <w:rsid w:val="00184488"/>
    <w:rsid w:val="00184F55"/>
    <w:rsid w:val="00185635"/>
    <w:rsid w:val="00185F38"/>
    <w:rsid w:val="00186015"/>
    <w:rsid w:val="00186159"/>
    <w:rsid w:val="00186398"/>
    <w:rsid w:val="0018707B"/>
    <w:rsid w:val="00187443"/>
    <w:rsid w:val="00187661"/>
    <w:rsid w:val="0018782A"/>
    <w:rsid w:val="00187EEC"/>
    <w:rsid w:val="00187FAF"/>
    <w:rsid w:val="0019007F"/>
    <w:rsid w:val="0019061F"/>
    <w:rsid w:val="00190836"/>
    <w:rsid w:val="0019135A"/>
    <w:rsid w:val="001914AE"/>
    <w:rsid w:val="00191612"/>
    <w:rsid w:val="001918C6"/>
    <w:rsid w:val="00191ADC"/>
    <w:rsid w:val="00191B41"/>
    <w:rsid w:val="00191E21"/>
    <w:rsid w:val="00192AC6"/>
    <w:rsid w:val="00192EB2"/>
    <w:rsid w:val="001936AF"/>
    <w:rsid w:val="00193B9C"/>
    <w:rsid w:val="00193F5B"/>
    <w:rsid w:val="00194304"/>
    <w:rsid w:val="00194A64"/>
    <w:rsid w:val="00194DC5"/>
    <w:rsid w:val="0019504B"/>
    <w:rsid w:val="001951DD"/>
    <w:rsid w:val="001953AE"/>
    <w:rsid w:val="00195710"/>
    <w:rsid w:val="00195A87"/>
    <w:rsid w:val="00196495"/>
    <w:rsid w:val="00196756"/>
    <w:rsid w:val="001972DD"/>
    <w:rsid w:val="00197B8E"/>
    <w:rsid w:val="001A0103"/>
    <w:rsid w:val="001A0107"/>
    <w:rsid w:val="001A019F"/>
    <w:rsid w:val="001A0236"/>
    <w:rsid w:val="001A023B"/>
    <w:rsid w:val="001A039B"/>
    <w:rsid w:val="001A0FCD"/>
    <w:rsid w:val="001A1BEB"/>
    <w:rsid w:val="001A275D"/>
    <w:rsid w:val="001A2BA5"/>
    <w:rsid w:val="001A351A"/>
    <w:rsid w:val="001A3830"/>
    <w:rsid w:val="001A3BED"/>
    <w:rsid w:val="001A440C"/>
    <w:rsid w:val="001A4BDB"/>
    <w:rsid w:val="001A50B9"/>
    <w:rsid w:val="001A52AF"/>
    <w:rsid w:val="001A52F1"/>
    <w:rsid w:val="001A53CF"/>
    <w:rsid w:val="001A5A97"/>
    <w:rsid w:val="001A5D62"/>
    <w:rsid w:val="001A655B"/>
    <w:rsid w:val="001A67BF"/>
    <w:rsid w:val="001A67C9"/>
    <w:rsid w:val="001A6AE4"/>
    <w:rsid w:val="001A6EB5"/>
    <w:rsid w:val="001A71EB"/>
    <w:rsid w:val="001A726D"/>
    <w:rsid w:val="001A78CB"/>
    <w:rsid w:val="001A7A2D"/>
    <w:rsid w:val="001A7B04"/>
    <w:rsid w:val="001A7D15"/>
    <w:rsid w:val="001B15A8"/>
    <w:rsid w:val="001B173E"/>
    <w:rsid w:val="001B231E"/>
    <w:rsid w:val="001B286F"/>
    <w:rsid w:val="001B29A3"/>
    <w:rsid w:val="001B2C59"/>
    <w:rsid w:val="001B373C"/>
    <w:rsid w:val="001B374A"/>
    <w:rsid w:val="001B3C1D"/>
    <w:rsid w:val="001B444E"/>
    <w:rsid w:val="001B4E4F"/>
    <w:rsid w:val="001B52B9"/>
    <w:rsid w:val="001B590E"/>
    <w:rsid w:val="001B591E"/>
    <w:rsid w:val="001B5D54"/>
    <w:rsid w:val="001B5EBD"/>
    <w:rsid w:val="001B6CCE"/>
    <w:rsid w:val="001B7059"/>
    <w:rsid w:val="001B70F9"/>
    <w:rsid w:val="001B7129"/>
    <w:rsid w:val="001B72A2"/>
    <w:rsid w:val="001B75E9"/>
    <w:rsid w:val="001B77A4"/>
    <w:rsid w:val="001C00A0"/>
    <w:rsid w:val="001C0331"/>
    <w:rsid w:val="001C0C25"/>
    <w:rsid w:val="001C0C85"/>
    <w:rsid w:val="001C1091"/>
    <w:rsid w:val="001C1716"/>
    <w:rsid w:val="001C18D2"/>
    <w:rsid w:val="001C18FF"/>
    <w:rsid w:val="001C19B2"/>
    <w:rsid w:val="001C1C41"/>
    <w:rsid w:val="001C1D02"/>
    <w:rsid w:val="001C1EBD"/>
    <w:rsid w:val="001C1FEC"/>
    <w:rsid w:val="001C205F"/>
    <w:rsid w:val="001C20C5"/>
    <w:rsid w:val="001C2402"/>
    <w:rsid w:val="001C2412"/>
    <w:rsid w:val="001C2642"/>
    <w:rsid w:val="001C27D0"/>
    <w:rsid w:val="001C2992"/>
    <w:rsid w:val="001C325B"/>
    <w:rsid w:val="001C346F"/>
    <w:rsid w:val="001C41CD"/>
    <w:rsid w:val="001C4C59"/>
    <w:rsid w:val="001C5095"/>
    <w:rsid w:val="001C5541"/>
    <w:rsid w:val="001C5F0E"/>
    <w:rsid w:val="001C6692"/>
    <w:rsid w:val="001C66DA"/>
    <w:rsid w:val="001C6A15"/>
    <w:rsid w:val="001C7201"/>
    <w:rsid w:val="001C77E6"/>
    <w:rsid w:val="001C7E8F"/>
    <w:rsid w:val="001D01D4"/>
    <w:rsid w:val="001D0EAF"/>
    <w:rsid w:val="001D1235"/>
    <w:rsid w:val="001D1507"/>
    <w:rsid w:val="001D207E"/>
    <w:rsid w:val="001D26C0"/>
    <w:rsid w:val="001D3063"/>
    <w:rsid w:val="001D30F9"/>
    <w:rsid w:val="001D3949"/>
    <w:rsid w:val="001D3DE0"/>
    <w:rsid w:val="001D4C2F"/>
    <w:rsid w:val="001D4C5E"/>
    <w:rsid w:val="001D4C8C"/>
    <w:rsid w:val="001D4F77"/>
    <w:rsid w:val="001D5D49"/>
    <w:rsid w:val="001D5F15"/>
    <w:rsid w:val="001D61BB"/>
    <w:rsid w:val="001D6A4A"/>
    <w:rsid w:val="001D6B07"/>
    <w:rsid w:val="001D6D64"/>
    <w:rsid w:val="001D75D7"/>
    <w:rsid w:val="001D7779"/>
    <w:rsid w:val="001E00E3"/>
    <w:rsid w:val="001E02F6"/>
    <w:rsid w:val="001E034F"/>
    <w:rsid w:val="001E08B2"/>
    <w:rsid w:val="001E0C71"/>
    <w:rsid w:val="001E174F"/>
    <w:rsid w:val="001E1A0F"/>
    <w:rsid w:val="001E1C2E"/>
    <w:rsid w:val="001E204F"/>
    <w:rsid w:val="001E2940"/>
    <w:rsid w:val="001E3E32"/>
    <w:rsid w:val="001E3E68"/>
    <w:rsid w:val="001E40EA"/>
    <w:rsid w:val="001E433A"/>
    <w:rsid w:val="001E463B"/>
    <w:rsid w:val="001E4ED2"/>
    <w:rsid w:val="001E56CF"/>
    <w:rsid w:val="001E5746"/>
    <w:rsid w:val="001E5B24"/>
    <w:rsid w:val="001E75C3"/>
    <w:rsid w:val="001E7FA5"/>
    <w:rsid w:val="001E7FBB"/>
    <w:rsid w:val="001F04DB"/>
    <w:rsid w:val="001F06AA"/>
    <w:rsid w:val="001F17E2"/>
    <w:rsid w:val="001F1E26"/>
    <w:rsid w:val="001F214B"/>
    <w:rsid w:val="001F288C"/>
    <w:rsid w:val="001F2C72"/>
    <w:rsid w:val="001F3007"/>
    <w:rsid w:val="001F313B"/>
    <w:rsid w:val="001F32B0"/>
    <w:rsid w:val="001F3871"/>
    <w:rsid w:val="001F3A2D"/>
    <w:rsid w:val="001F3E6A"/>
    <w:rsid w:val="001F4284"/>
    <w:rsid w:val="001F49DB"/>
    <w:rsid w:val="001F537B"/>
    <w:rsid w:val="001F594C"/>
    <w:rsid w:val="001F5A0A"/>
    <w:rsid w:val="001F5EE1"/>
    <w:rsid w:val="001F6234"/>
    <w:rsid w:val="001F6266"/>
    <w:rsid w:val="001F6570"/>
    <w:rsid w:val="001F6796"/>
    <w:rsid w:val="001F6B44"/>
    <w:rsid w:val="001F6CA9"/>
    <w:rsid w:val="001F73F1"/>
    <w:rsid w:val="001F7928"/>
    <w:rsid w:val="001F7B29"/>
    <w:rsid w:val="001F7D75"/>
    <w:rsid w:val="001F7F86"/>
    <w:rsid w:val="002000F9"/>
    <w:rsid w:val="0020055C"/>
    <w:rsid w:val="00200C5D"/>
    <w:rsid w:val="002011D9"/>
    <w:rsid w:val="002011E3"/>
    <w:rsid w:val="00201253"/>
    <w:rsid w:val="002012E6"/>
    <w:rsid w:val="002013C5"/>
    <w:rsid w:val="002016B5"/>
    <w:rsid w:val="00201E60"/>
    <w:rsid w:val="00201F5C"/>
    <w:rsid w:val="00201FEC"/>
    <w:rsid w:val="00202E25"/>
    <w:rsid w:val="00202EA7"/>
    <w:rsid w:val="00202F0A"/>
    <w:rsid w:val="00203128"/>
    <w:rsid w:val="00203368"/>
    <w:rsid w:val="002036E3"/>
    <w:rsid w:val="002037AD"/>
    <w:rsid w:val="0020445E"/>
    <w:rsid w:val="0020492E"/>
    <w:rsid w:val="00204B2D"/>
    <w:rsid w:val="002055D5"/>
    <w:rsid w:val="00206167"/>
    <w:rsid w:val="00206316"/>
    <w:rsid w:val="002066D0"/>
    <w:rsid w:val="00206C73"/>
    <w:rsid w:val="002071B8"/>
    <w:rsid w:val="002072D3"/>
    <w:rsid w:val="00207843"/>
    <w:rsid w:val="00207BB5"/>
    <w:rsid w:val="0021096D"/>
    <w:rsid w:val="00210B5F"/>
    <w:rsid w:val="00210C48"/>
    <w:rsid w:val="002115EB"/>
    <w:rsid w:val="00211AB1"/>
    <w:rsid w:val="00213461"/>
    <w:rsid w:val="00213D78"/>
    <w:rsid w:val="00213F07"/>
    <w:rsid w:val="0021465C"/>
    <w:rsid w:val="00214770"/>
    <w:rsid w:val="00214E67"/>
    <w:rsid w:val="00214F39"/>
    <w:rsid w:val="0021585E"/>
    <w:rsid w:val="00215CED"/>
    <w:rsid w:val="0021644A"/>
    <w:rsid w:val="00216DCD"/>
    <w:rsid w:val="002172EB"/>
    <w:rsid w:val="00217952"/>
    <w:rsid w:val="00217DE0"/>
    <w:rsid w:val="002200A2"/>
    <w:rsid w:val="00220124"/>
    <w:rsid w:val="00220A50"/>
    <w:rsid w:val="0022138B"/>
    <w:rsid w:val="002217FD"/>
    <w:rsid w:val="002230F0"/>
    <w:rsid w:val="002232D2"/>
    <w:rsid w:val="002236EF"/>
    <w:rsid w:val="00223914"/>
    <w:rsid w:val="00223B9F"/>
    <w:rsid w:val="002241EC"/>
    <w:rsid w:val="002252C9"/>
    <w:rsid w:val="0022556C"/>
    <w:rsid w:val="002255AE"/>
    <w:rsid w:val="0022601C"/>
    <w:rsid w:val="0022612D"/>
    <w:rsid w:val="00226145"/>
    <w:rsid w:val="002265A2"/>
    <w:rsid w:val="002265E5"/>
    <w:rsid w:val="00226A57"/>
    <w:rsid w:val="002275B9"/>
    <w:rsid w:val="00227601"/>
    <w:rsid w:val="00227B15"/>
    <w:rsid w:val="00227CAC"/>
    <w:rsid w:val="00227E9F"/>
    <w:rsid w:val="00230100"/>
    <w:rsid w:val="00230337"/>
    <w:rsid w:val="00230574"/>
    <w:rsid w:val="002305F5"/>
    <w:rsid w:val="002316AA"/>
    <w:rsid w:val="002316EA"/>
    <w:rsid w:val="00231FD7"/>
    <w:rsid w:val="0023238E"/>
    <w:rsid w:val="00232841"/>
    <w:rsid w:val="00233579"/>
    <w:rsid w:val="002336DA"/>
    <w:rsid w:val="00233761"/>
    <w:rsid w:val="00233894"/>
    <w:rsid w:val="002341E7"/>
    <w:rsid w:val="00234398"/>
    <w:rsid w:val="0023470B"/>
    <w:rsid w:val="00234FCA"/>
    <w:rsid w:val="00235366"/>
    <w:rsid w:val="002353AC"/>
    <w:rsid w:val="0023571B"/>
    <w:rsid w:val="002359E8"/>
    <w:rsid w:val="0023622C"/>
    <w:rsid w:val="00236A46"/>
    <w:rsid w:val="00236AA3"/>
    <w:rsid w:val="00236D07"/>
    <w:rsid w:val="00237202"/>
    <w:rsid w:val="0023764C"/>
    <w:rsid w:val="00237C7F"/>
    <w:rsid w:val="002402C9"/>
    <w:rsid w:val="00240653"/>
    <w:rsid w:val="002409DF"/>
    <w:rsid w:val="00240A4A"/>
    <w:rsid w:val="00241135"/>
    <w:rsid w:val="00241207"/>
    <w:rsid w:val="00241B2D"/>
    <w:rsid w:val="0024241F"/>
    <w:rsid w:val="00242427"/>
    <w:rsid w:val="00242F42"/>
    <w:rsid w:val="00245359"/>
    <w:rsid w:val="002454BC"/>
    <w:rsid w:val="002459F0"/>
    <w:rsid w:val="0024601C"/>
    <w:rsid w:val="00246361"/>
    <w:rsid w:val="0024644B"/>
    <w:rsid w:val="002468BC"/>
    <w:rsid w:val="002476D1"/>
    <w:rsid w:val="002479D5"/>
    <w:rsid w:val="00247E88"/>
    <w:rsid w:val="00250582"/>
    <w:rsid w:val="00250927"/>
    <w:rsid w:val="002509DC"/>
    <w:rsid w:val="00250CA8"/>
    <w:rsid w:val="00250CEA"/>
    <w:rsid w:val="00251073"/>
    <w:rsid w:val="0025144D"/>
    <w:rsid w:val="0025204B"/>
    <w:rsid w:val="00252921"/>
    <w:rsid w:val="002533D6"/>
    <w:rsid w:val="002533F0"/>
    <w:rsid w:val="002538F1"/>
    <w:rsid w:val="00253D41"/>
    <w:rsid w:val="00254452"/>
    <w:rsid w:val="0025461A"/>
    <w:rsid w:val="00254AE1"/>
    <w:rsid w:val="00254C12"/>
    <w:rsid w:val="00255067"/>
    <w:rsid w:val="00255543"/>
    <w:rsid w:val="002557A5"/>
    <w:rsid w:val="00255E21"/>
    <w:rsid w:val="00255E9B"/>
    <w:rsid w:val="00255FAC"/>
    <w:rsid w:val="0025661F"/>
    <w:rsid w:val="0025708E"/>
    <w:rsid w:val="002573F2"/>
    <w:rsid w:val="0025742B"/>
    <w:rsid w:val="0025743E"/>
    <w:rsid w:val="00260042"/>
    <w:rsid w:val="00260406"/>
    <w:rsid w:val="00260C8A"/>
    <w:rsid w:val="00260D82"/>
    <w:rsid w:val="00261310"/>
    <w:rsid w:val="002614EA"/>
    <w:rsid w:val="002616A4"/>
    <w:rsid w:val="00261811"/>
    <w:rsid w:val="0026182E"/>
    <w:rsid w:val="00261DD9"/>
    <w:rsid w:val="00261F4A"/>
    <w:rsid w:val="0026240B"/>
    <w:rsid w:val="00262ACC"/>
    <w:rsid w:val="002631F0"/>
    <w:rsid w:val="00263438"/>
    <w:rsid w:val="00263754"/>
    <w:rsid w:val="00263C8E"/>
    <w:rsid w:val="00264CA7"/>
    <w:rsid w:val="00265079"/>
    <w:rsid w:val="002652AC"/>
    <w:rsid w:val="00265834"/>
    <w:rsid w:val="002661B4"/>
    <w:rsid w:val="00266233"/>
    <w:rsid w:val="002664CC"/>
    <w:rsid w:val="00266F9E"/>
    <w:rsid w:val="0026721E"/>
    <w:rsid w:val="002675EB"/>
    <w:rsid w:val="00267C7B"/>
    <w:rsid w:val="00267D51"/>
    <w:rsid w:val="0027033A"/>
    <w:rsid w:val="00270A68"/>
    <w:rsid w:val="00270E92"/>
    <w:rsid w:val="0027123A"/>
    <w:rsid w:val="0027164C"/>
    <w:rsid w:val="0027180A"/>
    <w:rsid w:val="00271C2E"/>
    <w:rsid w:val="00271ECC"/>
    <w:rsid w:val="002720A2"/>
    <w:rsid w:val="002724EC"/>
    <w:rsid w:val="00273146"/>
    <w:rsid w:val="00273CFC"/>
    <w:rsid w:val="00274006"/>
    <w:rsid w:val="0027410D"/>
    <w:rsid w:val="0027440F"/>
    <w:rsid w:val="00274718"/>
    <w:rsid w:val="0027478F"/>
    <w:rsid w:val="00275564"/>
    <w:rsid w:val="00275654"/>
    <w:rsid w:val="00275E00"/>
    <w:rsid w:val="00275E22"/>
    <w:rsid w:val="00275EDC"/>
    <w:rsid w:val="00275F13"/>
    <w:rsid w:val="0027643D"/>
    <w:rsid w:val="00276DE5"/>
    <w:rsid w:val="00277AE0"/>
    <w:rsid w:val="00277D65"/>
    <w:rsid w:val="00277DC6"/>
    <w:rsid w:val="00277E83"/>
    <w:rsid w:val="00280111"/>
    <w:rsid w:val="002808B8"/>
    <w:rsid w:val="00280BAA"/>
    <w:rsid w:val="00281126"/>
    <w:rsid w:val="0028112E"/>
    <w:rsid w:val="002811D7"/>
    <w:rsid w:val="002819CD"/>
    <w:rsid w:val="00281B40"/>
    <w:rsid w:val="00281C78"/>
    <w:rsid w:val="00282531"/>
    <w:rsid w:val="0028268E"/>
    <w:rsid w:val="00282AF7"/>
    <w:rsid w:val="00282CB0"/>
    <w:rsid w:val="00282CCC"/>
    <w:rsid w:val="00282DD0"/>
    <w:rsid w:val="0028358F"/>
    <w:rsid w:val="00283A0F"/>
    <w:rsid w:val="00283B45"/>
    <w:rsid w:val="00284288"/>
    <w:rsid w:val="002846BE"/>
    <w:rsid w:val="00284BCF"/>
    <w:rsid w:val="00284C67"/>
    <w:rsid w:val="00285527"/>
    <w:rsid w:val="00285536"/>
    <w:rsid w:val="00285569"/>
    <w:rsid w:val="002859B9"/>
    <w:rsid w:val="0028668A"/>
    <w:rsid w:val="0028674D"/>
    <w:rsid w:val="00286D2F"/>
    <w:rsid w:val="00286FCC"/>
    <w:rsid w:val="00287220"/>
    <w:rsid w:val="00287553"/>
    <w:rsid w:val="002876DE"/>
    <w:rsid w:val="0028787B"/>
    <w:rsid w:val="00287FD2"/>
    <w:rsid w:val="00290129"/>
    <w:rsid w:val="002902C7"/>
    <w:rsid w:val="002908CC"/>
    <w:rsid w:val="00290E84"/>
    <w:rsid w:val="002910D0"/>
    <w:rsid w:val="00291424"/>
    <w:rsid w:val="0029172A"/>
    <w:rsid w:val="00292028"/>
    <w:rsid w:val="00292378"/>
    <w:rsid w:val="00293581"/>
    <w:rsid w:val="00293CA6"/>
    <w:rsid w:val="002940C1"/>
    <w:rsid w:val="00294353"/>
    <w:rsid w:val="00294B28"/>
    <w:rsid w:val="00294B4B"/>
    <w:rsid w:val="00295251"/>
    <w:rsid w:val="002958FF"/>
    <w:rsid w:val="00295996"/>
    <w:rsid w:val="002959F2"/>
    <w:rsid w:val="00296465"/>
    <w:rsid w:val="002964C2"/>
    <w:rsid w:val="002974A1"/>
    <w:rsid w:val="00297763"/>
    <w:rsid w:val="00297A4C"/>
    <w:rsid w:val="00297CAD"/>
    <w:rsid w:val="002A0018"/>
    <w:rsid w:val="002A0668"/>
    <w:rsid w:val="002A08D2"/>
    <w:rsid w:val="002A09EB"/>
    <w:rsid w:val="002A14B3"/>
    <w:rsid w:val="002A16BB"/>
    <w:rsid w:val="002A2B0A"/>
    <w:rsid w:val="002A2BF7"/>
    <w:rsid w:val="002A2FDF"/>
    <w:rsid w:val="002A314D"/>
    <w:rsid w:val="002A3F56"/>
    <w:rsid w:val="002A3F87"/>
    <w:rsid w:val="002A4B48"/>
    <w:rsid w:val="002A4FEB"/>
    <w:rsid w:val="002A54F3"/>
    <w:rsid w:val="002A57D6"/>
    <w:rsid w:val="002A5823"/>
    <w:rsid w:val="002A5A08"/>
    <w:rsid w:val="002A5A53"/>
    <w:rsid w:val="002A5B09"/>
    <w:rsid w:val="002A5EE2"/>
    <w:rsid w:val="002A60CD"/>
    <w:rsid w:val="002A61A6"/>
    <w:rsid w:val="002A6A94"/>
    <w:rsid w:val="002A6D60"/>
    <w:rsid w:val="002A6FF8"/>
    <w:rsid w:val="002A7349"/>
    <w:rsid w:val="002A79AA"/>
    <w:rsid w:val="002A7CBD"/>
    <w:rsid w:val="002B0108"/>
    <w:rsid w:val="002B0686"/>
    <w:rsid w:val="002B0ED5"/>
    <w:rsid w:val="002B0F4D"/>
    <w:rsid w:val="002B1191"/>
    <w:rsid w:val="002B2325"/>
    <w:rsid w:val="002B238E"/>
    <w:rsid w:val="002B24D8"/>
    <w:rsid w:val="002B29DC"/>
    <w:rsid w:val="002B309A"/>
    <w:rsid w:val="002B3245"/>
    <w:rsid w:val="002B35C4"/>
    <w:rsid w:val="002B3763"/>
    <w:rsid w:val="002B4780"/>
    <w:rsid w:val="002B4927"/>
    <w:rsid w:val="002B4CA1"/>
    <w:rsid w:val="002B52C6"/>
    <w:rsid w:val="002B575D"/>
    <w:rsid w:val="002B5A57"/>
    <w:rsid w:val="002B5AFE"/>
    <w:rsid w:val="002B61BD"/>
    <w:rsid w:val="002B676F"/>
    <w:rsid w:val="002B6777"/>
    <w:rsid w:val="002B6A71"/>
    <w:rsid w:val="002B717D"/>
    <w:rsid w:val="002B7379"/>
    <w:rsid w:val="002B7428"/>
    <w:rsid w:val="002B74F1"/>
    <w:rsid w:val="002B7588"/>
    <w:rsid w:val="002B7BF7"/>
    <w:rsid w:val="002C033E"/>
    <w:rsid w:val="002C0DAA"/>
    <w:rsid w:val="002C0F21"/>
    <w:rsid w:val="002C0F77"/>
    <w:rsid w:val="002C12CF"/>
    <w:rsid w:val="002C1780"/>
    <w:rsid w:val="002C1E3C"/>
    <w:rsid w:val="002C26F4"/>
    <w:rsid w:val="002C27E6"/>
    <w:rsid w:val="002C2E28"/>
    <w:rsid w:val="002C2FBD"/>
    <w:rsid w:val="002C3379"/>
    <w:rsid w:val="002C34E4"/>
    <w:rsid w:val="002C3A36"/>
    <w:rsid w:val="002C3D03"/>
    <w:rsid w:val="002C4306"/>
    <w:rsid w:val="002C4D4A"/>
    <w:rsid w:val="002C60E7"/>
    <w:rsid w:val="002C689C"/>
    <w:rsid w:val="002C6B58"/>
    <w:rsid w:val="002C6C8B"/>
    <w:rsid w:val="002C6F54"/>
    <w:rsid w:val="002C78D8"/>
    <w:rsid w:val="002C7A36"/>
    <w:rsid w:val="002C7B1A"/>
    <w:rsid w:val="002C7D4C"/>
    <w:rsid w:val="002D08BE"/>
    <w:rsid w:val="002D09A4"/>
    <w:rsid w:val="002D0E2C"/>
    <w:rsid w:val="002D1142"/>
    <w:rsid w:val="002D18A2"/>
    <w:rsid w:val="002D1D0A"/>
    <w:rsid w:val="002D2217"/>
    <w:rsid w:val="002D244C"/>
    <w:rsid w:val="002D2482"/>
    <w:rsid w:val="002D2A2A"/>
    <w:rsid w:val="002D2A82"/>
    <w:rsid w:val="002D2B69"/>
    <w:rsid w:val="002D2CD9"/>
    <w:rsid w:val="002D2FDB"/>
    <w:rsid w:val="002D340F"/>
    <w:rsid w:val="002D3764"/>
    <w:rsid w:val="002D38CB"/>
    <w:rsid w:val="002D3980"/>
    <w:rsid w:val="002D3E69"/>
    <w:rsid w:val="002D43EE"/>
    <w:rsid w:val="002D442E"/>
    <w:rsid w:val="002D4974"/>
    <w:rsid w:val="002D49E9"/>
    <w:rsid w:val="002D4D6A"/>
    <w:rsid w:val="002D5093"/>
    <w:rsid w:val="002D52D6"/>
    <w:rsid w:val="002D54F1"/>
    <w:rsid w:val="002D552A"/>
    <w:rsid w:val="002D569A"/>
    <w:rsid w:val="002D5763"/>
    <w:rsid w:val="002D59E1"/>
    <w:rsid w:val="002D5AAB"/>
    <w:rsid w:val="002D5D20"/>
    <w:rsid w:val="002D66F9"/>
    <w:rsid w:val="002D76EA"/>
    <w:rsid w:val="002D775D"/>
    <w:rsid w:val="002D7AEE"/>
    <w:rsid w:val="002D7E0A"/>
    <w:rsid w:val="002D7E61"/>
    <w:rsid w:val="002E04ED"/>
    <w:rsid w:val="002E0C83"/>
    <w:rsid w:val="002E0F75"/>
    <w:rsid w:val="002E106A"/>
    <w:rsid w:val="002E1328"/>
    <w:rsid w:val="002E1653"/>
    <w:rsid w:val="002E279E"/>
    <w:rsid w:val="002E3078"/>
    <w:rsid w:val="002E3087"/>
    <w:rsid w:val="002E3182"/>
    <w:rsid w:val="002E3969"/>
    <w:rsid w:val="002E3EE1"/>
    <w:rsid w:val="002E408B"/>
    <w:rsid w:val="002E4101"/>
    <w:rsid w:val="002E4184"/>
    <w:rsid w:val="002E45B9"/>
    <w:rsid w:val="002E480C"/>
    <w:rsid w:val="002E4A0D"/>
    <w:rsid w:val="002E4A9F"/>
    <w:rsid w:val="002E4B32"/>
    <w:rsid w:val="002E4F1D"/>
    <w:rsid w:val="002E54DC"/>
    <w:rsid w:val="002E5BA7"/>
    <w:rsid w:val="002E62C9"/>
    <w:rsid w:val="002E7637"/>
    <w:rsid w:val="002E772C"/>
    <w:rsid w:val="002E7A56"/>
    <w:rsid w:val="002E7DB2"/>
    <w:rsid w:val="002F047A"/>
    <w:rsid w:val="002F0834"/>
    <w:rsid w:val="002F09EA"/>
    <w:rsid w:val="002F0C7A"/>
    <w:rsid w:val="002F1BBA"/>
    <w:rsid w:val="002F2908"/>
    <w:rsid w:val="002F3577"/>
    <w:rsid w:val="002F37BF"/>
    <w:rsid w:val="002F38AF"/>
    <w:rsid w:val="002F3CEC"/>
    <w:rsid w:val="002F3E11"/>
    <w:rsid w:val="002F41A7"/>
    <w:rsid w:val="002F453E"/>
    <w:rsid w:val="002F4F91"/>
    <w:rsid w:val="002F55D7"/>
    <w:rsid w:val="002F5981"/>
    <w:rsid w:val="002F5CB2"/>
    <w:rsid w:val="002F607B"/>
    <w:rsid w:val="002F6288"/>
    <w:rsid w:val="002F6AAA"/>
    <w:rsid w:val="002F6DA9"/>
    <w:rsid w:val="002F7275"/>
    <w:rsid w:val="002F759B"/>
    <w:rsid w:val="002F75FB"/>
    <w:rsid w:val="002F772C"/>
    <w:rsid w:val="002F7985"/>
    <w:rsid w:val="002F79D3"/>
    <w:rsid w:val="002F7AE0"/>
    <w:rsid w:val="002F7C19"/>
    <w:rsid w:val="00300092"/>
    <w:rsid w:val="00300BFC"/>
    <w:rsid w:val="00300E2E"/>
    <w:rsid w:val="00300EE0"/>
    <w:rsid w:val="00300F93"/>
    <w:rsid w:val="003010EC"/>
    <w:rsid w:val="00301306"/>
    <w:rsid w:val="003015D1"/>
    <w:rsid w:val="00301789"/>
    <w:rsid w:val="003018EA"/>
    <w:rsid w:val="003019E5"/>
    <w:rsid w:val="00301B6B"/>
    <w:rsid w:val="00302355"/>
    <w:rsid w:val="00302E05"/>
    <w:rsid w:val="00302FDC"/>
    <w:rsid w:val="00303893"/>
    <w:rsid w:val="003040E7"/>
    <w:rsid w:val="0030463A"/>
    <w:rsid w:val="00304825"/>
    <w:rsid w:val="0030490D"/>
    <w:rsid w:val="00305241"/>
    <w:rsid w:val="00305781"/>
    <w:rsid w:val="00305CFE"/>
    <w:rsid w:val="00307020"/>
    <w:rsid w:val="0030714F"/>
    <w:rsid w:val="003074CE"/>
    <w:rsid w:val="00310334"/>
    <w:rsid w:val="00310493"/>
    <w:rsid w:val="003109CF"/>
    <w:rsid w:val="00310F11"/>
    <w:rsid w:val="00311429"/>
    <w:rsid w:val="003114D8"/>
    <w:rsid w:val="003118E7"/>
    <w:rsid w:val="00311A1D"/>
    <w:rsid w:val="00311CEA"/>
    <w:rsid w:val="0031243F"/>
    <w:rsid w:val="00312A74"/>
    <w:rsid w:val="00312D81"/>
    <w:rsid w:val="003137A1"/>
    <w:rsid w:val="00314570"/>
    <w:rsid w:val="00314884"/>
    <w:rsid w:val="0031489A"/>
    <w:rsid w:val="00315E1C"/>
    <w:rsid w:val="003165AF"/>
    <w:rsid w:val="00316925"/>
    <w:rsid w:val="00316D89"/>
    <w:rsid w:val="00316FF8"/>
    <w:rsid w:val="00317124"/>
    <w:rsid w:val="00317302"/>
    <w:rsid w:val="003177EA"/>
    <w:rsid w:val="00317928"/>
    <w:rsid w:val="003201CE"/>
    <w:rsid w:val="003201D1"/>
    <w:rsid w:val="003202FA"/>
    <w:rsid w:val="0032036D"/>
    <w:rsid w:val="003204D6"/>
    <w:rsid w:val="00320B52"/>
    <w:rsid w:val="00320B7F"/>
    <w:rsid w:val="00320CB5"/>
    <w:rsid w:val="00320E65"/>
    <w:rsid w:val="003214E4"/>
    <w:rsid w:val="0032280A"/>
    <w:rsid w:val="00322ECB"/>
    <w:rsid w:val="003234F9"/>
    <w:rsid w:val="0032379F"/>
    <w:rsid w:val="0032386C"/>
    <w:rsid w:val="003239CB"/>
    <w:rsid w:val="0032408E"/>
    <w:rsid w:val="003243EA"/>
    <w:rsid w:val="003244EB"/>
    <w:rsid w:val="00324AB1"/>
    <w:rsid w:val="00324E59"/>
    <w:rsid w:val="00325052"/>
    <w:rsid w:val="00325863"/>
    <w:rsid w:val="00325ABC"/>
    <w:rsid w:val="00325B12"/>
    <w:rsid w:val="00326B2B"/>
    <w:rsid w:val="00326EA1"/>
    <w:rsid w:val="00326F38"/>
    <w:rsid w:val="00326F90"/>
    <w:rsid w:val="00326FE1"/>
    <w:rsid w:val="00327971"/>
    <w:rsid w:val="0033043B"/>
    <w:rsid w:val="00330EEC"/>
    <w:rsid w:val="00331225"/>
    <w:rsid w:val="003313DE"/>
    <w:rsid w:val="003315AE"/>
    <w:rsid w:val="003317A0"/>
    <w:rsid w:val="003319A7"/>
    <w:rsid w:val="00331B16"/>
    <w:rsid w:val="00331C3F"/>
    <w:rsid w:val="00332433"/>
    <w:rsid w:val="0033271E"/>
    <w:rsid w:val="0033287F"/>
    <w:rsid w:val="0033291C"/>
    <w:rsid w:val="00332D54"/>
    <w:rsid w:val="00332F1E"/>
    <w:rsid w:val="0033327C"/>
    <w:rsid w:val="00333737"/>
    <w:rsid w:val="00333D9B"/>
    <w:rsid w:val="003348DD"/>
    <w:rsid w:val="00334909"/>
    <w:rsid w:val="00334E81"/>
    <w:rsid w:val="00334FC3"/>
    <w:rsid w:val="003356B2"/>
    <w:rsid w:val="0033584E"/>
    <w:rsid w:val="003358B5"/>
    <w:rsid w:val="00336681"/>
    <w:rsid w:val="00336ABA"/>
    <w:rsid w:val="003373E6"/>
    <w:rsid w:val="00337759"/>
    <w:rsid w:val="00337C69"/>
    <w:rsid w:val="00337CC9"/>
    <w:rsid w:val="003407C5"/>
    <w:rsid w:val="0034097D"/>
    <w:rsid w:val="003410DD"/>
    <w:rsid w:val="00341638"/>
    <w:rsid w:val="00341778"/>
    <w:rsid w:val="00341D57"/>
    <w:rsid w:val="00341DA7"/>
    <w:rsid w:val="00342CA2"/>
    <w:rsid w:val="003431DF"/>
    <w:rsid w:val="00343A19"/>
    <w:rsid w:val="00343D1C"/>
    <w:rsid w:val="00344911"/>
    <w:rsid w:val="003450A9"/>
    <w:rsid w:val="00345C9E"/>
    <w:rsid w:val="0034600F"/>
    <w:rsid w:val="0034615E"/>
    <w:rsid w:val="003467C3"/>
    <w:rsid w:val="0034700A"/>
    <w:rsid w:val="00347F30"/>
    <w:rsid w:val="00347FAC"/>
    <w:rsid w:val="00350C1C"/>
    <w:rsid w:val="00351065"/>
    <w:rsid w:val="00351223"/>
    <w:rsid w:val="00351826"/>
    <w:rsid w:val="00351A19"/>
    <w:rsid w:val="00351AD6"/>
    <w:rsid w:val="00351F10"/>
    <w:rsid w:val="00352AB4"/>
    <w:rsid w:val="00352C17"/>
    <w:rsid w:val="00352F9E"/>
    <w:rsid w:val="00353062"/>
    <w:rsid w:val="00353468"/>
    <w:rsid w:val="003538C6"/>
    <w:rsid w:val="00353C9B"/>
    <w:rsid w:val="00353E01"/>
    <w:rsid w:val="0035431A"/>
    <w:rsid w:val="00354612"/>
    <w:rsid w:val="00355931"/>
    <w:rsid w:val="00355B2B"/>
    <w:rsid w:val="00356104"/>
    <w:rsid w:val="0035621A"/>
    <w:rsid w:val="00356925"/>
    <w:rsid w:val="00356DCF"/>
    <w:rsid w:val="00356FE3"/>
    <w:rsid w:val="00357099"/>
    <w:rsid w:val="00357200"/>
    <w:rsid w:val="00357586"/>
    <w:rsid w:val="0036024E"/>
    <w:rsid w:val="003604E3"/>
    <w:rsid w:val="003605F8"/>
    <w:rsid w:val="0036061C"/>
    <w:rsid w:val="00360905"/>
    <w:rsid w:val="003618FD"/>
    <w:rsid w:val="00361FF3"/>
    <w:rsid w:val="0036234E"/>
    <w:rsid w:val="003625DE"/>
    <w:rsid w:val="00364256"/>
    <w:rsid w:val="00364AA2"/>
    <w:rsid w:val="00364F41"/>
    <w:rsid w:val="00365966"/>
    <w:rsid w:val="0036607A"/>
    <w:rsid w:val="00366158"/>
    <w:rsid w:val="00366190"/>
    <w:rsid w:val="003677BF"/>
    <w:rsid w:val="00367A21"/>
    <w:rsid w:val="00367BFF"/>
    <w:rsid w:val="00367C79"/>
    <w:rsid w:val="003700EC"/>
    <w:rsid w:val="00370197"/>
    <w:rsid w:val="0037031A"/>
    <w:rsid w:val="0037038D"/>
    <w:rsid w:val="003703A7"/>
    <w:rsid w:val="00370737"/>
    <w:rsid w:val="00371223"/>
    <w:rsid w:val="00371B34"/>
    <w:rsid w:val="00371C81"/>
    <w:rsid w:val="003722A9"/>
    <w:rsid w:val="003727C5"/>
    <w:rsid w:val="003728D4"/>
    <w:rsid w:val="00373484"/>
    <w:rsid w:val="00373851"/>
    <w:rsid w:val="003738AC"/>
    <w:rsid w:val="00373955"/>
    <w:rsid w:val="003739E0"/>
    <w:rsid w:val="003739FF"/>
    <w:rsid w:val="00373F3F"/>
    <w:rsid w:val="00374EBF"/>
    <w:rsid w:val="00374FF5"/>
    <w:rsid w:val="00375354"/>
    <w:rsid w:val="0037540D"/>
    <w:rsid w:val="0037559C"/>
    <w:rsid w:val="0037587E"/>
    <w:rsid w:val="003764DE"/>
    <w:rsid w:val="00376D95"/>
    <w:rsid w:val="003775B1"/>
    <w:rsid w:val="00377A1E"/>
    <w:rsid w:val="00377A1F"/>
    <w:rsid w:val="00377A25"/>
    <w:rsid w:val="00380DA9"/>
    <w:rsid w:val="00380DC5"/>
    <w:rsid w:val="00380E77"/>
    <w:rsid w:val="00380F42"/>
    <w:rsid w:val="00381035"/>
    <w:rsid w:val="00381792"/>
    <w:rsid w:val="00381E75"/>
    <w:rsid w:val="00382707"/>
    <w:rsid w:val="003829A0"/>
    <w:rsid w:val="003833C9"/>
    <w:rsid w:val="00383AB4"/>
    <w:rsid w:val="00383FC5"/>
    <w:rsid w:val="003846FE"/>
    <w:rsid w:val="00384FAD"/>
    <w:rsid w:val="003850CD"/>
    <w:rsid w:val="00385B50"/>
    <w:rsid w:val="00386009"/>
    <w:rsid w:val="003867F4"/>
    <w:rsid w:val="00386CD0"/>
    <w:rsid w:val="00387146"/>
    <w:rsid w:val="003871BD"/>
    <w:rsid w:val="00387352"/>
    <w:rsid w:val="003873E5"/>
    <w:rsid w:val="00387C6F"/>
    <w:rsid w:val="00387C8A"/>
    <w:rsid w:val="00390415"/>
    <w:rsid w:val="00390CB9"/>
    <w:rsid w:val="0039109D"/>
    <w:rsid w:val="003917EB"/>
    <w:rsid w:val="00391AD1"/>
    <w:rsid w:val="00391FE1"/>
    <w:rsid w:val="00392D90"/>
    <w:rsid w:val="00393402"/>
    <w:rsid w:val="003942FD"/>
    <w:rsid w:val="00394E7E"/>
    <w:rsid w:val="0039556C"/>
    <w:rsid w:val="00395ACF"/>
    <w:rsid w:val="00395C30"/>
    <w:rsid w:val="00395C8A"/>
    <w:rsid w:val="0039608A"/>
    <w:rsid w:val="003966FE"/>
    <w:rsid w:val="0039678A"/>
    <w:rsid w:val="003967A0"/>
    <w:rsid w:val="00396C89"/>
    <w:rsid w:val="003A02B4"/>
    <w:rsid w:val="003A0302"/>
    <w:rsid w:val="003A04F6"/>
    <w:rsid w:val="003A0666"/>
    <w:rsid w:val="003A06BD"/>
    <w:rsid w:val="003A0A16"/>
    <w:rsid w:val="003A0F21"/>
    <w:rsid w:val="003A1275"/>
    <w:rsid w:val="003A2554"/>
    <w:rsid w:val="003A2C53"/>
    <w:rsid w:val="003A3050"/>
    <w:rsid w:val="003A3451"/>
    <w:rsid w:val="003A4820"/>
    <w:rsid w:val="003A4A2B"/>
    <w:rsid w:val="003A4FF9"/>
    <w:rsid w:val="003A5178"/>
    <w:rsid w:val="003A531E"/>
    <w:rsid w:val="003A5727"/>
    <w:rsid w:val="003A58FD"/>
    <w:rsid w:val="003A5901"/>
    <w:rsid w:val="003A5BD6"/>
    <w:rsid w:val="003A5D09"/>
    <w:rsid w:val="003A60D1"/>
    <w:rsid w:val="003A61DC"/>
    <w:rsid w:val="003A62DD"/>
    <w:rsid w:val="003A632D"/>
    <w:rsid w:val="003A64B7"/>
    <w:rsid w:val="003A6AE6"/>
    <w:rsid w:val="003A72D1"/>
    <w:rsid w:val="003A746A"/>
    <w:rsid w:val="003A7A9F"/>
    <w:rsid w:val="003B02AA"/>
    <w:rsid w:val="003B03E2"/>
    <w:rsid w:val="003B0FE5"/>
    <w:rsid w:val="003B101E"/>
    <w:rsid w:val="003B1378"/>
    <w:rsid w:val="003B23A4"/>
    <w:rsid w:val="003B2A63"/>
    <w:rsid w:val="003B2AF8"/>
    <w:rsid w:val="003B2D30"/>
    <w:rsid w:val="003B3515"/>
    <w:rsid w:val="003B3816"/>
    <w:rsid w:val="003B3D5D"/>
    <w:rsid w:val="003B3DD0"/>
    <w:rsid w:val="003B4321"/>
    <w:rsid w:val="003B4AF6"/>
    <w:rsid w:val="003B5563"/>
    <w:rsid w:val="003B55B1"/>
    <w:rsid w:val="003B579B"/>
    <w:rsid w:val="003B5BDF"/>
    <w:rsid w:val="003B5BFE"/>
    <w:rsid w:val="003B6942"/>
    <w:rsid w:val="003B6A1A"/>
    <w:rsid w:val="003B6E00"/>
    <w:rsid w:val="003B6F06"/>
    <w:rsid w:val="003B717C"/>
    <w:rsid w:val="003B7A00"/>
    <w:rsid w:val="003C01FC"/>
    <w:rsid w:val="003C0333"/>
    <w:rsid w:val="003C0434"/>
    <w:rsid w:val="003C0BC6"/>
    <w:rsid w:val="003C0F71"/>
    <w:rsid w:val="003C1218"/>
    <w:rsid w:val="003C1349"/>
    <w:rsid w:val="003C17C5"/>
    <w:rsid w:val="003C1838"/>
    <w:rsid w:val="003C1B05"/>
    <w:rsid w:val="003C1C94"/>
    <w:rsid w:val="003C1DC2"/>
    <w:rsid w:val="003C1F40"/>
    <w:rsid w:val="003C2BCC"/>
    <w:rsid w:val="003C2FCB"/>
    <w:rsid w:val="003C3056"/>
    <w:rsid w:val="003C3142"/>
    <w:rsid w:val="003C3CBD"/>
    <w:rsid w:val="003C4661"/>
    <w:rsid w:val="003C4E39"/>
    <w:rsid w:val="003C52B5"/>
    <w:rsid w:val="003C55DB"/>
    <w:rsid w:val="003C5F80"/>
    <w:rsid w:val="003C6FBE"/>
    <w:rsid w:val="003D0090"/>
    <w:rsid w:val="003D0A69"/>
    <w:rsid w:val="003D0C59"/>
    <w:rsid w:val="003D11CA"/>
    <w:rsid w:val="003D1338"/>
    <w:rsid w:val="003D17E8"/>
    <w:rsid w:val="003D1ACC"/>
    <w:rsid w:val="003D1CD3"/>
    <w:rsid w:val="003D1FDB"/>
    <w:rsid w:val="003D2096"/>
    <w:rsid w:val="003D2851"/>
    <w:rsid w:val="003D376D"/>
    <w:rsid w:val="003D3D71"/>
    <w:rsid w:val="003D4238"/>
    <w:rsid w:val="003D42AA"/>
    <w:rsid w:val="003D4AC8"/>
    <w:rsid w:val="003D4AF7"/>
    <w:rsid w:val="003D4CE9"/>
    <w:rsid w:val="003D4DB1"/>
    <w:rsid w:val="003D52BB"/>
    <w:rsid w:val="003D5355"/>
    <w:rsid w:val="003D53F5"/>
    <w:rsid w:val="003D54BB"/>
    <w:rsid w:val="003D5661"/>
    <w:rsid w:val="003D56FB"/>
    <w:rsid w:val="003D5A7E"/>
    <w:rsid w:val="003D5D92"/>
    <w:rsid w:val="003D5E55"/>
    <w:rsid w:val="003D60F2"/>
    <w:rsid w:val="003D6891"/>
    <w:rsid w:val="003D6A1E"/>
    <w:rsid w:val="003D6BD3"/>
    <w:rsid w:val="003D6CFA"/>
    <w:rsid w:val="003D6D0E"/>
    <w:rsid w:val="003D6F3A"/>
    <w:rsid w:val="003D6FD3"/>
    <w:rsid w:val="003D72D9"/>
    <w:rsid w:val="003D72DE"/>
    <w:rsid w:val="003D7459"/>
    <w:rsid w:val="003D7467"/>
    <w:rsid w:val="003D792F"/>
    <w:rsid w:val="003D7DDF"/>
    <w:rsid w:val="003D7FE7"/>
    <w:rsid w:val="003E0323"/>
    <w:rsid w:val="003E076D"/>
    <w:rsid w:val="003E0C92"/>
    <w:rsid w:val="003E0F45"/>
    <w:rsid w:val="003E111B"/>
    <w:rsid w:val="003E1312"/>
    <w:rsid w:val="003E24CE"/>
    <w:rsid w:val="003E254E"/>
    <w:rsid w:val="003E31F5"/>
    <w:rsid w:val="003E3489"/>
    <w:rsid w:val="003E3B02"/>
    <w:rsid w:val="003E3DF8"/>
    <w:rsid w:val="003E3F12"/>
    <w:rsid w:val="003E3F71"/>
    <w:rsid w:val="003E3FCD"/>
    <w:rsid w:val="003E3FE6"/>
    <w:rsid w:val="003E42B4"/>
    <w:rsid w:val="003E4671"/>
    <w:rsid w:val="003E4736"/>
    <w:rsid w:val="003E4AC9"/>
    <w:rsid w:val="003E4D8B"/>
    <w:rsid w:val="003E50B6"/>
    <w:rsid w:val="003E515D"/>
    <w:rsid w:val="003E540A"/>
    <w:rsid w:val="003E55B3"/>
    <w:rsid w:val="003E56A9"/>
    <w:rsid w:val="003E66B4"/>
    <w:rsid w:val="003E66E5"/>
    <w:rsid w:val="003E6A04"/>
    <w:rsid w:val="003E7111"/>
    <w:rsid w:val="003E7585"/>
    <w:rsid w:val="003E790A"/>
    <w:rsid w:val="003E79EE"/>
    <w:rsid w:val="003E7E15"/>
    <w:rsid w:val="003F0151"/>
    <w:rsid w:val="003F02CA"/>
    <w:rsid w:val="003F077F"/>
    <w:rsid w:val="003F0A7D"/>
    <w:rsid w:val="003F12E0"/>
    <w:rsid w:val="003F1605"/>
    <w:rsid w:val="003F1901"/>
    <w:rsid w:val="003F1A63"/>
    <w:rsid w:val="003F1AC9"/>
    <w:rsid w:val="003F1B5C"/>
    <w:rsid w:val="003F1F69"/>
    <w:rsid w:val="003F2706"/>
    <w:rsid w:val="003F2723"/>
    <w:rsid w:val="003F2C1C"/>
    <w:rsid w:val="003F2FB3"/>
    <w:rsid w:val="003F3872"/>
    <w:rsid w:val="003F39E7"/>
    <w:rsid w:val="003F45DE"/>
    <w:rsid w:val="003F4ABF"/>
    <w:rsid w:val="003F508C"/>
    <w:rsid w:val="003F54DB"/>
    <w:rsid w:val="003F5821"/>
    <w:rsid w:val="003F608A"/>
    <w:rsid w:val="003F658C"/>
    <w:rsid w:val="003F71D3"/>
    <w:rsid w:val="003F7259"/>
    <w:rsid w:val="003F741B"/>
    <w:rsid w:val="003F770A"/>
    <w:rsid w:val="003F7C31"/>
    <w:rsid w:val="003F7C5D"/>
    <w:rsid w:val="003F7E11"/>
    <w:rsid w:val="003F7FB3"/>
    <w:rsid w:val="004000B3"/>
    <w:rsid w:val="00400110"/>
    <w:rsid w:val="00400900"/>
    <w:rsid w:val="00400BCB"/>
    <w:rsid w:val="00400C96"/>
    <w:rsid w:val="00400D5C"/>
    <w:rsid w:val="004015CB"/>
    <w:rsid w:val="00401809"/>
    <w:rsid w:val="0040219A"/>
    <w:rsid w:val="00404003"/>
    <w:rsid w:val="00404112"/>
    <w:rsid w:val="00404162"/>
    <w:rsid w:val="0040418E"/>
    <w:rsid w:val="004044D5"/>
    <w:rsid w:val="004044D7"/>
    <w:rsid w:val="0040505E"/>
    <w:rsid w:val="00405D18"/>
    <w:rsid w:val="00405D6D"/>
    <w:rsid w:val="0040706D"/>
    <w:rsid w:val="00407182"/>
    <w:rsid w:val="004075B7"/>
    <w:rsid w:val="00407CBD"/>
    <w:rsid w:val="00410BCE"/>
    <w:rsid w:val="00410D30"/>
    <w:rsid w:val="00410F12"/>
    <w:rsid w:val="004110CF"/>
    <w:rsid w:val="00412B86"/>
    <w:rsid w:val="0041353E"/>
    <w:rsid w:val="00413629"/>
    <w:rsid w:val="004138D4"/>
    <w:rsid w:val="0041397D"/>
    <w:rsid w:val="00413FE9"/>
    <w:rsid w:val="00414136"/>
    <w:rsid w:val="0041481A"/>
    <w:rsid w:val="0041498F"/>
    <w:rsid w:val="00414B73"/>
    <w:rsid w:val="0041585A"/>
    <w:rsid w:val="00415B9C"/>
    <w:rsid w:val="00415C84"/>
    <w:rsid w:val="00416123"/>
    <w:rsid w:val="00416236"/>
    <w:rsid w:val="004162F8"/>
    <w:rsid w:val="004166D0"/>
    <w:rsid w:val="00416916"/>
    <w:rsid w:val="00416B9E"/>
    <w:rsid w:val="00416BB0"/>
    <w:rsid w:val="00416F67"/>
    <w:rsid w:val="004175AC"/>
    <w:rsid w:val="0042007D"/>
    <w:rsid w:val="0042025B"/>
    <w:rsid w:val="00420B2D"/>
    <w:rsid w:val="0042264A"/>
    <w:rsid w:val="00422833"/>
    <w:rsid w:val="00422869"/>
    <w:rsid w:val="00422B7A"/>
    <w:rsid w:val="00423274"/>
    <w:rsid w:val="00423F94"/>
    <w:rsid w:val="0042417D"/>
    <w:rsid w:val="0042419C"/>
    <w:rsid w:val="00424326"/>
    <w:rsid w:val="00424507"/>
    <w:rsid w:val="00424B9C"/>
    <w:rsid w:val="00424DCD"/>
    <w:rsid w:val="00424E15"/>
    <w:rsid w:val="00425084"/>
    <w:rsid w:val="0042515C"/>
    <w:rsid w:val="00425171"/>
    <w:rsid w:val="00425617"/>
    <w:rsid w:val="00425C16"/>
    <w:rsid w:val="00425DAD"/>
    <w:rsid w:val="004260D8"/>
    <w:rsid w:val="004262C0"/>
    <w:rsid w:val="00426412"/>
    <w:rsid w:val="00427797"/>
    <w:rsid w:val="00427ACF"/>
    <w:rsid w:val="00427AF8"/>
    <w:rsid w:val="00427C1D"/>
    <w:rsid w:val="00427CC4"/>
    <w:rsid w:val="00430311"/>
    <w:rsid w:val="0043036C"/>
    <w:rsid w:val="004310F6"/>
    <w:rsid w:val="004311D6"/>
    <w:rsid w:val="0043132F"/>
    <w:rsid w:val="00431401"/>
    <w:rsid w:val="00431655"/>
    <w:rsid w:val="004317E3"/>
    <w:rsid w:val="00431937"/>
    <w:rsid w:val="00431D35"/>
    <w:rsid w:val="00431E9A"/>
    <w:rsid w:val="00432535"/>
    <w:rsid w:val="004329D0"/>
    <w:rsid w:val="00432EBE"/>
    <w:rsid w:val="004331B7"/>
    <w:rsid w:val="004332E4"/>
    <w:rsid w:val="00433A6D"/>
    <w:rsid w:val="00433C6E"/>
    <w:rsid w:val="00433D5A"/>
    <w:rsid w:val="00433E5F"/>
    <w:rsid w:val="0043418D"/>
    <w:rsid w:val="0043468D"/>
    <w:rsid w:val="00434B13"/>
    <w:rsid w:val="00434F48"/>
    <w:rsid w:val="0043580B"/>
    <w:rsid w:val="004358C2"/>
    <w:rsid w:val="00435DCF"/>
    <w:rsid w:val="00436353"/>
    <w:rsid w:val="00437052"/>
    <w:rsid w:val="00437B33"/>
    <w:rsid w:val="00437B7E"/>
    <w:rsid w:val="00440471"/>
    <w:rsid w:val="004406DA"/>
    <w:rsid w:val="004419EB"/>
    <w:rsid w:val="00441A09"/>
    <w:rsid w:val="00441D23"/>
    <w:rsid w:val="00441DF1"/>
    <w:rsid w:val="00442260"/>
    <w:rsid w:val="0044229C"/>
    <w:rsid w:val="0044287A"/>
    <w:rsid w:val="00442AAA"/>
    <w:rsid w:val="00442D9E"/>
    <w:rsid w:val="0044308E"/>
    <w:rsid w:val="004432CF"/>
    <w:rsid w:val="00443746"/>
    <w:rsid w:val="004437EE"/>
    <w:rsid w:val="00443803"/>
    <w:rsid w:val="00443A52"/>
    <w:rsid w:val="00443DEC"/>
    <w:rsid w:val="0044415B"/>
    <w:rsid w:val="0044443F"/>
    <w:rsid w:val="0044452F"/>
    <w:rsid w:val="00444F88"/>
    <w:rsid w:val="004455CE"/>
    <w:rsid w:val="00445917"/>
    <w:rsid w:val="00445EBD"/>
    <w:rsid w:val="00445EE9"/>
    <w:rsid w:val="004463C6"/>
    <w:rsid w:val="00446B08"/>
    <w:rsid w:val="00446CD9"/>
    <w:rsid w:val="00447416"/>
    <w:rsid w:val="00447594"/>
    <w:rsid w:val="004477B8"/>
    <w:rsid w:val="004478AE"/>
    <w:rsid w:val="00447F21"/>
    <w:rsid w:val="0045009C"/>
    <w:rsid w:val="004503F2"/>
    <w:rsid w:val="004507ED"/>
    <w:rsid w:val="00450A9B"/>
    <w:rsid w:val="0045169E"/>
    <w:rsid w:val="00451B71"/>
    <w:rsid w:val="00451C2F"/>
    <w:rsid w:val="00451EDC"/>
    <w:rsid w:val="00451FA7"/>
    <w:rsid w:val="00452131"/>
    <w:rsid w:val="00452258"/>
    <w:rsid w:val="0045248D"/>
    <w:rsid w:val="00452E91"/>
    <w:rsid w:val="0045309A"/>
    <w:rsid w:val="004539E5"/>
    <w:rsid w:val="00454D79"/>
    <w:rsid w:val="00455224"/>
    <w:rsid w:val="004555D0"/>
    <w:rsid w:val="00455EB4"/>
    <w:rsid w:val="00455F75"/>
    <w:rsid w:val="0045626B"/>
    <w:rsid w:val="00456488"/>
    <w:rsid w:val="00456CD4"/>
    <w:rsid w:val="00456DAD"/>
    <w:rsid w:val="004572F0"/>
    <w:rsid w:val="004572FB"/>
    <w:rsid w:val="004579E1"/>
    <w:rsid w:val="00457A9D"/>
    <w:rsid w:val="00457CCC"/>
    <w:rsid w:val="00457D47"/>
    <w:rsid w:val="00460874"/>
    <w:rsid w:val="004608C3"/>
    <w:rsid w:val="004609D4"/>
    <w:rsid w:val="00460CCB"/>
    <w:rsid w:val="00460D0D"/>
    <w:rsid w:val="00460D0E"/>
    <w:rsid w:val="0046153E"/>
    <w:rsid w:val="004618A4"/>
    <w:rsid w:val="00461A64"/>
    <w:rsid w:val="0046241E"/>
    <w:rsid w:val="00462976"/>
    <w:rsid w:val="00462E3A"/>
    <w:rsid w:val="00463065"/>
    <w:rsid w:val="0046316F"/>
    <w:rsid w:val="00463C4B"/>
    <w:rsid w:val="00463EE4"/>
    <w:rsid w:val="00464310"/>
    <w:rsid w:val="00464E40"/>
    <w:rsid w:val="00464FDA"/>
    <w:rsid w:val="00465182"/>
    <w:rsid w:val="004653B1"/>
    <w:rsid w:val="00465684"/>
    <w:rsid w:val="00465D08"/>
    <w:rsid w:val="00465E09"/>
    <w:rsid w:val="0046647B"/>
    <w:rsid w:val="004664FE"/>
    <w:rsid w:val="004676C9"/>
    <w:rsid w:val="0047047B"/>
    <w:rsid w:val="004709EA"/>
    <w:rsid w:val="00470B71"/>
    <w:rsid w:val="00470D31"/>
    <w:rsid w:val="00470E41"/>
    <w:rsid w:val="004711B3"/>
    <w:rsid w:val="00471E41"/>
    <w:rsid w:val="00472401"/>
    <w:rsid w:val="00472427"/>
    <w:rsid w:val="004725A9"/>
    <w:rsid w:val="00472A71"/>
    <w:rsid w:val="00472C5B"/>
    <w:rsid w:val="00473847"/>
    <w:rsid w:val="004739DD"/>
    <w:rsid w:val="00473A0F"/>
    <w:rsid w:val="00473AB3"/>
    <w:rsid w:val="00473B67"/>
    <w:rsid w:val="00473C81"/>
    <w:rsid w:val="00473E70"/>
    <w:rsid w:val="00474064"/>
    <w:rsid w:val="004743BA"/>
    <w:rsid w:val="00474404"/>
    <w:rsid w:val="00474BF1"/>
    <w:rsid w:val="00475888"/>
    <w:rsid w:val="004759D5"/>
    <w:rsid w:val="00475F81"/>
    <w:rsid w:val="00476444"/>
    <w:rsid w:val="00476F0E"/>
    <w:rsid w:val="004774FB"/>
    <w:rsid w:val="0048023B"/>
    <w:rsid w:val="00480B3E"/>
    <w:rsid w:val="00480D6E"/>
    <w:rsid w:val="004813FF"/>
    <w:rsid w:val="00481871"/>
    <w:rsid w:val="004819DE"/>
    <w:rsid w:val="00481DD8"/>
    <w:rsid w:val="00481F66"/>
    <w:rsid w:val="004820C8"/>
    <w:rsid w:val="00482296"/>
    <w:rsid w:val="00482581"/>
    <w:rsid w:val="00482BC2"/>
    <w:rsid w:val="00482CB4"/>
    <w:rsid w:val="004830A0"/>
    <w:rsid w:val="00483242"/>
    <w:rsid w:val="004835BA"/>
    <w:rsid w:val="004839BA"/>
    <w:rsid w:val="00483B7F"/>
    <w:rsid w:val="00483D7F"/>
    <w:rsid w:val="00484C37"/>
    <w:rsid w:val="00485042"/>
    <w:rsid w:val="00485146"/>
    <w:rsid w:val="004853D3"/>
    <w:rsid w:val="0048540D"/>
    <w:rsid w:val="0048597C"/>
    <w:rsid w:val="00485BD2"/>
    <w:rsid w:val="004866E1"/>
    <w:rsid w:val="00486747"/>
    <w:rsid w:val="004867B3"/>
    <w:rsid w:val="0048692A"/>
    <w:rsid w:val="00486AD0"/>
    <w:rsid w:val="00486B6A"/>
    <w:rsid w:val="00486BDA"/>
    <w:rsid w:val="00486D8F"/>
    <w:rsid w:val="00486F71"/>
    <w:rsid w:val="00487634"/>
    <w:rsid w:val="00490428"/>
    <w:rsid w:val="00490A05"/>
    <w:rsid w:val="00490AC4"/>
    <w:rsid w:val="00490C2A"/>
    <w:rsid w:val="00490C2F"/>
    <w:rsid w:val="004913F3"/>
    <w:rsid w:val="004917FF"/>
    <w:rsid w:val="0049183D"/>
    <w:rsid w:val="00493738"/>
    <w:rsid w:val="004939D7"/>
    <w:rsid w:val="004940E7"/>
    <w:rsid w:val="00494373"/>
    <w:rsid w:val="0049463C"/>
    <w:rsid w:val="00494A28"/>
    <w:rsid w:val="00494A66"/>
    <w:rsid w:val="0049512B"/>
    <w:rsid w:val="0049513D"/>
    <w:rsid w:val="004955AA"/>
    <w:rsid w:val="004957F6"/>
    <w:rsid w:val="0049593E"/>
    <w:rsid w:val="004959CF"/>
    <w:rsid w:val="00496366"/>
    <w:rsid w:val="00496FA6"/>
    <w:rsid w:val="00497036"/>
    <w:rsid w:val="004972CF"/>
    <w:rsid w:val="004978B7"/>
    <w:rsid w:val="00497F2F"/>
    <w:rsid w:val="004A0171"/>
    <w:rsid w:val="004A0912"/>
    <w:rsid w:val="004A0B9D"/>
    <w:rsid w:val="004A0DCC"/>
    <w:rsid w:val="004A13A8"/>
    <w:rsid w:val="004A144C"/>
    <w:rsid w:val="004A1CC1"/>
    <w:rsid w:val="004A21A2"/>
    <w:rsid w:val="004A2E8B"/>
    <w:rsid w:val="004A30D5"/>
    <w:rsid w:val="004A3227"/>
    <w:rsid w:val="004A3ABE"/>
    <w:rsid w:val="004A3D81"/>
    <w:rsid w:val="004A4562"/>
    <w:rsid w:val="004A4EBA"/>
    <w:rsid w:val="004A50D9"/>
    <w:rsid w:val="004A56BB"/>
    <w:rsid w:val="004A6630"/>
    <w:rsid w:val="004A6AA6"/>
    <w:rsid w:val="004A6AB7"/>
    <w:rsid w:val="004A6D61"/>
    <w:rsid w:val="004A71C5"/>
    <w:rsid w:val="004A7207"/>
    <w:rsid w:val="004A75AA"/>
    <w:rsid w:val="004A7967"/>
    <w:rsid w:val="004B07A5"/>
    <w:rsid w:val="004B0A8E"/>
    <w:rsid w:val="004B0BF8"/>
    <w:rsid w:val="004B10A3"/>
    <w:rsid w:val="004B1669"/>
    <w:rsid w:val="004B17ED"/>
    <w:rsid w:val="004B19CC"/>
    <w:rsid w:val="004B2125"/>
    <w:rsid w:val="004B213B"/>
    <w:rsid w:val="004B224B"/>
    <w:rsid w:val="004B230A"/>
    <w:rsid w:val="004B24E0"/>
    <w:rsid w:val="004B2608"/>
    <w:rsid w:val="004B32FB"/>
    <w:rsid w:val="004B3647"/>
    <w:rsid w:val="004B3D22"/>
    <w:rsid w:val="004B3F4C"/>
    <w:rsid w:val="004B4E16"/>
    <w:rsid w:val="004B56D8"/>
    <w:rsid w:val="004B69F0"/>
    <w:rsid w:val="004B77A4"/>
    <w:rsid w:val="004B7910"/>
    <w:rsid w:val="004B7D7E"/>
    <w:rsid w:val="004B7E15"/>
    <w:rsid w:val="004C0EE2"/>
    <w:rsid w:val="004C12A7"/>
    <w:rsid w:val="004C1808"/>
    <w:rsid w:val="004C2111"/>
    <w:rsid w:val="004C2677"/>
    <w:rsid w:val="004C2A82"/>
    <w:rsid w:val="004C2BEE"/>
    <w:rsid w:val="004C2D77"/>
    <w:rsid w:val="004C3293"/>
    <w:rsid w:val="004C34E1"/>
    <w:rsid w:val="004C3707"/>
    <w:rsid w:val="004C3745"/>
    <w:rsid w:val="004C390F"/>
    <w:rsid w:val="004C44F3"/>
    <w:rsid w:val="004C4716"/>
    <w:rsid w:val="004C49A4"/>
    <w:rsid w:val="004C4B1D"/>
    <w:rsid w:val="004C4D0D"/>
    <w:rsid w:val="004C4F91"/>
    <w:rsid w:val="004C530D"/>
    <w:rsid w:val="004C5766"/>
    <w:rsid w:val="004C5BD2"/>
    <w:rsid w:val="004C5CD7"/>
    <w:rsid w:val="004C69C4"/>
    <w:rsid w:val="004C6A7C"/>
    <w:rsid w:val="004C721B"/>
    <w:rsid w:val="004C7602"/>
    <w:rsid w:val="004C7631"/>
    <w:rsid w:val="004C7C7B"/>
    <w:rsid w:val="004D00F9"/>
    <w:rsid w:val="004D01FE"/>
    <w:rsid w:val="004D0267"/>
    <w:rsid w:val="004D09AC"/>
    <w:rsid w:val="004D09FF"/>
    <w:rsid w:val="004D10AF"/>
    <w:rsid w:val="004D11D0"/>
    <w:rsid w:val="004D12F0"/>
    <w:rsid w:val="004D13AD"/>
    <w:rsid w:val="004D14B0"/>
    <w:rsid w:val="004D17FC"/>
    <w:rsid w:val="004D1A55"/>
    <w:rsid w:val="004D1EDA"/>
    <w:rsid w:val="004D2363"/>
    <w:rsid w:val="004D283F"/>
    <w:rsid w:val="004D2849"/>
    <w:rsid w:val="004D2C78"/>
    <w:rsid w:val="004D347B"/>
    <w:rsid w:val="004D3758"/>
    <w:rsid w:val="004D43E8"/>
    <w:rsid w:val="004D4487"/>
    <w:rsid w:val="004D4CF1"/>
    <w:rsid w:val="004D4F97"/>
    <w:rsid w:val="004D4FF0"/>
    <w:rsid w:val="004D5A28"/>
    <w:rsid w:val="004D5A35"/>
    <w:rsid w:val="004D5B66"/>
    <w:rsid w:val="004D5C0A"/>
    <w:rsid w:val="004D62E9"/>
    <w:rsid w:val="004D6378"/>
    <w:rsid w:val="004D66CA"/>
    <w:rsid w:val="004D67C3"/>
    <w:rsid w:val="004D6C37"/>
    <w:rsid w:val="004D7000"/>
    <w:rsid w:val="004D7777"/>
    <w:rsid w:val="004D780B"/>
    <w:rsid w:val="004D784C"/>
    <w:rsid w:val="004D789D"/>
    <w:rsid w:val="004D7B6B"/>
    <w:rsid w:val="004E0054"/>
    <w:rsid w:val="004E0506"/>
    <w:rsid w:val="004E0575"/>
    <w:rsid w:val="004E0D9B"/>
    <w:rsid w:val="004E122E"/>
    <w:rsid w:val="004E14DF"/>
    <w:rsid w:val="004E1590"/>
    <w:rsid w:val="004E1D5D"/>
    <w:rsid w:val="004E20ED"/>
    <w:rsid w:val="004E2374"/>
    <w:rsid w:val="004E282B"/>
    <w:rsid w:val="004E28EA"/>
    <w:rsid w:val="004E299F"/>
    <w:rsid w:val="004E2A6E"/>
    <w:rsid w:val="004E2BC5"/>
    <w:rsid w:val="004E2D57"/>
    <w:rsid w:val="004E3563"/>
    <w:rsid w:val="004E389A"/>
    <w:rsid w:val="004E402F"/>
    <w:rsid w:val="004E43D3"/>
    <w:rsid w:val="004E44FE"/>
    <w:rsid w:val="004E468C"/>
    <w:rsid w:val="004E4865"/>
    <w:rsid w:val="004E4D01"/>
    <w:rsid w:val="004E5F0D"/>
    <w:rsid w:val="004E6B8F"/>
    <w:rsid w:val="004E6C3D"/>
    <w:rsid w:val="004E7406"/>
    <w:rsid w:val="004E75DE"/>
    <w:rsid w:val="004E7A9D"/>
    <w:rsid w:val="004E7C17"/>
    <w:rsid w:val="004F0283"/>
    <w:rsid w:val="004F0380"/>
    <w:rsid w:val="004F07E7"/>
    <w:rsid w:val="004F086A"/>
    <w:rsid w:val="004F148A"/>
    <w:rsid w:val="004F2E33"/>
    <w:rsid w:val="004F3637"/>
    <w:rsid w:val="004F3A45"/>
    <w:rsid w:val="004F3B14"/>
    <w:rsid w:val="004F3C2C"/>
    <w:rsid w:val="004F3D51"/>
    <w:rsid w:val="004F3E09"/>
    <w:rsid w:val="004F3F5D"/>
    <w:rsid w:val="004F3F95"/>
    <w:rsid w:val="004F3FBF"/>
    <w:rsid w:val="004F42F4"/>
    <w:rsid w:val="004F46AF"/>
    <w:rsid w:val="004F4A60"/>
    <w:rsid w:val="004F4D79"/>
    <w:rsid w:val="004F5236"/>
    <w:rsid w:val="004F529C"/>
    <w:rsid w:val="004F52B7"/>
    <w:rsid w:val="004F54FD"/>
    <w:rsid w:val="004F5A4A"/>
    <w:rsid w:val="004F5AA4"/>
    <w:rsid w:val="004F5F22"/>
    <w:rsid w:val="004F62F9"/>
    <w:rsid w:val="004F65C4"/>
    <w:rsid w:val="004F6633"/>
    <w:rsid w:val="004F67F2"/>
    <w:rsid w:val="004F6A9C"/>
    <w:rsid w:val="004F6D38"/>
    <w:rsid w:val="004F6D73"/>
    <w:rsid w:val="004F7115"/>
    <w:rsid w:val="004F75A6"/>
    <w:rsid w:val="004F7724"/>
    <w:rsid w:val="004F7836"/>
    <w:rsid w:val="004F78C0"/>
    <w:rsid w:val="004F7BFD"/>
    <w:rsid w:val="004F7D81"/>
    <w:rsid w:val="00500108"/>
    <w:rsid w:val="005015C4"/>
    <w:rsid w:val="0050169F"/>
    <w:rsid w:val="005019DE"/>
    <w:rsid w:val="00501FDE"/>
    <w:rsid w:val="0050254E"/>
    <w:rsid w:val="005025A4"/>
    <w:rsid w:val="0050267D"/>
    <w:rsid w:val="00503649"/>
    <w:rsid w:val="005038B4"/>
    <w:rsid w:val="00503AD8"/>
    <w:rsid w:val="00503DBD"/>
    <w:rsid w:val="005041C7"/>
    <w:rsid w:val="00504A5B"/>
    <w:rsid w:val="0050555E"/>
    <w:rsid w:val="00505DB5"/>
    <w:rsid w:val="00505FA6"/>
    <w:rsid w:val="00506A2F"/>
    <w:rsid w:val="0050700C"/>
    <w:rsid w:val="005070DB"/>
    <w:rsid w:val="0050714C"/>
    <w:rsid w:val="0050766B"/>
    <w:rsid w:val="005103F7"/>
    <w:rsid w:val="005104BB"/>
    <w:rsid w:val="005107F3"/>
    <w:rsid w:val="00510A8B"/>
    <w:rsid w:val="00510CEB"/>
    <w:rsid w:val="00511C50"/>
    <w:rsid w:val="00511D3B"/>
    <w:rsid w:val="00511E3F"/>
    <w:rsid w:val="00511EAF"/>
    <w:rsid w:val="00512076"/>
    <w:rsid w:val="00512704"/>
    <w:rsid w:val="005128B6"/>
    <w:rsid w:val="00513437"/>
    <w:rsid w:val="0051382B"/>
    <w:rsid w:val="00513965"/>
    <w:rsid w:val="00514403"/>
    <w:rsid w:val="00514416"/>
    <w:rsid w:val="00514610"/>
    <w:rsid w:val="00514B6B"/>
    <w:rsid w:val="00514C42"/>
    <w:rsid w:val="00515C4B"/>
    <w:rsid w:val="00516515"/>
    <w:rsid w:val="00516C65"/>
    <w:rsid w:val="005176AC"/>
    <w:rsid w:val="00517DE2"/>
    <w:rsid w:val="0052008E"/>
    <w:rsid w:val="00520125"/>
    <w:rsid w:val="00520FFF"/>
    <w:rsid w:val="00521863"/>
    <w:rsid w:val="00521B29"/>
    <w:rsid w:val="00521B71"/>
    <w:rsid w:val="0052205F"/>
    <w:rsid w:val="00522C8B"/>
    <w:rsid w:val="00523804"/>
    <w:rsid w:val="00523C78"/>
    <w:rsid w:val="00523D30"/>
    <w:rsid w:val="00524019"/>
    <w:rsid w:val="00524281"/>
    <w:rsid w:val="00524975"/>
    <w:rsid w:val="00524BD4"/>
    <w:rsid w:val="00525261"/>
    <w:rsid w:val="00525360"/>
    <w:rsid w:val="00525371"/>
    <w:rsid w:val="005255F1"/>
    <w:rsid w:val="0052567F"/>
    <w:rsid w:val="00525892"/>
    <w:rsid w:val="00525995"/>
    <w:rsid w:val="0052732D"/>
    <w:rsid w:val="0052756F"/>
    <w:rsid w:val="00527614"/>
    <w:rsid w:val="0052771C"/>
    <w:rsid w:val="00527BA9"/>
    <w:rsid w:val="00527E0C"/>
    <w:rsid w:val="0053088B"/>
    <w:rsid w:val="005309DD"/>
    <w:rsid w:val="00530D46"/>
    <w:rsid w:val="00531729"/>
    <w:rsid w:val="005319A9"/>
    <w:rsid w:val="00531C0E"/>
    <w:rsid w:val="00531CFC"/>
    <w:rsid w:val="0053278C"/>
    <w:rsid w:val="00532A18"/>
    <w:rsid w:val="00532E42"/>
    <w:rsid w:val="00532FCC"/>
    <w:rsid w:val="00533263"/>
    <w:rsid w:val="005332FB"/>
    <w:rsid w:val="005335E8"/>
    <w:rsid w:val="005335F0"/>
    <w:rsid w:val="00534190"/>
    <w:rsid w:val="005346B6"/>
    <w:rsid w:val="00534775"/>
    <w:rsid w:val="005352D1"/>
    <w:rsid w:val="00535395"/>
    <w:rsid w:val="0053554A"/>
    <w:rsid w:val="00535BFA"/>
    <w:rsid w:val="00535F16"/>
    <w:rsid w:val="005361ED"/>
    <w:rsid w:val="0053669E"/>
    <w:rsid w:val="0053709C"/>
    <w:rsid w:val="0053709F"/>
    <w:rsid w:val="00537E09"/>
    <w:rsid w:val="005403A0"/>
    <w:rsid w:val="005407D1"/>
    <w:rsid w:val="00540AC4"/>
    <w:rsid w:val="005414EE"/>
    <w:rsid w:val="005418D9"/>
    <w:rsid w:val="0054222F"/>
    <w:rsid w:val="00542956"/>
    <w:rsid w:val="005429D8"/>
    <w:rsid w:val="00542AC1"/>
    <w:rsid w:val="00542D3B"/>
    <w:rsid w:val="00542DD0"/>
    <w:rsid w:val="00543111"/>
    <w:rsid w:val="0054315E"/>
    <w:rsid w:val="00543615"/>
    <w:rsid w:val="005436B9"/>
    <w:rsid w:val="00543736"/>
    <w:rsid w:val="00543F01"/>
    <w:rsid w:val="00544175"/>
    <w:rsid w:val="005447BF"/>
    <w:rsid w:val="00544A5A"/>
    <w:rsid w:val="00544D5F"/>
    <w:rsid w:val="00544FDA"/>
    <w:rsid w:val="005455B7"/>
    <w:rsid w:val="005465BC"/>
    <w:rsid w:val="0054692C"/>
    <w:rsid w:val="00546A98"/>
    <w:rsid w:val="0054709C"/>
    <w:rsid w:val="005472B3"/>
    <w:rsid w:val="005474A4"/>
    <w:rsid w:val="005504BB"/>
    <w:rsid w:val="005515B5"/>
    <w:rsid w:val="005515D0"/>
    <w:rsid w:val="00551AF0"/>
    <w:rsid w:val="005526BE"/>
    <w:rsid w:val="00553131"/>
    <w:rsid w:val="00553165"/>
    <w:rsid w:val="005532A2"/>
    <w:rsid w:val="005539B0"/>
    <w:rsid w:val="0055441B"/>
    <w:rsid w:val="005555AF"/>
    <w:rsid w:val="00555808"/>
    <w:rsid w:val="00556085"/>
    <w:rsid w:val="00556305"/>
    <w:rsid w:val="00556BC3"/>
    <w:rsid w:val="00556C1A"/>
    <w:rsid w:val="00556E18"/>
    <w:rsid w:val="00556E47"/>
    <w:rsid w:val="00556EF7"/>
    <w:rsid w:val="00556F18"/>
    <w:rsid w:val="0055733E"/>
    <w:rsid w:val="00557A35"/>
    <w:rsid w:val="0056044F"/>
    <w:rsid w:val="00560659"/>
    <w:rsid w:val="005619CE"/>
    <w:rsid w:val="00561A97"/>
    <w:rsid w:val="00561BF6"/>
    <w:rsid w:val="00561D16"/>
    <w:rsid w:val="0056209A"/>
    <w:rsid w:val="0056243B"/>
    <w:rsid w:val="00562457"/>
    <w:rsid w:val="005625C3"/>
    <w:rsid w:val="00562F02"/>
    <w:rsid w:val="00563523"/>
    <w:rsid w:val="00563EF1"/>
    <w:rsid w:val="00564B6E"/>
    <w:rsid w:val="00564CAD"/>
    <w:rsid w:val="00565732"/>
    <w:rsid w:val="00565789"/>
    <w:rsid w:val="00565BFC"/>
    <w:rsid w:val="00565E6D"/>
    <w:rsid w:val="00566869"/>
    <w:rsid w:val="0056718F"/>
    <w:rsid w:val="0056723F"/>
    <w:rsid w:val="00567324"/>
    <w:rsid w:val="0056769F"/>
    <w:rsid w:val="00567B78"/>
    <w:rsid w:val="0057018E"/>
    <w:rsid w:val="005704B3"/>
    <w:rsid w:val="00570513"/>
    <w:rsid w:val="0057063E"/>
    <w:rsid w:val="00570B84"/>
    <w:rsid w:val="0057145B"/>
    <w:rsid w:val="00571A7C"/>
    <w:rsid w:val="00571A91"/>
    <w:rsid w:val="005723D8"/>
    <w:rsid w:val="0057294E"/>
    <w:rsid w:val="0057315C"/>
    <w:rsid w:val="005732EC"/>
    <w:rsid w:val="00573528"/>
    <w:rsid w:val="005737B7"/>
    <w:rsid w:val="00573A07"/>
    <w:rsid w:val="00573AC3"/>
    <w:rsid w:val="00573D6E"/>
    <w:rsid w:val="00573E93"/>
    <w:rsid w:val="00574370"/>
    <w:rsid w:val="0057449C"/>
    <w:rsid w:val="005746E8"/>
    <w:rsid w:val="00574B20"/>
    <w:rsid w:val="00574DF8"/>
    <w:rsid w:val="00575447"/>
    <w:rsid w:val="00575569"/>
    <w:rsid w:val="005759DE"/>
    <w:rsid w:val="00575B85"/>
    <w:rsid w:val="00576015"/>
    <w:rsid w:val="0057620E"/>
    <w:rsid w:val="00576448"/>
    <w:rsid w:val="00576AC1"/>
    <w:rsid w:val="00576C3F"/>
    <w:rsid w:val="00576E92"/>
    <w:rsid w:val="005770DA"/>
    <w:rsid w:val="00577FA7"/>
    <w:rsid w:val="00580393"/>
    <w:rsid w:val="00580850"/>
    <w:rsid w:val="0058088C"/>
    <w:rsid w:val="00580E6C"/>
    <w:rsid w:val="00581179"/>
    <w:rsid w:val="005813C8"/>
    <w:rsid w:val="00581AC1"/>
    <w:rsid w:val="00581D58"/>
    <w:rsid w:val="005822B2"/>
    <w:rsid w:val="0058237C"/>
    <w:rsid w:val="005823AB"/>
    <w:rsid w:val="0058248B"/>
    <w:rsid w:val="00582A00"/>
    <w:rsid w:val="00582CDC"/>
    <w:rsid w:val="00583298"/>
    <w:rsid w:val="00583627"/>
    <w:rsid w:val="00583C14"/>
    <w:rsid w:val="00584374"/>
    <w:rsid w:val="0058489D"/>
    <w:rsid w:val="00584988"/>
    <w:rsid w:val="00584E2F"/>
    <w:rsid w:val="00584EB9"/>
    <w:rsid w:val="0058518E"/>
    <w:rsid w:val="00585590"/>
    <w:rsid w:val="00585649"/>
    <w:rsid w:val="00585660"/>
    <w:rsid w:val="00585951"/>
    <w:rsid w:val="005859E5"/>
    <w:rsid w:val="00585A2B"/>
    <w:rsid w:val="00585B2D"/>
    <w:rsid w:val="00585FAF"/>
    <w:rsid w:val="005861AA"/>
    <w:rsid w:val="005863D4"/>
    <w:rsid w:val="005864F7"/>
    <w:rsid w:val="005869CD"/>
    <w:rsid w:val="00586A9D"/>
    <w:rsid w:val="00586FD7"/>
    <w:rsid w:val="005870AF"/>
    <w:rsid w:val="0058773F"/>
    <w:rsid w:val="00587D09"/>
    <w:rsid w:val="00587D2C"/>
    <w:rsid w:val="005901B0"/>
    <w:rsid w:val="0059044B"/>
    <w:rsid w:val="00590685"/>
    <w:rsid w:val="00590B41"/>
    <w:rsid w:val="00590DA8"/>
    <w:rsid w:val="0059126D"/>
    <w:rsid w:val="005912EA"/>
    <w:rsid w:val="0059146E"/>
    <w:rsid w:val="00591737"/>
    <w:rsid w:val="0059174D"/>
    <w:rsid w:val="00591814"/>
    <w:rsid w:val="005918A4"/>
    <w:rsid w:val="00591D7C"/>
    <w:rsid w:val="00592528"/>
    <w:rsid w:val="0059303E"/>
    <w:rsid w:val="0059315D"/>
    <w:rsid w:val="005931F7"/>
    <w:rsid w:val="00593DC1"/>
    <w:rsid w:val="0059457C"/>
    <w:rsid w:val="00594995"/>
    <w:rsid w:val="00594FD8"/>
    <w:rsid w:val="00595DDE"/>
    <w:rsid w:val="0059731E"/>
    <w:rsid w:val="00597CF3"/>
    <w:rsid w:val="005A02E9"/>
    <w:rsid w:val="005A0D46"/>
    <w:rsid w:val="005A0FF7"/>
    <w:rsid w:val="005A170F"/>
    <w:rsid w:val="005A1B51"/>
    <w:rsid w:val="005A2112"/>
    <w:rsid w:val="005A283B"/>
    <w:rsid w:val="005A3431"/>
    <w:rsid w:val="005A34E2"/>
    <w:rsid w:val="005A3758"/>
    <w:rsid w:val="005A3F97"/>
    <w:rsid w:val="005A3FE7"/>
    <w:rsid w:val="005A40FE"/>
    <w:rsid w:val="005A431C"/>
    <w:rsid w:val="005A50E5"/>
    <w:rsid w:val="005A587F"/>
    <w:rsid w:val="005A5D0C"/>
    <w:rsid w:val="005A5DAE"/>
    <w:rsid w:val="005A5F1C"/>
    <w:rsid w:val="005A619F"/>
    <w:rsid w:val="005A6921"/>
    <w:rsid w:val="005A6C2E"/>
    <w:rsid w:val="005A6C79"/>
    <w:rsid w:val="005A6F9D"/>
    <w:rsid w:val="005A74B2"/>
    <w:rsid w:val="005A7845"/>
    <w:rsid w:val="005B07DD"/>
    <w:rsid w:val="005B09AD"/>
    <w:rsid w:val="005B1278"/>
    <w:rsid w:val="005B1319"/>
    <w:rsid w:val="005B13DA"/>
    <w:rsid w:val="005B196F"/>
    <w:rsid w:val="005B1B97"/>
    <w:rsid w:val="005B1E44"/>
    <w:rsid w:val="005B20D7"/>
    <w:rsid w:val="005B2406"/>
    <w:rsid w:val="005B2415"/>
    <w:rsid w:val="005B244B"/>
    <w:rsid w:val="005B29C6"/>
    <w:rsid w:val="005B2A32"/>
    <w:rsid w:val="005B3796"/>
    <w:rsid w:val="005B3E82"/>
    <w:rsid w:val="005B4492"/>
    <w:rsid w:val="005B450B"/>
    <w:rsid w:val="005B49D8"/>
    <w:rsid w:val="005B4DBC"/>
    <w:rsid w:val="005B4E39"/>
    <w:rsid w:val="005B5916"/>
    <w:rsid w:val="005B5ADE"/>
    <w:rsid w:val="005B676E"/>
    <w:rsid w:val="005B6793"/>
    <w:rsid w:val="005B6A52"/>
    <w:rsid w:val="005B6B09"/>
    <w:rsid w:val="005B6E97"/>
    <w:rsid w:val="005B7238"/>
    <w:rsid w:val="005C01F8"/>
    <w:rsid w:val="005C0251"/>
    <w:rsid w:val="005C0AA9"/>
    <w:rsid w:val="005C0F5C"/>
    <w:rsid w:val="005C0FD6"/>
    <w:rsid w:val="005C1EFE"/>
    <w:rsid w:val="005C22BA"/>
    <w:rsid w:val="005C230D"/>
    <w:rsid w:val="005C23A2"/>
    <w:rsid w:val="005C26D6"/>
    <w:rsid w:val="005C2C6F"/>
    <w:rsid w:val="005C2D07"/>
    <w:rsid w:val="005C2E76"/>
    <w:rsid w:val="005C3440"/>
    <w:rsid w:val="005C350B"/>
    <w:rsid w:val="005C3A6C"/>
    <w:rsid w:val="005C4EC6"/>
    <w:rsid w:val="005C5344"/>
    <w:rsid w:val="005C573C"/>
    <w:rsid w:val="005C5FBE"/>
    <w:rsid w:val="005C61CB"/>
    <w:rsid w:val="005C6793"/>
    <w:rsid w:val="005C68FE"/>
    <w:rsid w:val="005C6937"/>
    <w:rsid w:val="005C6A59"/>
    <w:rsid w:val="005C6AEA"/>
    <w:rsid w:val="005C6BA2"/>
    <w:rsid w:val="005C6BD7"/>
    <w:rsid w:val="005C6D77"/>
    <w:rsid w:val="005C7424"/>
    <w:rsid w:val="005C7CA2"/>
    <w:rsid w:val="005D015D"/>
    <w:rsid w:val="005D0289"/>
    <w:rsid w:val="005D043E"/>
    <w:rsid w:val="005D0C6E"/>
    <w:rsid w:val="005D0C9E"/>
    <w:rsid w:val="005D0DE3"/>
    <w:rsid w:val="005D114B"/>
    <w:rsid w:val="005D1443"/>
    <w:rsid w:val="005D1812"/>
    <w:rsid w:val="005D1999"/>
    <w:rsid w:val="005D20FC"/>
    <w:rsid w:val="005D2166"/>
    <w:rsid w:val="005D22AB"/>
    <w:rsid w:val="005D3379"/>
    <w:rsid w:val="005D361B"/>
    <w:rsid w:val="005D3980"/>
    <w:rsid w:val="005D3A2F"/>
    <w:rsid w:val="005D42F8"/>
    <w:rsid w:val="005D459F"/>
    <w:rsid w:val="005D4889"/>
    <w:rsid w:val="005D4930"/>
    <w:rsid w:val="005D5338"/>
    <w:rsid w:val="005D59D0"/>
    <w:rsid w:val="005D62ED"/>
    <w:rsid w:val="005D694B"/>
    <w:rsid w:val="005D6BD5"/>
    <w:rsid w:val="005D6CC4"/>
    <w:rsid w:val="005D754A"/>
    <w:rsid w:val="005D7C0A"/>
    <w:rsid w:val="005D7D77"/>
    <w:rsid w:val="005E0849"/>
    <w:rsid w:val="005E1160"/>
    <w:rsid w:val="005E1484"/>
    <w:rsid w:val="005E149D"/>
    <w:rsid w:val="005E16A0"/>
    <w:rsid w:val="005E16FE"/>
    <w:rsid w:val="005E18F6"/>
    <w:rsid w:val="005E1A94"/>
    <w:rsid w:val="005E2912"/>
    <w:rsid w:val="005E2D12"/>
    <w:rsid w:val="005E2DC7"/>
    <w:rsid w:val="005E3725"/>
    <w:rsid w:val="005E3929"/>
    <w:rsid w:val="005E403B"/>
    <w:rsid w:val="005E41C8"/>
    <w:rsid w:val="005E4435"/>
    <w:rsid w:val="005E4495"/>
    <w:rsid w:val="005E4CDD"/>
    <w:rsid w:val="005E4D12"/>
    <w:rsid w:val="005E50B1"/>
    <w:rsid w:val="005E55BF"/>
    <w:rsid w:val="005E59D3"/>
    <w:rsid w:val="005E5FD1"/>
    <w:rsid w:val="005E6909"/>
    <w:rsid w:val="005E69F3"/>
    <w:rsid w:val="005E6D12"/>
    <w:rsid w:val="005E6DD6"/>
    <w:rsid w:val="005E7107"/>
    <w:rsid w:val="005E719C"/>
    <w:rsid w:val="005E7C3A"/>
    <w:rsid w:val="005F001E"/>
    <w:rsid w:val="005F0C84"/>
    <w:rsid w:val="005F0FD1"/>
    <w:rsid w:val="005F100B"/>
    <w:rsid w:val="005F1307"/>
    <w:rsid w:val="005F17DD"/>
    <w:rsid w:val="005F1EDB"/>
    <w:rsid w:val="005F1F5B"/>
    <w:rsid w:val="005F200B"/>
    <w:rsid w:val="005F2533"/>
    <w:rsid w:val="005F2584"/>
    <w:rsid w:val="005F2E69"/>
    <w:rsid w:val="005F2FC4"/>
    <w:rsid w:val="005F3405"/>
    <w:rsid w:val="005F3D7D"/>
    <w:rsid w:val="005F3F64"/>
    <w:rsid w:val="005F426B"/>
    <w:rsid w:val="005F4456"/>
    <w:rsid w:val="005F44B2"/>
    <w:rsid w:val="005F47E8"/>
    <w:rsid w:val="005F4C2C"/>
    <w:rsid w:val="005F4F05"/>
    <w:rsid w:val="005F500C"/>
    <w:rsid w:val="005F5698"/>
    <w:rsid w:val="005F5783"/>
    <w:rsid w:val="005F5A6D"/>
    <w:rsid w:val="005F5E9A"/>
    <w:rsid w:val="005F601D"/>
    <w:rsid w:val="005F64A7"/>
    <w:rsid w:val="005F65C2"/>
    <w:rsid w:val="006001EF"/>
    <w:rsid w:val="00600764"/>
    <w:rsid w:val="00600786"/>
    <w:rsid w:val="0060086E"/>
    <w:rsid w:val="006009FA"/>
    <w:rsid w:val="00600B45"/>
    <w:rsid w:val="006012D7"/>
    <w:rsid w:val="00601992"/>
    <w:rsid w:val="00601CD1"/>
    <w:rsid w:val="00601DAD"/>
    <w:rsid w:val="006026EB"/>
    <w:rsid w:val="00602B18"/>
    <w:rsid w:val="00602D39"/>
    <w:rsid w:val="00602D5D"/>
    <w:rsid w:val="00602E83"/>
    <w:rsid w:val="00603A3E"/>
    <w:rsid w:val="00603E70"/>
    <w:rsid w:val="00603F37"/>
    <w:rsid w:val="00604943"/>
    <w:rsid w:val="00604DF1"/>
    <w:rsid w:val="006051E1"/>
    <w:rsid w:val="00605384"/>
    <w:rsid w:val="00605410"/>
    <w:rsid w:val="006060EB"/>
    <w:rsid w:val="0060630F"/>
    <w:rsid w:val="00606440"/>
    <w:rsid w:val="0060673C"/>
    <w:rsid w:val="006069D6"/>
    <w:rsid w:val="006071D4"/>
    <w:rsid w:val="0060733D"/>
    <w:rsid w:val="006076DA"/>
    <w:rsid w:val="00607CC4"/>
    <w:rsid w:val="006101BF"/>
    <w:rsid w:val="006107D7"/>
    <w:rsid w:val="00611F2F"/>
    <w:rsid w:val="006120E1"/>
    <w:rsid w:val="006121D8"/>
    <w:rsid w:val="006123A9"/>
    <w:rsid w:val="00612442"/>
    <w:rsid w:val="00612AE2"/>
    <w:rsid w:val="006134C7"/>
    <w:rsid w:val="0061386E"/>
    <w:rsid w:val="0061389C"/>
    <w:rsid w:val="006139CC"/>
    <w:rsid w:val="00613CC3"/>
    <w:rsid w:val="00613F4F"/>
    <w:rsid w:val="00613FB4"/>
    <w:rsid w:val="006144C4"/>
    <w:rsid w:val="00614679"/>
    <w:rsid w:val="00614E09"/>
    <w:rsid w:val="00615840"/>
    <w:rsid w:val="00615DB7"/>
    <w:rsid w:val="00616504"/>
    <w:rsid w:val="006167E6"/>
    <w:rsid w:val="006169A5"/>
    <w:rsid w:val="00617612"/>
    <w:rsid w:val="0061790A"/>
    <w:rsid w:val="00617D9B"/>
    <w:rsid w:val="00617F05"/>
    <w:rsid w:val="0062062F"/>
    <w:rsid w:val="00620836"/>
    <w:rsid w:val="006215BB"/>
    <w:rsid w:val="006219F8"/>
    <w:rsid w:val="006220D3"/>
    <w:rsid w:val="00622ADD"/>
    <w:rsid w:val="00622F48"/>
    <w:rsid w:val="00623096"/>
    <w:rsid w:val="00623C8B"/>
    <w:rsid w:val="00623EBC"/>
    <w:rsid w:val="00623EC1"/>
    <w:rsid w:val="006240AE"/>
    <w:rsid w:val="0062413D"/>
    <w:rsid w:val="0062464F"/>
    <w:rsid w:val="00624684"/>
    <w:rsid w:val="00624978"/>
    <w:rsid w:val="00624991"/>
    <w:rsid w:val="00624C69"/>
    <w:rsid w:val="0062507F"/>
    <w:rsid w:val="00625165"/>
    <w:rsid w:val="0062529B"/>
    <w:rsid w:val="0062550E"/>
    <w:rsid w:val="00625E1D"/>
    <w:rsid w:val="00625EB3"/>
    <w:rsid w:val="00625FDA"/>
    <w:rsid w:val="00626187"/>
    <w:rsid w:val="00626380"/>
    <w:rsid w:val="006264DE"/>
    <w:rsid w:val="006273CA"/>
    <w:rsid w:val="0062778E"/>
    <w:rsid w:val="00627F26"/>
    <w:rsid w:val="006300EF"/>
    <w:rsid w:val="00630508"/>
    <w:rsid w:val="006307E9"/>
    <w:rsid w:val="00630BAB"/>
    <w:rsid w:val="00630DB5"/>
    <w:rsid w:val="00630DDF"/>
    <w:rsid w:val="00630E56"/>
    <w:rsid w:val="00630F91"/>
    <w:rsid w:val="006315E1"/>
    <w:rsid w:val="00631866"/>
    <w:rsid w:val="00631A2F"/>
    <w:rsid w:val="00631DFC"/>
    <w:rsid w:val="0063251B"/>
    <w:rsid w:val="00632BD1"/>
    <w:rsid w:val="00632ECF"/>
    <w:rsid w:val="006331C7"/>
    <w:rsid w:val="00633434"/>
    <w:rsid w:val="00633516"/>
    <w:rsid w:val="006338DF"/>
    <w:rsid w:val="00633E05"/>
    <w:rsid w:val="00633E54"/>
    <w:rsid w:val="00634204"/>
    <w:rsid w:val="00634287"/>
    <w:rsid w:val="006346B0"/>
    <w:rsid w:val="00634BB6"/>
    <w:rsid w:val="006356AD"/>
    <w:rsid w:val="00635AE1"/>
    <w:rsid w:val="00635D27"/>
    <w:rsid w:val="006360F3"/>
    <w:rsid w:val="0063627C"/>
    <w:rsid w:val="00636559"/>
    <w:rsid w:val="006365E6"/>
    <w:rsid w:val="00636916"/>
    <w:rsid w:val="0063695F"/>
    <w:rsid w:val="006369E6"/>
    <w:rsid w:val="00636D9A"/>
    <w:rsid w:val="0063704A"/>
    <w:rsid w:val="006374A4"/>
    <w:rsid w:val="006377A6"/>
    <w:rsid w:val="00640192"/>
    <w:rsid w:val="00641A5A"/>
    <w:rsid w:val="00641E2E"/>
    <w:rsid w:val="0064219E"/>
    <w:rsid w:val="00642296"/>
    <w:rsid w:val="006426CC"/>
    <w:rsid w:val="006428C3"/>
    <w:rsid w:val="00642A58"/>
    <w:rsid w:val="00642B4A"/>
    <w:rsid w:val="00642CF0"/>
    <w:rsid w:val="00643001"/>
    <w:rsid w:val="0064360E"/>
    <w:rsid w:val="00643E0F"/>
    <w:rsid w:val="00643F83"/>
    <w:rsid w:val="0064400A"/>
    <w:rsid w:val="00644AA3"/>
    <w:rsid w:val="00644FE9"/>
    <w:rsid w:val="00645B39"/>
    <w:rsid w:val="006462DA"/>
    <w:rsid w:val="00646337"/>
    <w:rsid w:val="00646409"/>
    <w:rsid w:val="00646B6B"/>
    <w:rsid w:val="0064719D"/>
    <w:rsid w:val="006476BC"/>
    <w:rsid w:val="0064778B"/>
    <w:rsid w:val="006477E2"/>
    <w:rsid w:val="00647F63"/>
    <w:rsid w:val="00647FA4"/>
    <w:rsid w:val="0065000F"/>
    <w:rsid w:val="0065002E"/>
    <w:rsid w:val="00650458"/>
    <w:rsid w:val="00650792"/>
    <w:rsid w:val="0065089B"/>
    <w:rsid w:val="00650F17"/>
    <w:rsid w:val="006516D0"/>
    <w:rsid w:val="006525AC"/>
    <w:rsid w:val="00652BD5"/>
    <w:rsid w:val="0065305D"/>
    <w:rsid w:val="006530C5"/>
    <w:rsid w:val="00653723"/>
    <w:rsid w:val="00653924"/>
    <w:rsid w:val="00653A6C"/>
    <w:rsid w:val="00653AF9"/>
    <w:rsid w:val="00654564"/>
    <w:rsid w:val="0065469D"/>
    <w:rsid w:val="00654851"/>
    <w:rsid w:val="00654CB1"/>
    <w:rsid w:val="006551BC"/>
    <w:rsid w:val="0065523D"/>
    <w:rsid w:val="00655525"/>
    <w:rsid w:val="0065560A"/>
    <w:rsid w:val="0065596B"/>
    <w:rsid w:val="00655F91"/>
    <w:rsid w:val="00656D03"/>
    <w:rsid w:val="00656E17"/>
    <w:rsid w:val="00656EE8"/>
    <w:rsid w:val="00656FF4"/>
    <w:rsid w:val="00657213"/>
    <w:rsid w:val="006572C5"/>
    <w:rsid w:val="00657318"/>
    <w:rsid w:val="006576DE"/>
    <w:rsid w:val="00657767"/>
    <w:rsid w:val="00657A21"/>
    <w:rsid w:val="00657D22"/>
    <w:rsid w:val="0066011B"/>
    <w:rsid w:val="00660463"/>
    <w:rsid w:val="006604F2"/>
    <w:rsid w:val="006604FD"/>
    <w:rsid w:val="00660CA6"/>
    <w:rsid w:val="0066174A"/>
    <w:rsid w:val="00661F03"/>
    <w:rsid w:val="00662134"/>
    <w:rsid w:val="00662422"/>
    <w:rsid w:val="00662615"/>
    <w:rsid w:val="00662AE2"/>
    <w:rsid w:val="00662C55"/>
    <w:rsid w:val="00663287"/>
    <w:rsid w:val="006632AA"/>
    <w:rsid w:val="00663383"/>
    <w:rsid w:val="006634A5"/>
    <w:rsid w:val="00663F46"/>
    <w:rsid w:val="0066414F"/>
    <w:rsid w:val="00664E7E"/>
    <w:rsid w:val="006650B2"/>
    <w:rsid w:val="006653C8"/>
    <w:rsid w:val="006654CE"/>
    <w:rsid w:val="00665861"/>
    <w:rsid w:val="00665D28"/>
    <w:rsid w:val="006661BD"/>
    <w:rsid w:val="00666214"/>
    <w:rsid w:val="0066676A"/>
    <w:rsid w:val="006668CD"/>
    <w:rsid w:val="00666A7E"/>
    <w:rsid w:val="00666CAE"/>
    <w:rsid w:val="00666F6B"/>
    <w:rsid w:val="006670E1"/>
    <w:rsid w:val="006672D7"/>
    <w:rsid w:val="00667520"/>
    <w:rsid w:val="0066756A"/>
    <w:rsid w:val="00667833"/>
    <w:rsid w:val="006679EE"/>
    <w:rsid w:val="00667DA2"/>
    <w:rsid w:val="00667FC8"/>
    <w:rsid w:val="006702E0"/>
    <w:rsid w:val="0067057D"/>
    <w:rsid w:val="0067058E"/>
    <w:rsid w:val="0067069F"/>
    <w:rsid w:val="00670AD4"/>
    <w:rsid w:val="00670B4C"/>
    <w:rsid w:val="00670C09"/>
    <w:rsid w:val="00670CEE"/>
    <w:rsid w:val="00670F9B"/>
    <w:rsid w:val="0067141A"/>
    <w:rsid w:val="0067193A"/>
    <w:rsid w:val="0067280F"/>
    <w:rsid w:val="00672886"/>
    <w:rsid w:val="00674299"/>
    <w:rsid w:val="00674315"/>
    <w:rsid w:val="00674479"/>
    <w:rsid w:val="0067472F"/>
    <w:rsid w:val="0067514F"/>
    <w:rsid w:val="006755CA"/>
    <w:rsid w:val="0067566F"/>
    <w:rsid w:val="00675ACB"/>
    <w:rsid w:val="00675DA6"/>
    <w:rsid w:val="00675E03"/>
    <w:rsid w:val="00675EF9"/>
    <w:rsid w:val="00676271"/>
    <w:rsid w:val="00676282"/>
    <w:rsid w:val="00676515"/>
    <w:rsid w:val="006766D5"/>
    <w:rsid w:val="00676F23"/>
    <w:rsid w:val="006772A3"/>
    <w:rsid w:val="0067755C"/>
    <w:rsid w:val="0068018A"/>
    <w:rsid w:val="0068034F"/>
    <w:rsid w:val="00680824"/>
    <w:rsid w:val="00680E42"/>
    <w:rsid w:val="006811FD"/>
    <w:rsid w:val="00681454"/>
    <w:rsid w:val="0068152D"/>
    <w:rsid w:val="00681D65"/>
    <w:rsid w:val="00682525"/>
    <w:rsid w:val="006826EA"/>
    <w:rsid w:val="00682921"/>
    <w:rsid w:val="00682A65"/>
    <w:rsid w:val="00682CF1"/>
    <w:rsid w:val="00682E74"/>
    <w:rsid w:val="00682F6D"/>
    <w:rsid w:val="006832CF"/>
    <w:rsid w:val="006835B3"/>
    <w:rsid w:val="00683CAD"/>
    <w:rsid w:val="00684855"/>
    <w:rsid w:val="00684CA3"/>
    <w:rsid w:val="00684D16"/>
    <w:rsid w:val="006852A5"/>
    <w:rsid w:val="00685703"/>
    <w:rsid w:val="00685C0B"/>
    <w:rsid w:val="00685D33"/>
    <w:rsid w:val="00685F2D"/>
    <w:rsid w:val="0068620D"/>
    <w:rsid w:val="006863ED"/>
    <w:rsid w:val="0068684A"/>
    <w:rsid w:val="00686DB4"/>
    <w:rsid w:val="00687234"/>
    <w:rsid w:val="00687377"/>
    <w:rsid w:val="006873DB"/>
    <w:rsid w:val="0068752B"/>
    <w:rsid w:val="00687C1C"/>
    <w:rsid w:val="00687CD0"/>
    <w:rsid w:val="00687D3F"/>
    <w:rsid w:val="006904AA"/>
    <w:rsid w:val="00691660"/>
    <w:rsid w:val="00692545"/>
    <w:rsid w:val="00692994"/>
    <w:rsid w:val="00692DCB"/>
    <w:rsid w:val="00692DCF"/>
    <w:rsid w:val="00693BA3"/>
    <w:rsid w:val="00694423"/>
    <w:rsid w:val="00694D40"/>
    <w:rsid w:val="006955A1"/>
    <w:rsid w:val="00695A19"/>
    <w:rsid w:val="00695BB5"/>
    <w:rsid w:val="006961A3"/>
    <w:rsid w:val="006962CD"/>
    <w:rsid w:val="0069650C"/>
    <w:rsid w:val="006966D1"/>
    <w:rsid w:val="006970C9"/>
    <w:rsid w:val="006972F4"/>
    <w:rsid w:val="006973CA"/>
    <w:rsid w:val="00697828"/>
    <w:rsid w:val="00697896"/>
    <w:rsid w:val="006A0205"/>
    <w:rsid w:val="006A0783"/>
    <w:rsid w:val="006A08EF"/>
    <w:rsid w:val="006A0F06"/>
    <w:rsid w:val="006A10C1"/>
    <w:rsid w:val="006A12C9"/>
    <w:rsid w:val="006A12DD"/>
    <w:rsid w:val="006A149C"/>
    <w:rsid w:val="006A15DA"/>
    <w:rsid w:val="006A1B4F"/>
    <w:rsid w:val="006A1E19"/>
    <w:rsid w:val="006A2116"/>
    <w:rsid w:val="006A25B7"/>
    <w:rsid w:val="006A29F8"/>
    <w:rsid w:val="006A2A87"/>
    <w:rsid w:val="006A37F4"/>
    <w:rsid w:val="006A3B30"/>
    <w:rsid w:val="006A403D"/>
    <w:rsid w:val="006A4686"/>
    <w:rsid w:val="006A511A"/>
    <w:rsid w:val="006A58D0"/>
    <w:rsid w:val="006A611B"/>
    <w:rsid w:val="006A7117"/>
    <w:rsid w:val="006B02AE"/>
    <w:rsid w:val="006B03EF"/>
    <w:rsid w:val="006B049D"/>
    <w:rsid w:val="006B05BD"/>
    <w:rsid w:val="006B0861"/>
    <w:rsid w:val="006B0DBD"/>
    <w:rsid w:val="006B1096"/>
    <w:rsid w:val="006B1277"/>
    <w:rsid w:val="006B16D0"/>
    <w:rsid w:val="006B1708"/>
    <w:rsid w:val="006B18FB"/>
    <w:rsid w:val="006B1C6E"/>
    <w:rsid w:val="006B1EBB"/>
    <w:rsid w:val="006B268A"/>
    <w:rsid w:val="006B329D"/>
    <w:rsid w:val="006B3756"/>
    <w:rsid w:val="006B3762"/>
    <w:rsid w:val="006B3A8A"/>
    <w:rsid w:val="006B3AD4"/>
    <w:rsid w:val="006B3F4A"/>
    <w:rsid w:val="006B4692"/>
    <w:rsid w:val="006B48FF"/>
    <w:rsid w:val="006B5158"/>
    <w:rsid w:val="006B539F"/>
    <w:rsid w:val="006B5BEC"/>
    <w:rsid w:val="006B6271"/>
    <w:rsid w:val="006B6B81"/>
    <w:rsid w:val="006B6DA4"/>
    <w:rsid w:val="006B6E4D"/>
    <w:rsid w:val="006B7B0E"/>
    <w:rsid w:val="006C0403"/>
    <w:rsid w:val="006C0910"/>
    <w:rsid w:val="006C091B"/>
    <w:rsid w:val="006C1AB5"/>
    <w:rsid w:val="006C2124"/>
    <w:rsid w:val="006C219B"/>
    <w:rsid w:val="006C244D"/>
    <w:rsid w:val="006C2976"/>
    <w:rsid w:val="006C2AE8"/>
    <w:rsid w:val="006C2F1C"/>
    <w:rsid w:val="006C3145"/>
    <w:rsid w:val="006C3EFD"/>
    <w:rsid w:val="006C45F6"/>
    <w:rsid w:val="006C4982"/>
    <w:rsid w:val="006C4BF6"/>
    <w:rsid w:val="006C5CEE"/>
    <w:rsid w:val="006C5F3A"/>
    <w:rsid w:val="006C6268"/>
    <w:rsid w:val="006C62C6"/>
    <w:rsid w:val="006C632D"/>
    <w:rsid w:val="006C6656"/>
    <w:rsid w:val="006C6A01"/>
    <w:rsid w:val="006C6AEA"/>
    <w:rsid w:val="006C7114"/>
    <w:rsid w:val="006C7927"/>
    <w:rsid w:val="006C7B93"/>
    <w:rsid w:val="006C7CF8"/>
    <w:rsid w:val="006D008D"/>
    <w:rsid w:val="006D0FB8"/>
    <w:rsid w:val="006D132E"/>
    <w:rsid w:val="006D1727"/>
    <w:rsid w:val="006D19D2"/>
    <w:rsid w:val="006D1E68"/>
    <w:rsid w:val="006D24F0"/>
    <w:rsid w:val="006D2806"/>
    <w:rsid w:val="006D2C53"/>
    <w:rsid w:val="006D2CF9"/>
    <w:rsid w:val="006D2EE4"/>
    <w:rsid w:val="006D2EE9"/>
    <w:rsid w:val="006D3053"/>
    <w:rsid w:val="006D312B"/>
    <w:rsid w:val="006D35F7"/>
    <w:rsid w:val="006D43F2"/>
    <w:rsid w:val="006D4421"/>
    <w:rsid w:val="006D4C27"/>
    <w:rsid w:val="006D4CDD"/>
    <w:rsid w:val="006D507F"/>
    <w:rsid w:val="006D539F"/>
    <w:rsid w:val="006D5D0B"/>
    <w:rsid w:val="006D5DC6"/>
    <w:rsid w:val="006D60A7"/>
    <w:rsid w:val="006D60E8"/>
    <w:rsid w:val="006D67EF"/>
    <w:rsid w:val="006D6CDF"/>
    <w:rsid w:val="006D72A6"/>
    <w:rsid w:val="006D7779"/>
    <w:rsid w:val="006D78FC"/>
    <w:rsid w:val="006D7E62"/>
    <w:rsid w:val="006E03B2"/>
    <w:rsid w:val="006E0EBE"/>
    <w:rsid w:val="006E0FCE"/>
    <w:rsid w:val="006E0FD9"/>
    <w:rsid w:val="006E12A7"/>
    <w:rsid w:val="006E148E"/>
    <w:rsid w:val="006E1CDB"/>
    <w:rsid w:val="006E1D91"/>
    <w:rsid w:val="006E1DF2"/>
    <w:rsid w:val="006E1E53"/>
    <w:rsid w:val="006E1EC7"/>
    <w:rsid w:val="006E26CE"/>
    <w:rsid w:val="006E28ED"/>
    <w:rsid w:val="006E32F1"/>
    <w:rsid w:val="006E339D"/>
    <w:rsid w:val="006E34D9"/>
    <w:rsid w:val="006E39D7"/>
    <w:rsid w:val="006E4024"/>
    <w:rsid w:val="006E40D9"/>
    <w:rsid w:val="006E4451"/>
    <w:rsid w:val="006E48FA"/>
    <w:rsid w:val="006E4DC4"/>
    <w:rsid w:val="006E5091"/>
    <w:rsid w:val="006E53D4"/>
    <w:rsid w:val="006E5AB4"/>
    <w:rsid w:val="006E5B0F"/>
    <w:rsid w:val="006E5E42"/>
    <w:rsid w:val="006E64DB"/>
    <w:rsid w:val="006E6664"/>
    <w:rsid w:val="006E6868"/>
    <w:rsid w:val="006E68A1"/>
    <w:rsid w:val="006E6B23"/>
    <w:rsid w:val="006E7346"/>
    <w:rsid w:val="006E7877"/>
    <w:rsid w:val="006E7EE6"/>
    <w:rsid w:val="006F090D"/>
    <w:rsid w:val="006F0FCE"/>
    <w:rsid w:val="006F1378"/>
    <w:rsid w:val="006F1F75"/>
    <w:rsid w:val="006F1F84"/>
    <w:rsid w:val="006F20FA"/>
    <w:rsid w:val="006F21CD"/>
    <w:rsid w:val="006F292A"/>
    <w:rsid w:val="006F2955"/>
    <w:rsid w:val="006F2A4E"/>
    <w:rsid w:val="006F2E53"/>
    <w:rsid w:val="006F3190"/>
    <w:rsid w:val="006F31D1"/>
    <w:rsid w:val="006F3F02"/>
    <w:rsid w:val="006F4231"/>
    <w:rsid w:val="006F47AA"/>
    <w:rsid w:val="006F4B4C"/>
    <w:rsid w:val="006F4D90"/>
    <w:rsid w:val="006F4F6E"/>
    <w:rsid w:val="006F572B"/>
    <w:rsid w:val="006F5CE1"/>
    <w:rsid w:val="006F6302"/>
    <w:rsid w:val="006F633D"/>
    <w:rsid w:val="006F646C"/>
    <w:rsid w:val="006F685D"/>
    <w:rsid w:val="006F6A79"/>
    <w:rsid w:val="006F6EFB"/>
    <w:rsid w:val="006F7376"/>
    <w:rsid w:val="006F758A"/>
    <w:rsid w:val="006F768A"/>
    <w:rsid w:val="006F7761"/>
    <w:rsid w:val="00701226"/>
    <w:rsid w:val="0070130B"/>
    <w:rsid w:val="0070169A"/>
    <w:rsid w:val="00701933"/>
    <w:rsid w:val="00701A0D"/>
    <w:rsid w:val="00701FFB"/>
    <w:rsid w:val="00702509"/>
    <w:rsid w:val="00703413"/>
    <w:rsid w:val="007038B8"/>
    <w:rsid w:val="00704138"/>
    <w:rsid w:val="007041D4"/>
    <w:rsid w:val="00704B02"/>
    <w:rsid w:val="00704F1F"/>
    <w:rsid w:val="00705081"/>
    <w:rsid w:val="00705122"/>
    <w:rsid w:val="00705423"/>
    <w:rsid w:val="007057C2"/>
    <w:rsid w:val="00705AF4"/>
    <w:rsid w:val="007061E5"/>
    <w:rsid w:val="00706534"/>
    <w:rsid w:val="0070672C"/>
    <w:rsid w:val="0070676E"/>
    <w:rsid w:val="007069C8"/>
    <w:rsid w:val="00706C69"/>
    <w:rsid w:val="00706FE9"/>
    <w:rsid w:val="00707285"/>
    <w:rsid w:val="007072A7"/>
    <w:rsid w:val="0070761B"/>
    <w:rsid w:val="00707B52"/>
    <w:rsid w:val="00707F5C"/>
    <w:rsid w:val="0071072B"/>
    <w:rsid w:val="0071128D"/>
    <w:rsid w:val="00711512"/>
    <w:rsid w:val="00711CDE"/>
    <w:rsid w:val="00711E00"/>
    <w:rsid w:val="00712052"/>
    <w:rsid w:val="0071292B"/>
    <w:rsid w:val="00712D39"/>
    <w:rsid w:val="00712EFA"/>
    <w:rsid w:val="00712F1C"/>
    <w:rsid w:val="00713A0C"/>
    <w:rsid w:val="00714632"/>
    <w:rsid w:val="00714D0A"/>
    <w:rsid w:val="007150EE"/>
    <w:rsid w:val="00715E80"/>
    <w:rsid w:val="00716084"/>
    <w:rsid w:val="00716432"/>
    <w:rsid w:val="0071668A"/>
    <w:rsid w:val="007166F2"/>
    <w:rsid w:val="00716F99"/>
    <w:rsid w:val="0071723D"/>
    <w:rsid w:val="007175D7"/>
    <w:rsid w:val="00717CD2"/>
    <w:rsid w:val="007201DE"/>
    <w:rsid w:val="00720305"/>
    <w:rsid w:val="007206BE"/>
    <w:rsid w:val="00720D96"/>
    <w:rsid w:val="00720F47"/>
    <w:rsid w:val="00721503"/>
    <w:rsid w:val="00721803"/>
    <w:rsid w:val="007219F4"/>
    <w:rsid w:val="007225F5"/>
    <w:rsid w:val="00722CE7"/>
    <w:rsid w:val="00723663"/>
    <w:rsid w:val="00724110"/>
    <w:rsid w:val="007241F6"/>
    <w:rsid w:val="00724D63"/>
    <w:rsid w:val="007255E7"/>
    <w:rsid w:val="00725674"/>
    <w:rsid w:val="007257AA"/>
    <w:rsid w:val="00725CE4"/>
    <w:rsid w:val="00725EBC"/>
    <w:rsid w:val="0072674D"/>
    <w:rsid w:val="00726E01"/>
    <w:rsid w:val="007270BF"/>
    <w:rsid w:val="0072725A"/>
    <w:rsid w:val="007273F8"/>
    <w:rsid w:val="00727473"/>
    <w:rsid w:val="00727CAE"/>
    <w:rsid w:val="00730663"/>
    <w:rsid w:val="00730685"/>
    <w:rsid w:val="00730870"/>
    <w:rsid w:val="00730B00"/>
    <w:rsid w:val="00730EDD"/>
    <w:rsid w:val="00730F56"/>
    <w:rsid w:val="00731234"/>
    <w:rsid w:val="0073130F"/>
    <w:rsid w:val="00732C3D"/>
    <w:rsid w:val="007334E7"/>
    <w:rsid w:val="00733532"/>
    <w:rsid w:val="00733CB6"/>
    <w:rsid w:val="00733FB1"/>
    <w:rsid w:val="00734003"/>
    <w:rsid w:val="00734605"/>
    <w:rsid w:val="00734E23"/>
    <w:rsid w:val="00735559"/>
    <w:rsid w:val="00735705"/>
    <w:rsid w:val="007358A4"/>
    <w:rsid w:val="007362BE"/>
    <w:rsid w:val="007367C6"/>
    <w:rsid w:val="00737415"/>
    <w:rsid w:val="007379A6"/>
    <w:rsid w:val="00740020"/>
    <w:rsid w:val="00740168"/>
    <w:rsid w:val="00740B8D"/>
    <w:rsid w:val="00740CFA"/>
    <w:rsid w:val="00740F3B"/>
    <w:rsid w:val="007412F7"/>
    <w:rsid w:val="007415FC"/>
    <w:rsid w:val="0074166C"/>
    <w:rsid w:val="00741AA5"/>
    <w:rsid w:val="00741AA7"/>
    <w:rsid w:val="00741C21"/>
    <w:rsid w:val="00741C5F"/>
    <w:rsid w:val="00741CE1"/>
    <w:rsid w:val="0074222D"/>
    <w:rsid w:val="007425F7"/>
    <w:rsid w:val="007426BB"/>
    <w:rsid w:val="00742960"/>
    <w:rsid w:val="00742974"/>
    <w:rsid w:val="007431F4"/>
    <w:rsid w:val="00743504"/>
    <w:rsid w:val="00743612"/>
    <w:rsid w:val="00743B7D"/>
    <w:rsid w:val="00743D0C"/>
    <w:rsid w:val="00743E07"/>
    <w:rsid w:val="00744195"/>
    <w:rsid w:val="00744594"/>
    <w:rsid w:val="00744B6A"/>
    <w:rsid w:val="00744C1F"/>
    <w:rsid w:val="00744CB6"/>
    <w:rsid w:val="0074545D"/>
    <w:rsid w:val="007459F3"/>
    <w:rsid w:val="00745D57"/>
    <w:rsid w:val="00745D7A"/>
    <w:rsid w:val="00745F21"/>
    <w:rsid w:val="007466B2"/>
    <w:rsid w:val="00746BA9"/>
    <w:rsid w:val="00750737"/>
    <w:rsid w:val="00751113"/>
    <w:rsid w:val="007512D4"/>
    <w:rsid w:val="007512E9"/>
    <w:rsid w:val="00751A11"/>
    <w:rsid w:val="00751B1C"/>
    <w:rsid w:val="0075223D"/>
    <w:rsid w:val="007529BC"/>
    <w:rsid w:val="007530AE"/>
    <w:rsid w:val="00753103"/>
    <w:rsid w:val="0075333A"/>
    <w:rsid w:val="00753E1B"/>
    <w:rsid w:val="00753E3C"/>
    <w:rsid w:val="00754040"/>
    <w:rsid w:val="00754B1B"/>
    <w:rsid w:val="00754ED5"/>
    <w:rsid w:val="00755489"/>
    <w:rsid w:val="00756681"/>
    <w:rsid w:val="00756A84"/>
    <w:rsid w:val="00756B34"/>
    <w:rsid w:val="00757F4C"/>
    <w:rsid w:val="00760636"/>
    <w:rsid w:val="00760640"/>
    <w:rsid w:val="00760769"/>
    <w:rsid w:val="00760B69"/>
    <w:rsid w:val="0076182B"/>
    <w:rsid w:val="007619BB"/>
    <w:rsid w:val="00761C32"/>
    <w:rsid w:val="0076265B"/>
    <w:rsid w:val="007626D2"/>
    <w:rsid w:val="00762DB1"/>
    <w:rsid w:val="007633DB"/>
    <w:rsid w:val="00763412"/>
    <w:rsid w:val="00763BF2"/>
    <w:rsid w:val="00764672"/>
    <w:rsid w:val="0076477A"/>
    <w:rsid w:val="00764803"/>
    <w:rsid w:val="00764C0A"/>
    <w:rsid w:val="00764DA4"/>
    <w:rsid w:val="007655A4"/>
    <w:rsid w:val="0076572B"/>
    <w:rsid w:val="007659CD"/>
    <w:rsid w:val="00765D71"/>
    <w:rsid w:val="00765FFA"/>
    <w:rsid w:val="007661B3"/>
    <w:rsid w:val="00766B0E"/>
    <w:rsid w:val="00766CD4"/>
    <w:rsid w:val="007673DC"/>
    <w:rsid w:val="007679C2"/>
    <w:rsid w:val="00767AEF"/>
    <w:rsid w:val="00770554"/>
    <w:rsid w:val="00770E42"/>
    <w:rsid w:val="007715D9"/>
    <w:rsid w:val="0077207C"/>
    <w:rsid w:val="00772402"/>
    <w:rsid w:val="007724EF"/>
    <w:rsid w:val="007727DD"/>
    <w:rsid w:val="00773180"/>
    <w:rsid w:val="00773235"/>
    <w:rsid w:val="007732B1"/>
    <w:rsid w:val="007734E2"/>
    <w:rsid w:val="00773ED5"/>
    <w:rsid w:val="00774D5F"/>
    <w:rsid w:val="00774EB5"/>
    <w:rsid w:val="0077584B"/>
    <w:rsid w:val="0077586E"/>
    <w:rsid w:val="007758FA"/>
    <w:rsid w:val="007759E9"/>
    <w:rsid w:val="00775F59"/>
    <w:rsid w:val="007763A0"/>
    <w:rsid w:val="0077644A"/>
    <w:rsid w:val="00776468"/>
    <w:rsid w:val="0077651C"/>
    <w:rsid w:val="00776647"/>
    <w:rsid w:val="007775FA"/>
    <w:rsid w:val="007776E6"/>
    <w:rsid w:val="00777DB8"/>
    <w:rsid w:val="00780D3F"/>
    <w:rsid w:val="007817D8"/>
    <w:rsid w:val="00782176"/>
    <w:rsid w:val="00782529"/>
    <w:rsid w:val="0078255B"/>
    <w:rsid w:val="00782577"/>
    <w:rsid w:val="00782B1B"/>
    <w:rsid w:val="00782C4F"/>
    <w:rsid w:val="00782E0A"/>
    <w:rsid w:val="00783032"/>
    <w:rsid w:val="00783992"/>
    <w:rsid w:val="007841AC"/>
    <w:rsid w:val="0078427A"/>
    <w:rsid w:val="007842D1"/>
    <w:rsid w:val="00784578"/>
    <w:rsid w:val="007845B1"/>
    <w:rsid w:val="00785127"/>
    <w:rsid w:val="00785D63"/>
    <w:rsid w:val="0078626C"/>
    <w:rsid w:val="007862BA"/>
    <w:rsid w:val="00786BE7"/>
    <w:rsid w:val="00786E07"/>
    <w:rsid w:val="00786E25"/>
    <w:rsid w:val="0078712C"/>
    <w:rsid w:val="007872A0"/>
    <w:rsid w:val="00787682"/>
    <w:rsid w:val="00787791"/>
    <w:rsid w:val="00787D36"/>
    <w:rsid w:val="0079058F"/>
    <w:rsid w:val="007909AB"/>
    <w:rsid w:val="00790EB7"/>
    <w:rsid w:val="00791049"/>
    <w:rsid w:val="0079128F"/>
    <w:rsid w:val="007914B0"/>
    <w:rsid w:val="00791864"/>
    <w:rsid w:val="007918D6"/>
    <w:rsid w:val="007920EE"/>
    <w:rsid w:val="00792524"/>
    <w:rsid w:val="00792C3D"/>
    <w:rsid w:val="00793540"/>
    <w:rsid w:val="0079355D"/>
    <w:rsid w:val="00793811"/>
    <w:rsid w:val="0079381F"/>
    <w:rsid w:val="00793C0A"/>
    <w:rsid w:val="00793DEA"/>
    <w:rsid w:val="00793EC0"/>
    <w:rsid w:val="007941F8"/>
    <w:rsid w:val="007944FC"/>
    <w:rsid w:val="0079463D"/>
    <w:rsid w:val="00795178"/>
    <w:rsid w:val="007957B6"/>
    <w:rsid w:val="00795C3A"/>
    <w:rsid w:val="00796071"/>
    <w:rsid w:val="007961B4"/>
    <w:rsid w:val="00796A9E"/>
    <w:rsid w:val="0079767F"/>
    <w:rsid w:val="0079788F"/>
    <w:rsid w:val="007978F6"/>
    <w:rsid w:val="00797A27"/>
    <w:rsid w:val="00797C59"/>
    <w:rsid w:val="00797DA1"/>
    <w:rsid w:val="00797FD1"/>
    <w:rsid w:val="007A010D"/>
    <w:rsid w:val="007A089C"/>
    <w:rsid w:val="007A08BF"/>
    <w:rsid w:val="007A1A01"/>
    <w:rsid w:val="007A1A3F"/>
    <w:rsid w:val="007A1CA4"/>
    <w:rsid w:val="007A1D02"/>
    <w:rsid w:val="007A200F"/>
    <w:rsid w:val="007A2238"/>
    <w:rsid w:val="007A2261"/>
    <w:rsid w:val="007A2288"/>
    <w:rsid w:val="007A22B3"/>
    <w:rsid w:val="007A238E"/>
    <w:rsid w:val="007A23E6"/>
    <w:rsid w:val="007A2475"/>
    <w:rsid w:val="007A27DB"/>
    <w:rsid w:val="007A2B13"/>
    <w:rsid w:val="007A2D2A"/>
    <w:rsid w:val="007A3154"/>
    <w:rsid w:val="007A31B4"/>
    <w:rsid w:val="007A3244"/>
    <w:rsid w:val="007A3B3B"/>
    <w:rsid w:val="007A3E27"/>
    <w:rsid w:val="007A3F72"/>
    <w:rsid w:val="007A40D0"/>
    <w:rsid w:val="007A4345"/>
    <w:rsid w:val="007A4BD7"/>
    <w:rsid w:val="007A4C53"/>
    <w:rsid w:val="007A4ED1"/>
    <w:rsid w:val="007A5012"/>
    <w:rsid w:val="007A5210"/>
    <w:rsid w:val="007A540C"/>
    <w:rsid w:val="007A55FE"/>
    <w:rsid w:val="007A57E6"/>
    <w:rsid w:val="007A5B23"/>
    <w:rsid w:val="007A6291"/>
    <w:rsid w:val="007A63F0"/>
    <w:rsid w:val="007A6974"/>
    <w:rsid w:val="007A75E6"/>
    <w:rsid w:val="007A760B"/>
    <w:rsid w:val="007A7D51"/>
    <w:rsid w:val="007A7F5C"/>
    <w:rsid w:val="007B01AB"/>
    <w:rsid w:val="007B0D62"/>
    <w:rsid w:val="007B1086"/>
    <w:rsid w:val="007B12C6"/>
    <w:rsid w:val="007B1777"/>
    <w:rsid w:val="007B17A1"/>
    <w:rsid w:val="007B1BA6"/>
    <w:rsid w:val="007B1CED"/>
    <w:rsid w:val="007B1E85"/>
    <w:rsid w:val="007B20C8"/>
    <w:rsid w:val="007B21C6"/>
    <w:rsid w:val="007B221A"/>
    <w:rsid w:val="007B27D1"/>
    <w:rsid w:val="007B2923"/>
    <w:rsid w:val="007B3521"/>
    <w:rsid w:val="007B3D68"/>
    <w:rsid w:val="007B3E43"/>
    <w:rsid w:val="007B407C"/>
    <w:rsid w:val="007B43E4"/>
    <w:rsid w:val="007B4522"/>
    <w:rsid w:val="007B4862"/>
    <w:rsid w:val="007B489E"/>
    <w:rsid w:val="007B4A43"/>
    <w:rsid w:val="007B4FA7"/>
    <w:rsid w:val="007B53B1"/>
    <w:rsid w:val="007B5417"/>
    <w:rsid w:val="007B5455"/>
    <w:rsid w:val="007B5CA3"/>
    <w:rsid w:val="007B5F65"/>
    <w:rsid w:val="007B6245"/>
    <w:rsid w:val="007B66EC"/>
    <w:rsid w:val="007B689E"/>
    <w:rsid w:val="007B7B83"/>
    <w:rsid w:val="007B7D6F"/>
    <w:rsid w:val="007C006F"/>
    <w:rsid w:val="007C0378"/>
    <w:rsid w:val="007C0544"/>
    <w:rsid w:val="007C061D"/>
    <w:rsid w:val="007C0A47"/>
    <w:rsid w:val="007C0D9C"/>
    <w:rsid w:val="007C0EEE"/>
    <w:rsid w:val="007C10D5"/>
    <w:rsid w:val="007C16A9"/>
    <w:rsid w:val="007C17A2"/>
    <w:rsid w:val="007C1D98"/>
    <w:rsid w:val="007C1DF6"/>
    <w:rsid w:val="007C27F5"/>
    <w:rsid w:val="007C2C44"/>
    <w:rsid w:val="007C326C"/>
    <w:rsid w:val="007C3524"/>
    <w:rsid w:val="007C3B0F"/>
    <w:rsid w:val="007C3CC2"/>
    <w:rsid w:val="007C3CC4"/>
    <w:rsid w:val="007C43F8"/>
    <w:rsid w:val="007C46B0"/>
    <w:rsid w:val="007C499E"/>
    <w:rsid w:val="007C4E17"/>
    <w:rsid w:val="007C4EA2"/>
    <w:rsid w:val="007C4F1A"/>
    <w:rsid w:val="007C5257"/>
    <w:rsid w:val="007C52B3"/>
    <w:rsid w:val="007C5510"/>
    <w:rsid w:val="007C5B00"/>
    <w:rsid w:val="007C6329"/>
    <w:rsid w:val="007C65B2"/>
    <w:rsid w:val="007C6A70"/>
    <w:rsid w:val="007C6B02"/>
    <w:rsid w:val="007C75AD"/>
    <w:rsid w:val="007C75AF"/>
    <w:rsid w:val="007C781B"/>
    <w:rsid w:val="007C79C2"/>
    <w:rsid w:val="007C7E66"/>
    <w:rsid w:val="007D01FE"/>
    <w:rsid w:val="007D05F8"/>
    <w:rsid w:val="007D1474"/>
    <w:rsid w:val="007D15F4"/>
    <w:rsid w:val="007D1976"/>
    <w:rsid w:val="007D2158"/>
    <w:rsid w:val="007D2691"/>
    <w:rsid w:val="007D29E8"/>
    <w:rsid w:val="007D2E99"/>
    <w:rsid w:val="007D37BD"/>
    <w:rsid w:val="007D3BF0"/>
    <w:rsid w:val="007D3C30"/>
    <w:rsid w:val="007D427A"/>
    <w:rsid w:val="007D4AD8"/>
    <w:rsid w:val="007D4C03"/>
    <w:rsid w:val="007D51D9"/>
    <w:rsid w:val="007D5207"/>
    <w:rsid w:val="007D5355"/>
    <w:rsid w:val="007D5D75"/>
    <w:rsid w:val="007D606D"/>
    <w:rsid w:val="007D63F8"/>
    <w:rsid w:val="007D6510"/>
    <w:rsid w:val="007D66E8"/>
    <w:rsid w:val="007D6C40"/>
    <w:rsid w:val="007D6CC2"/>
    <w:rsid w:val="007D779A"/>
    <w:rsid w:val="007D78DC"/>
    <w:rsid w:val="007D7AC1"/>
    <w:rsid w:val="007D7D96"/>
    <w:rsid w:val="007E0599"/>
    <w:rsid w:val="007E0911"/>
    <w:rsid w:val="007E0AAB"/>
    <w:rsid w:val="007E0EB9"/>
    <w:rsid w:val="007E0FF2"/>
    <w:rsid w:val="007E1022"/>
    <w:rsid w:val="007E183C"/>
    <w:rsid w:val="007E25C3"/>
    <w:rsid w:val="007E277A"/>
    <w:rsid w:val="007E2B7E"/>
    <w:rsid w:val="007E2CC3"/>
    <w:rsid w:val="007E3348"/>
    <w:rsid w:val="007E35F2"/>
    <w:rsid w:val="007E3998"/>
    <w:rsid w:val="007E3EA7"/>
    <w:rsid w:val="007E3FC8"/>
    <w:rsid w:val="007E4524"/>
    <w:rsid w:val="007E4D0B"/>
    <w:rsid w:val="007E4F94"/>
    <w:rsid w:val="007E531E"/>
    <w:rsid w:val="007E53EC"/>
    <w:rsid w:val="007E5B67"/>
    <w:rsid w:val="007E5E5E"/>
    <w:rsid w:val="007E63C9"/>
    <w:rsid w:val="007E6793"/>
    <w:rsid w:val="007E692A"/>
    <w:rsid w:val="007E6A07"/>
    <w:rsid w:val="007E6E38"/>
    <w:rsid w:val="007E7CB7"/>
    <w:rsid w:val="007F0296"/>
    <w:rsid w:val="007F0857"/>
    <w:rsid w:val="007F09DC"/>
    <w:rsid w:val="007F0BDE"/>
    <w:rsid w:val="007F1166"/>
    <w:rsid w:val="007F1AFF"/>
    <w:rsid w:val="007F1D49"/>
    <w:rsid w:val="007F2BB1"/>
    <w:rsid w:val="007F3019"/>
    <w:rsid w:val="007F3336"/>
    <w:rsid w:val="007F3482"/>
    <w:rsid w:val="007F3BBE"/>
    <w:rsid w:val="007F4E80"/>
    <w:rsid w:val="007F51CE"/>
    <w:rsid w:val="007F5235"/>
    <w:rsid w:val="007F5428"/>
    <w:rsid w:val="007F5482"/>
    <w:rsid w:val="007F5B65"/>
    <w:rsid w:val="007F66CD"/>
    <w:rsid w:val="007F6FB2"/>
    <w:rsid w:val="007F70D9"/>
    <w:rsid w:val="007F7666"/>
    <w:rsid w:val="007F769B"/>
    <w:rsid w:val="007F79CB"/>
    <w:rsid w:val="008003E6"/>
    <w:rsid w:val="00800C54"/>
    <w:rsid w:val="008015E5"/>
    <w:rsid w:val="00801AC4"/>
    <w:rsid w:val="0080205B"/>
    <w:rsid w:val="00802115"/>
    <w:rsid w:val="0080221D"/>
    <w:rsid w:val="0080381B"/>
    <w:rsid w:val="00803D15"/>
    <w:rsid w:val="00803DC5"/>
    <w:rsid w:val="00803E33"/>
    <w:rsid w:val="00803EB7"/>
    <w:rsid w:val="008042E4"/>
    <w:rsid w:val="0080452F"/>
    <w:rsid w:val="00804573"/>
    <w:rsid w:val="00804AC1"/>
    <w:rsid w:val="008052BF"/>
    <w:rsid w:val="00806210"/>
    <w:rsid w:val="00806F27"/>
    <w:rsid w:val="00807392"/>
    <w:rsid w:val="00807776"/>
    <w:rsid w:val="00807E44"/>
    <w:rsid w:val="008104D9"/>
    <w:rsid w:val="008106E2"/>
    <w:rsid w:val="00810946"/>
    <w:rsid w:val="00810E5F"/>
    <w:rsid w:val="00810FCE"/>
    <w:rsid w:val="00811298"/>
    <w:rsid w:val="008114F0"/>
    <w:rsid w:val="008118F7"/>
    <w:rsid w:val="008119DC"/>
    <w:rsid w:val="00811DE7"/>
    <w:rsid w:val="00811FCD"/>
    <w:rsid w:val="00812664"/>
    <w:rsid w:val="00812AE6"/>
    <w:rsid w:val="00812DCF"/>
    <w:rsid w:val="0081349D"/>
    <w:rsid w:val="00813725"/>
    <w:rsid w:val="00813827"/>
    <w:rsid w:val="00813A86"/>
    <w:rsid w:val="00813B1B"/>
    <w:rsid w:val="00814365"/>
    <w:rsid w:val="008144B4"/>
    <w:rsid w:val="00814A97"/>
    <w:rsid w:val="00814D99"/>
    <w:rsid w:val="00814F98"/>
    <w:rsid w:val="008159F9"/>
    <w:rsid w:val="00815AFA"/>
    <w:rsid w:val="00815BB5"/>
    <w:rsid w:val="00815E7E"/>
    <w:rsid w:val="008162DB"/>
    <w:rsid w:val="0081666F"/>
    <w:rsid w:val="00816E8E"/>
    <w:rsid w:val="00817978"/>
    <w:rsid w:val="00817B08"/>
    <w:rsid w:val="00817FAA"/>
    <w:rsid w:val="00820095"/>
    <w:rsid w:val="008202B8"/>
    <w:rsid w:val="0082036D"/>
    <w:rsid w:val="008204D8"/>
    <w:rsid w:val="008207D8"/>
    <w:rsid w:val="00820E06"/>
    <w:rsid w:val="00820F94"/>
    <w:rsid w:val="008212F1"/>
    <w:rsid w:val="008216C9"/>
    <w:rsid w:val="00821C94"/>
    <w:rsid w:val="00821CA1"/>
    <w:rsid w:val="00821E31"/>
    <w:rsid w:val="00822000"/>
    <w:rsid w:val="0082260E"/>
    <w:rsid w:val="00822AF4"/>
    <w:rsid w:val="008239B8"/>
    <w:rsid w:val="00824065"/>
    <w:rsid w:val="008241CB"/>
    <w:rsid w:val="008241FC"/>
    <w:rsid w:val="008248E7"/>
    <w:rsid w:val="00824A07"/>
    <w:rsid w:val="008251CB"/>
    <w:rsid w:val="00825233"/>
    <w:rsid w:val="00825678"/>
    <w:rsid w:val="00825AFC"/>
    <w:rsid w:val="0082630A"/>
    <w:rsid w:val="008263C7"/>
    <w:rsid w:val="00826900"/>
    <w:rsid w:val="00826988"/>
    <w:rsid w:val="00827054"/>
    <w:rsid w:val="00830A05"/>
    <w:rsid w:val="00830B13"/>
    <w:rsid w:val="008311B3"/>
    <w:rsid w:val="00831380"/>
    <w:rsid w:val="008313A7"/>
    <w:rsid w:val="008319B8"/>
    <w:rsid w:val="00832238"/>
    <w:rsid w:val="0083242D"/>
    <w:rsid w:val="00833243"/>
    <w:rsid w:val="008334B1"/>
    <w:rsid w:val="008335D1"/>
    <w:rsid w:val="00833A0A"/>
    <w:rsid w:val="0083403E"/>
    <w:rsid w:val="008343B7"/>
    <w:rsid w:val="00834508"/>
    <w:rsid w:val="00834884"/>
    <w:rsid w:val="008350E9"/>
    <w:rsid w:val="0083540B"/>
    <w:rsid w:val="0083555E"/>
    <w:rsid w:val="008357A9"/>
    <w:rsid w:val="008361A5"/>
    <w:rsid w:val="00836341"/>
    <w:rsid w:val="00836753"/>
    <w:rsid w:val="0083687B"/>
    <w:rsid w:val="00836BA9"/>
    <w:rsid w:val="00837469"/>
    <w:rsid w:val="00837998"/>
    <w:rsid w:val="00837E5C"/>
    <w:rsid w:val="00840A79"/>
    <w:rsid w:val="00840D27"/>
    <w:rsid w:val="00840E54"/>
    <w:rsid w:val="00841352"/>
    <w:rsid w:val="0084161B"/>
    <w:rsid w:val="0084233B"/>
    <w:rsid w:val="00842596"/>
    <w:rsid w:val="008429CA"/>
    <w:rsid w:val="008430FE"/>
    <w:rsid w:val="0084325E"/>
    <w:rsid w:val="008432E8"/>
    <w:rsid w:val="00843530"/>
    <w:rsid w:val="00843ACD"/>
    <w:rsid w:val="00844B28"/>
    <w:rsid w:val="00844C44"/>
    <w:rsid w:val="00844D04"/>
    <w:rsid w:val="00844D11"/>
    <w:rsid w:val="008450B9"/>
    <w:rsid w:val="008450C3"/>
    <w:rsid w:val="0084514B"/>
    <w:rsid w:val="0084562A"/>
    <w:rsid w:val="00845942"/>
    <w:rsid w:val="008461F1"/>
    <w:rsid w:val="00846610"/>
    <w:rsid w:val="0084661D"/>
    <w:rsid w:val="00846939"/>
    <w:rsid w:val="00846DD5"/>
    <w:rsid w:val="00846E43"/>
    <w:rsid w:val="00846FB0"/>
    <w:rsid w:val="008470E0"/>
    <w:rsid w:val="008471D2"/>
    <w:rsid w:val="00850802"/>
    <w:rsid w:val="008516E8"/>
    <w:rsid w:val="0085179D"/>
    <w:rsid w:val="008517F4"/>
    <w:rsid w:val="00851EBE"/>
    <w:rsid w:val="00851FCE"/>
    <w:rsid w:val="00852784"/>
    <w:rsid w:val="00852CBD"/>
    <w:rsid w:val="00852D4B"/>
    <w:rsid w:val="00853215"/>
    <w:rsid w:val="00853515"/>
    <w:rsid w:val="0085378A"/>
    <w:rsid w:val="00853A01"/>
    <w:rsid w:val="00853EC2"/>
    <w:rsid w:val="0085414A"/>
    <w:rsid w:val="0085527D"/>
    <w:rsid w:val="008553FD"/>
    <w:rsid w:val="00855831"/>
    <w:rsid w:val="00856131"/>
    <w:rsid w:val="00860197"/>
    <w:rsid w:val="00860244"/>
    <w:rsid w:val="008607C5"/>
    <w:rsid w:val="00860818"/>
    <w:rsid w:val="008614F4"/>
    <w:rsid w:val="008620D3"/>
    <w:rsid w:val="008625CE"/>
    <w:rsid w:val="0086288F"/>
    <w:rsid w:val="00862E64"/>
    <w:rsid w:val="00863058"/>
    <w:rsid w:val="00863293"/>
    <w:rsid w:val="00863594"/>
    <w:rsid w:val="00864277"/>
    <w:rsid w:val="008644BE"/>
    <w:rsid w:val="008645A4"/>
    <w:rsid w:val="0086463F"/>
    <w:rsid w:val="008647F0"/>
    <w:rsid w:val="00864FF0"/>
    <w:rsid w:val="008654AB"/>
    <w:rsid w:val="008654FF"/>
    <w:rsid w:val="008663AC"/>
    <w:rsid w:val="00866559"/>
    <w:rsid w:val="008672C5"/>
    <w:rsid w:val="00867902"/>
    <w:rsid w:val="00867977"/>
    <w:rsid w:val="00867990"/>
    <w:rsid w:val="0087070F"/>
    <w:rsid w:val="008708A4"/>
    <w:rsid w:val="00870F4A"/>
    <w:rsid w:val="00871415"/>
    <w:rsid w:val="00871896"/>
    <w:rsid w:val="00871A6E"/>
    <w:rsid w:val="0087218C"/>
    <w:rsid w:val="00872508"/>
    <w:rsid w:val="00872C02"/>
    <w:rsid w:val="00872D7D"/>
    <w:rsid w:val="00872E48"/>
    <w:rsid w:val="00873218"/>
    <w:rsid w:val="00873267"/>
    <w:rsid w:val="00873271"/>
    <w:rsid w:val="008736DD"/>
    <w:rsid w:val="00873FE3"/>
    <w:rsid w:val="00874211"/>
    <w:rsid w:val="008747A6"/>
    <w:rsid w:val="00874BEC"/>
    <w:rsid w:val="008756B2"/>
    <w:rsid w:val="00875D67"/>
    <w:rsid w:val="00876AE5"/>
    <w:rsid w:val="008777C3"/>
    <w:rsid w:val="00880007"/>
    <w:rsid w:val="008800B1"/>
    <w:rsid w:val="008803B0"/>
    <w:rsid w:val="00880574"/>
    <w:rsid w:val="0088086D"/>
    <w:rsid w:val="00880903"/>
    <w:rsid w:val="00880CF3"/>
    <w:rsid w:val="0088146D"/>
    <w:rsid w:val="00881969"/>
    <w:rsid w:val="00881CD6"/>
    <w:rsid w:val="00881D0C"/>
    <w:rsid w:val="00881EC8"/>
    <w:rsid w:val="00882BAA"/>
    <w:rsid w:val="00882BB5"/>
    <w:rsid w:val="00882F39"/>
    <w:rsid w:val="008834FD"/>
    <w:rsid w:val="00884014"/>
    <w:rsid w:val="00884312"/>
    <w:rsid w:val="0088496E"/>
    <w:rsid w:val="00884FB5"/>
    <w:rsid w:val="0088563A"/>
    <w:rsid w:val="008859CE"/>
    <w:rsid w:val="00885A6B"/>
    <w:rsid w:val="00885B87"/>
    <w:rsid w:val="00885DAD"/>
    <w:rsid w:val="00886605"/>
    <w:rsid w:val="0088694A"/>
    <w:rsid w:val="00886BB3"/>
    <w:rsid w:val="00886F37"/>
    <w:rsid w:val="00887240"/>
    <w:rsid w:val="00887A45"/>
    <w:rsid w:val="0089066C"/>
    <w:rsid w:val="008909E2"/>
    <w:rsid w:val="00890CA8"/>
    <w:rsid w:val="00891168"/>
    <w:rsid w:val="00891215"/>
    <w:rsid w:val="00891A9B"/>
    <w:rsid w:val="00891DE4"/>
    <w:rsid w:val="00892410"/>
    <w:rsid w:val="00892424"/>
    <w:rsid w:val="00892841"/>
    <w:rsid w:val="00892B39"/>
    <w:rsid w:val="00892F3C"/>
    <w:rsid w:val="00892F74"/>
    <w:rsid w:val="00892F97"/>
    <w:rsid w:val="00892FB9"/>
    <w:rsid w:val="008935BA"/>
    <w:rsid w:val="00893C89"/>
    <w:rsid w:val="0089405E"/>
    <w:rsid w:val="00894AE6"/>
    <w:rsid w:val="00894C55"/>
    <w:rsid w:val="00894D3B"/>
    <w:rsid w:val="00894D59"/>
    <w:rsid w:val="0089510E"/>
    <w:rsid w:val="00895574"/>
    <w:rsid w:val="00895A9A"/>
    <w:rsid w:val="00895E47"/>
    <w:rsid w:val="00895E72"/>
    <w:rsid w:val="008966AB"/>
    <w:rsid w:val="00896745"/>
    <w:rsid w:val="00897055"/>
    <w:rsid w:val="0089742B"/>
    <w:rsid w:val="00897EAE"/>
    <w:rsid w:val="008A0794"/>
    <w:rsid w:val="008A083C"/>
    <w:rsid w:val="008A0990"/>
    <w:rsid w:val="008A0C4E"/>
    <w:rsid w:val="008A1E8D"/>
    <w:rsid w:val="008A2183"/>
    <w:rsid w:val="008A284F"/>
    <w:rsid w:val="008A2886"/>
    <w:rsid w:val="008A313C"/>
    <w:rsid w:val="008A42A8"/>
    <w:rsid w:val="008A42E8"/>
    <w:rsid w:val="008A4381"/>
    <w:rsid w:val="008A47F3"/>
    <w:rsid w:val="008A4C56"/>
    <w:rsid w:val="008A5AA0"/>
    <w:rsid w:val="008A5BFE"/>
    <w:rsid w:val="008A61C5"/>
    <w:rsid w:val="008A6466"/>
    <w:rsid w:val="008A68BF"/>
    <w:rsid w:val="008A6A24"/>
    <w:rsid w:val="008A6D8D"/>
    <w:rsid w:val="008A6DA2"/>
    <w:rsid w:val="008A7405"/>
    <w:rsid w:val="008A7571"/>
    <w:rsid w:val="008A7826"/>
    <w:rsid w:val="008A7917"/>
    <w:rsid w:val="008A7AF3"/>
    <w:rsid w:val="008A7C93"/>
    <w:rsid w:val="008A7D2E"/>
    <w:rsid w:val="008B01F0"/>
    <w:rsid w:val="008B04C9"/>
    <w:rsid w:val="008B0577"/>
    <w:rsid w:val="008B05D2"/>
    <w:rsid w:val="008B09C6"/>
    <w:rsid w:val="008B0A93"/>
    <w:rsid w:val="008B1452"/>
    <w:rsid w:val="008B167F"/>
    <w:rsid w:val="008B16E0"/>
    <w:rsid w:val="008B1B57"/>
    <w:rsid w:val="008B2A97"/>
    <w:rsid w:val="008B2E33"/>
    <w:rsid w:val="008B2EAD"/>
    <w:rsid w:val="008B2EF1"/>
    <w:rsid w:val="008B30E0"/>
    <w:rsid w:val="008B32C8"/>
    <w:rsid w:val="008B3C4B"/>
    <w:rsid w:val="008B45E2"/>
    <w:rsid w:val="008B498D"/>
    <w:rsid w:val="008B4AB0"/>
    <w:rsid w:val="008B4B84"/>
    <w:rsid w:val="008B4C00"/>
    <w:rsid w:val="008B4CB4"/>
    <w:rsid w:val="008B4FBC"/>
    <w:rsid w:val="008B5378"/>
    <w:rsid w:val="008B53DB"/>
    <w:rsid w:val="008B5C47"/>
    <w:rsid w:val="008B5D73"/>
    <w:rsid w:val="008B5D77"/>
    <w:rsid w:val="008B66D1"/>
    <w:rsid w:val="008B6774"/>
    <w:rsid w:val="008B71A1"/>
    <w:rsid w:val="008B7409"/>
    <w:rsid w:val="008B7713"/>
    <w:rsid w:val="008B7A4E"/>
    <w:rsid w:val="008B7EBF"/>
    <w:rsid w:val="008B7F23"/>
    <w:rsid w:val="008C09AF"/>
    <w:rsid w:val="008C0AD6"/>
    <w:rsid w:val="008C0E96"/>
    <w:rsid w:val="008C1681"/>
    <w:rsid w:val="008C16AF"/>
    <w:rsid w:val="008C16C7"/>
    <w:rsid w:val="008C17CD"/>
    <w:rsid w:val="008C1C65"/>
    <w:rsid w:val="008C2E73"/>
    <w:rsid w:val="008C302E"/>
    <w:rsid w:val="008C30F5"/>
    <w:rsid w:val="008C3382"/>
    <w:rsid w:val="008C34AE"/>
    <w:rsid w:val="008C367D"/>
    <w:rsid w:val="008C39BF"/>
    <w:rsid w:val="008C3C1F"/>
    <w:rsid w:val="008C3CC5"/>
    <w:rsid w:val="008C44A6"/>
    <w:rsid w:val="008C48CC"/>
    <w:rsid w:val="008C4DDD"/>
    <w:rsid w:val="008C4FFC"/>
    <w:rsid w:val="008C50E2"/>
    <w:rsid w:val="008C515F"/>
    <w:rsid w:val="008C51CD"/>
    <w:rsid w:val="008C52CD"/>
    <w:rsid w:val="008C5818"/>
    <w:rsid w:val="008C5AB7"/>
    <w:rsid w:val="008C5E89"/>
    <w:rsid w:val="008C61D3"/>
    <w:rsid w:val="008C62AA"/>
    <w:rsid w:val="008C65F0"/>
    <w:rsid w:val="008C669F"/>
    <w:rsid w:val="008C6D82"/>
    <w:rsid w:val="008C76E4"/>
    <w:rsid w:val="008C7835"/>
    <w:rsid w:val="008C7AB0"/>
    <w:rsid w:val="008D0093"/>
    <w:rsid w:val="008D049A"/>
    <w:rsid w:val="008D0E52"/>
    <w:rsid w:val="008D16F6"/>
    <w:rsid w:val="008D2369"/>
    <w:rsid w:val="008D2575"/>
    <w:rsid w:val="008D2605"/>
    <w:rsid w:val="008D2850"/>
    <w:rsid w:val="008D314A"/>
    <w:rsid w:val="008D37D4"/>
    <w:rsid w:val="008D39A4"/>
    <w:rsid w:val="008D3A7A"/>
    <w:rsid w:val="008D3B3E"/>
    <w:rsid w:val="008D5E7B"/>
    <w:rsid w:val="008D5EFE"/>
    <w:rsid w:val="008D609E"/>
    <w:rsid w:val="008D612B"/>
    <w:rsid w:val="008D6194"/>
    <w:rsid w:val="008D62BB"/>
    <w:rsid w:val="008D6400"/>
    <w:rsid w:val="008D6A62"/>
    <w:rsid w:val="008D7388"/>
    <w:rsid w:val="008D7778"/>
    <w:rsid w:val="008D7889"/>
    <w:rsid w:val="008D7D68"/>
    <w:rsid w:val="008D7FE1"/>
    <w:rsid w:val="008E0857"/>
    <w:rsid w:val="008E09AD"/>
    <w:rsid w:val="008E0E4C"/>
    <w:rsid w:val="008E19B5"/>
    <w:rsid w:val="008E1A4B"/>
    <w:rsid w:val="008E206F"/>
    <w:rsid w:val="008E24E4"/>
    <w:rsid w:val="008E25FE"/>
    <w:rsid w:val="008E2A4E"/>
    <w:rsid w:val="008E3339"/>
    <w:rsid w:val="008E346D"/>
    <w:rsid w:val="008E3B7F"/>
    <w:rsid w:val="008E3CBF"/>
    <w:rsid w:val="008E3CC4"/>
    <w:rsid w:val="008E3E61"/>
    <w:rsid w:val="008E3FE8"/>
    <w:rsid w:val="008E4552"/>
    <w:rsid w:val="008E57AB"/>
    <w:rsid w:val="008E57C3"/>
    <w:rsid w:val="008E5C0B"/>
    <w:rsid w:val="008E5D97"/>
    <w:rsid w:val="008E66DB"/>
    <w:rsid w:val="008E67C6"/>
    <w:rsid w:val="008E68D7"/>
    <w:rsid w:val="008E6B0C"/>
    <w:rsid w:val="008E6B59"/>
    <w:rsid w:val="008E6EBC"/>
    <w:rsid w:val="008E707A"/>
    <w:rsid w:val="008E7563"/>
    <w:rsid w:val="008E7B3F"/>
    <w:rsid w:val="008E7F5D"/>
    <w:rsid w:val="008F026F"/>
    <w:rsid w:val="008F0572"/>
    <w:rsid w:val="008F05EB"/>
    <w:rsid w:val="008F0A6E"/>
    <w:rsid w:val="008F0FF4"/>
    <w:rsid w:val="008F1102"/>
    <w:rsid w:val="008F113A"/>
    <w:rsid w:val="008F1551"/>
    <w:rsid w:val="008F1E12"/>
    <w:rsid w:val="008F2352"/>
    <w:rsid w:val="008F2524"/>
    <w:rsid w:val="008F253A"/>
    <w:rsid w:val="008F2E57"/>
    <w:rsid w:val="008F2EBA"/>
    <w:rsid w:val="008F3241"/>
    <w:rsid w:val="008F35C6"/>
    <w:rsid w:val="008F4021"/>
    <w:rsid w:val="008F4B03"/>
    <w:rsid w:val="008F566E"/>
    <w:rsid w:val="008F56BF"/>
    <w:rsid w:val="008F5E34"/>
    <w:rsid w:val="008F6502"/>
    <w:rsid w:val="008F65EB"/>
    <w:rsid w:val="008F7126"/>
    <w:rsid w:val="008F761E"/>
    <w:rsid w:val="008F78AC"/>
    <w:rsid w:val="00900275"/>
    <w:rsid w:val="009002DB"/>
    <w:rsid w:val="00900BCB"/>
    <w:rsid w:val="00900C4E"/>
    <w:rsid w:val="00900D99"/>
    <w:rsid w:val="00900FEA"/>
    <w:rsid w:val="009015EA"/>
    <w:rsid w:val="00901B16"/>
    <w:rsid w:val="00902068"/>
    <w:rsid w:val="00902229"/>
    <w:rsid w:val="0090246E"/>
    <w:rsid w:val="00902C50"/>
    <w:rsid w:val="00902FB8"/>
    <w:rsid w:val="009036A6"/>
    <w:rsid w:val="00903827"/>
    <w:rsid w:val="0090453C"/>
    <w:rsid w:val="00905023"/>
    <w:rsid w:val="00905394"/>
    <w:rsid w:val="009056BB"/>
    <w:rsid w:val="009057DD"/>
    <w:rsid w:val="00905FFF"/>
    <w:rsid w:val="00906288"/>
    <w:rsid w:val="0090638A"/>
    <w:rsid w:val="009064D3"/>
    <w:rsid w:val="00906868"/>
    <w:rsid w:val="00906EEA"/>
    <w:rsid w:val="0090741F"/>
    <w:rsid w:val="00907781"/>
    <w:rsid w:val="009078A3"/>
    <w:rsid w:val="009078B1"/>
    <w:rsid w:val="00907F8B"/>
    <w:rsid w:val="0091067D"/>
    <w:rsid w:val="00910B9F"/>
    <w:rsid w:val="00910BDF"/>
    <w:rsid w:val="00910C9C"/>
    <w:rsid w:val="00910F94"/>
    <w:rsid w:val="00911150"/>
    <w:rsid w:val="009115A7"/>
    <w:rsid w:val="00911655"/>
    <w:rsid w:val="0091256C"/>
    <w:rsid w:val="00912DBC"/>
    <w:rsid w:val="00913D6B"/>
    <w:rsid w:val="009140BA"/>
    <w:rsid w:val="0091447B"/>
    <w:rsid w:val="00914872"/>
    <w:rsid w:val="009157F1"/>
    <w:rsid w:val="00915861"/>
    <w:rsid w:val="00916299"/>
    <w:rsid w:val="00916CE3"/>
    <w:rsid w:val="00916D4F"/>
    <w:rsid w:val="0091755E"/>
    <w:rsid w:val="00917907"/>
    <w:rsid w:val="00920025"/>
    <w:rsid w:val="009200ED"/>
    <w:rsid w:val="00920CE1"/>
    <w:rsid w:val="009210F3"/>
    <w:rsid w:val="0092110C"/>
    <w:rsid w:val="009212BE"/>
    <w:rsid w:val="009213C0"/>
    <w:rsid w:val="0092185D"/>
    <w:rsid w:val="00921D8C"/>
    <w:rsid w:val="00921E10"/>
    <w:rsid w:val="00921F31"/>
    <w:rsid w:val="0092299B"/>
    <w:rsid w:val="00922DF7"/>
    <w:rsid w:val="0092369C"/>
    <w:rsid w:val="00923F91"/>
    <w:rsid w:val="009244AB"/>
    <w:rsid w:val="0092468C"/>
    <w:rsid w:val="0092507B"/>
    <w:rsid w:val="00925267"/>
    <w:rsid w:val="009253BA"/>
    <w:rsid w:val="00925893"/>
    <w:rsid w:val="009267DB"/>
    <w:rsid w:val="00926B7A"/>
    <w:rsid w:val="00927D10"/>
    <w:rsid w:val="0093023A"/>
    <w:rsid w:val="00930247"/>
    <w:rsid w:val="00930631"/>
    <w:rsid w:val="00931058"/>
    <w:rsid w:val="00931180"/>
    <w:rsid w:val="0093169C"/>
    <w:rsid w:val="00931DD3"/>
    <w:rsid w:val="009320BF"/>
    <w:rsid w:val="00932993"/>
    <w:rsid w:val="00932BFA"/>
    <w:rsid w:val="0093326D"/>
    <w:rsid w:val="0093333A"/>
    <w:rsid w:val="00933364"/>
    <w:rsid w:val="0093351A"/>
    <w:rsid w:val="00933836"/>
    <w:rsid w:val="0093481A"/>
    <w:rsid w:val="00934E91"/>
    <w:rsid w:val="009353AA"/>
    <w:rsid w:val="009357BE"/>
    <w:rsid w:val="0093583F"/>
    <w:rsid w:val="009358A1"/>
    <w:rsid w:val="009358D3"/>
    <w:rsid w:val="00935C8C"/>
    <w:rsid w:val="00935E74"/>
    <w:rsid w:val="00936067"/>
    <w:rsid w:val="009360FD"/>
    <w:rsid w:val="00936223"/>
    <w:rsid w:val="009365B9"/>
    <w:rsid w:val="009365E8"/>
    <w:rsid w:val="009367C6"/>
    <w:rsid w:val="009369AE"/>
    <w:rsid w:val="00937503"/>
    <w:rsid w:val="00937AB8"/>
    <w:rsid w:val="00937EFB"/>
    <w:rsid w:val="00940091"/>
    <w:rsid w:val="00940BB9"/>
    <w:rsid w:val="00940FFB"/>
    <w:rsid w:val="00941084"/>
    <w:rsid w:val="0094172D"/>
    <w:rsid w:val="00941ED0"/>
    <w:rsid w:val="009425AF"/>
    <w:rsid w:val="00942E3F"/>
    <w:rsid w:val="0094302E"/>
    <w:rsid w:val="0094351A"/>
    <w:rsid w:val="0094377A"/>
    <w:rsid w:val="0094387E"/>
    <w:rsid w:val="009442F2"/>
    <w:rsid w:val="00944CBF"/>
    <w:rsid w:val="009450EA"/>
    <w:rsid w:val="00945445"/>
    <w:rsid w:val="009455AA"/>
    <w:rsid w:val="00945733"/>
    <w:rsid w:val="009458A0"/>
    <w:rsid w:val="0094595C"/>
    <w:rsid w:val="00945A6E"/>
    <w:rsid w:val="00945AC5"/>
    <w:rsid w:val="009460E8"/>
    <w:rsid w:val="00946387"/>
    <w:rsid w:val="009464D9"/>
    <w:rsid w:val="009467C8"/>
    <w:rsid w:val="00946CB3"/>
    <w:rsid w:val="009479D3"/>
    <w:rsid w:val="00947EF7"/>
    <w:rsid w:val="00950204"/>
    <w:rsid w:val="00950710"/>
    <w:rsid w:val="00950BCC"/>
    <w:rsid w:val="00950D6F"/>
    <w:rsid w:val="00951272"/>
    <w:rsid w:val="009517D6"/>
    <w:rsid w:val="00951F4E"/>
    <w:rsid w:val="0095203C"/>
    <w:rsid w:val="0095210F"/>
    <w:rsid w:val="00952346"/>
    <w:rsid w:val="009525A5"/>
    <w:rsid w:val="00953328"/>
    <w:rsid w:val="0095343A"/>
    <w:rsid w:val="0095381A"/>
    <w:rsid w:val="00953883"/>
    <w:rsid w:val="009540CD"/>
    <w:rsid w:val="00954711"/>
    <w:rsid w:val="0095477F"/>
    <w:rsid w:val="00954B33"/>
    <w:rsid w:val="00954F71"/>
    <w:rsid w:val="00955105"/>
    <w:rsid w:val="00955D1C"/>
    <w:rsid w:val="00956623"/>
    <w:rsid w:val="00957229"/>
    <w:rsid w:val="00957B24"/>
    <w:rsid w:val="00957BEF"/>
    <w:rsid w:val="009602EA"/>
    <w:rsid w:val="009605CE"/>
    <w:rsid w:val="00960736"/>
    <w:rsid w:val="00960973"/>
    <w:rsid w:val="00960B22"/>
    <w:rsid w:val="00960F06"/>
    <w:rsid w:val="0096109B"/>
    <w:rsid w:val="009615DF"/>
    <w:rsid w:val="00961F48"/>
    <w:rsid w:val="00961FE7"/>
    <w:rsid w:val="009622B4"/>
    <w:rsid w:val="009625D4"/>
    <w:rsid w:val="00962DC6"/>
    <w:rsid w:val="0096310C"/>
    <w:rsid w:val="00963D6C"/>
    <w:rsid w:val="00964335"/>
    <w:rsid w:val="0096461B"/>
    <w:rsid w:val="009646A5"/>
    <w:rsid w:val="0096486B"/>
    <w:rsid w:val="009651AE"/>
    <w:rsid w:val="00965BF3"/>
    <w:rsid w:val="00965E6A"/>
    <w:rsid w:val="00965F17"/>
    <w:rsid w:val="009662F4"/>
    <w:rsid w:val="00966384"/>
    <w:rsid w:val="009664EB"/>
    <w:rsid w:val="00966E20"/>
    <w:rsid w:val="0096761B"/>
    <w:rsid w:val="00967BCB"/>
    <w:rsid w:val="00967C27"/>
    <w:rsid w:val="00967D81"/>
    <w:rsid w:val="00967DEB"/>
    <w:rsid w:val="009700B2"/>
    <w:rsid w:val="009705FF"/>
    <w:rsid w:val="009707E8"/>
    <w:rsid w:val="009709E3"/>
    <w:rsid w:val="00970A96"/>
    <w:rsid w:val="00970B33"/>
    <w:rsid w:val="009719D2"/>
    <w:rsid w:val="00971AD9"/>
    <w:rsid w:val="00971D3C"/>
    <w:rsid w:val="0097211D"/>
    <w:rsid w:val="009726C0"/>
    <w:rsid w:val="0097270F"/>
    <w:rsid w:val="00972A03"/>
    <w:rsid w:val="00973566"/>
    <w:rsid w:val="0097364A"/>
    <w:rsid w:val="00973912"/>
    <w:rsid w:val="00973A5B"/>
    <w:rsid w:val="00973AAE"/>
    <w:rsid w:val="00973CA1"/>
    <w:rsid w:val="009743C5"/>
    <w:rsid w:val="00975771"/>
    <w:rsid w:val="00976079"/>
    <w:rsid w:val="00976C54"/>
    <w:rsid w:val="00976DD5"/>
    <w:rsid w:val="00977343"/>
    <w:rsid w:val="00977531"/>
    <w:rsid w:val="00977BEC"/>
    <w:rsid w:val="00980488"/>
    <w:rsid w:val="00980571"/>
    <w:rsid w:val="0098074E"/>
    <w:rsid w:val="00980E44"/>
    <w:rsid w:val="00980EE4"/>
    <w:rsid w:val="009811D0"/>
    <w:rsid w:val="00981AEF"/>
    <w:rsid w:val="00982505"/>
    <w:rsid w:val="0098264B"/>
    <w:rsid w:val="009830D7"/>
    <w:rsid w:val="009831D7"/>
    <w:rsid w:val="009833B4"/>
    <w:rsid w:val="0098373A"/>
    <w:rsid w:val="00984349"/>
    <w:rsid w:val="0098538C"/>
    <w:rsid w:val="00985CEA"/>
    <w:rsid w:val="00986752"/>
    <w:rsid w:val="00986DB0"/>
    <w:rsid w:val="00987CFC"/>
    <w:rsid w:val="009903EA"/>
    <w:rsid w:val="00990A15"/>
    <w:rsid w:val="00990E17"/>
    <w:rsid w:val="009910A2"/>
    <w:rsid w:val="00991342"/>
    <w:rsid w:val="009920FC"/>
    <w:rsid w:val="0099213D"/>
    <w:rsid w:val="00992517"/>
    <w:rsid w:val="00992C37"/>
    <w:rsid w:val="00994767"/>
    <w:rsid w:val="00994C00"/>
    <w:rsid w:val="00995C02"/>
    <w:rsid w:val="009963F2"/>
    <w:rsid w:val="00996C32"/>
    <w:rsid w:val="00996E1A"/>
    <w:rsid w:val="00996E96"/>
    <w:rsid w:val="00997371"/>
    <w:rsid w:val="009974CE"/>
    <w:rsid w:val="009A009A"/>
    <w:rsid w:val="009A01A3"/>
    <w:rsid w:val="009A05E9"/>
    <w:rsid w:val="009A0E58"/>
    <w:rsid w:val="009A0F7C"/>
    <w:rsid w:val="009A153C"/>
    <w:rsid w:val="009A154B"/>
    <w:rsid w:val="009A163D"/>
    <w:rsid w:val="009A1693"/>
    <w:rsid w:val="009A20F8"/>
    <w:rsid w:val="009A25A9"/>
    <w:rsid w:val="009A2969"/>
    <w:rsid w:val="009A2C33"/>
    <w:rsid w:val="009A2D13"/>
    <w:rsid w:val="009A3168"/>
    <w:rsid w:val="009A32C3"/>
    <w:rsid w:val="009A3A4E"/>
    <w:rsid w:val="009A440F"/>
    <w:rsid w:val="009A453C"/>
    <w:rsid w:val="009A465E"/>
    <w:rsid w:val="009A48A7"/>
    <w:rsid w:val="009A4BAF"/>
    <w:rsid w:val="009A4D6B"/>
    <w:rsid w:val="009A4E67"/>
    <w:rsid w:val="009A5877"/>
    <w:rsid w:val="009A603D"/>
    <w:rsid w:val="009A6132"/>
    <w:rsid w:val="009A62C7"/>
    <w:rsid w:val="009A6318"/>
    <w:rsid w:val="009A6493"/>
    <w:rsid w:val="009A7096"/>
    <w:rsid w:val="009A7193"/>
    <w:rsid w:val="009A7404"/>
    <w:rsid w:val="009A75FF"/>
    <w:rsid w:val="009A7A4F"/>
    <w:rsid w:val="009A7FD1"/>
    <w:rsid w:val="009B0302"/>
    <w:rsid w:val="009B1302"/>
    <w:rsid w:val="009B13B2"/>
    <w:rsid w:val="009B1E31"/>
    <w:rsid w:val="009B2636"/>
    <w:rsid w:val="009B26A6"/>
    <w:rsid w:val="009B299A"/>
    <w:rsid w:val="009B2EB2"/>
    <w:rsid w:val="009B2EBA"/>
    <w:rsid w:val="009B2FAE"/>
    <w:rsid w:val="009B332A"/>
    <w:rsid w:val="009B3374"/>
    <w:rsid w:val="009B3AA4"/>
    <w:rsid w:val="009B3CC7"/>
    <w:rsid w:val="009B43C8"/>
    <w:rsid w:val="009B519D"/>
    <w:rsid w:val="009B528D"/>
    <w:rsid w:val="009B5BBA"/>
    <w:rsid w:val="009B5E00"/>
    <w:rsid w:val="009B6B16"/>
    <w:rsid w:val="009B7746"/>
    <w:rsid w:val="009B786A"/>
    <w:rsid w:val="009B78B5"/>
    <w:rsid w:val="009B7B7F"/>
    <w:rsid w:val="009B7CF2"/>
    <w:rsid w:val="009C04E3"/>
    <w:rsid w:val="009C069D"/>
    <w:rsid w:val="009C110C"/>
    <w:rsid w:val="009C12A1"/>
    <w:rsid w:val="009C130D"/>
    <w:rsid w:val="009C132C"/>
    <w:rsid w:val="009C19EB"/>
    <w:rsid w:val="009C1F44"/>
    <w:rsid w:val="009C2689"/>
    <w:rsid w:val="009C29B2"/>
    <w:rsid w:val="009C31A7"/>
    <w:rsid w:val="009C3B45"/>
    <w:rsid w:val="009C43DE"/>
    <w:rsid w:val="009C5145"/>
    <w:rsid w:val="009C55DC"/>
    <w:rsid w:val="009C5DC8"/>
    <w:rsid w:val="009C5F56"/>
    <w:rsid w:val="009C64F7"/>
    <w:rsid w:val="009C6906"/>
    <w:rsid w:val="009C6D8E"/>
    <w:rsid w:val="009C6F92"/>
    <w:rsid w:val="009C7021"/>
    <w:rsid w:val="009C7B77"/>
    <w:rsid w:val="009C7DA5"/>
    <w:rsid w:val="009D0903"/>
    <w:rsid w:val="009D09D6"/>
    <w:rsid w:val="009D0D7B"/>
    <w:rsid w:val="009D1539"/>
    <w:rsid w:val="009D171B"/>
    <w:rsid w:val="009D1B3D"/>
    <w:rsid w:val="009D1D30"/>
    <w:rsid w:val="009D1FC0"/>
    <w:rsid w:val="009D2149"/>
    <w:rsid w:val="009D22CF"/>
    <w:rsid w:val="009D24F7"/>
    <w:rsid w:val="009D339C"/>
    <w:rsid w:val="009D455F"/>
    <w:rsid w:val="009D4996"/>
    <w:rsid w:val="009D4A10"/>
    <w:rsid w:val="009D4C39"/>
    <w:rsid w:val="009D4EA0"/>
    <w:rsid w:val="009D520C"/>
    <w:rsid w:val="009D5632"/>
    <w:rsid w:val="009D5AE4"/>
    <w:rsid w:val="009D5D4A"/>
    <w:rsid w:val="009D6169"/>
    <w:rsid w:val="009D6239"/>
    <w:rsid w:val="009D6CAD"/>
    <w:rsid w:val="009D6DE7"/>
    <w:rsid w:val="009D7143"/>
    <w:rsid w:val="009D7289"/>
    <w:rsid w:val="009D72C7"/>
    <w:rsid w:val="009D78F0"/>
    <w:rsid w:val="009D7B0F"/>
    <w:rsid w:val="009D7CC1"/>
    <w:rsid w:val="009D7DD7"/>
    <w:rsid w:val="009D7E62"/>
    <w:rsid w:val="009E080A"/>
    <w:rsid w:val="009E08C2"/>
    <w:rsid w:val="009E0B31"/>
    <w:rsid w:val="009E0EBD"/>
    <w:rsid w:val="009E1F22"/>
    <w:rsid w:val="009E2AEA"/>
    <w:rsid w:val="009E2BEE"/>
    <w:rsid w:val="009E3012"/>
    <w:rsid w:val="009E3546"/>
    <w:rsid w:val="009E3740"/>
    <w:rsid w:val="009E39F4"/>
    <w:rsid w:val="009E3B29"/>
    <w:rsid w:val="009E3CA1"/>
    <w:rsid w:val="009E3D5A"/>
    <w:rsid w:val="009E3D82"/>
    <w:rsid w:val="009E498B"/>
    <w:rsid w:val="009E4C68"/>
    <w:rsid w:val="009E528B"/>
    <w:rsid w:val="009E57AB"/>
    <w:rsid w:val="009E641A"/>
    <w:rsid w:val="009E649F"/>
    <w:rsid w:val="009E66DD"/>
    <w:rsid w:val="009E682E"/>
    <w:rsid w:val="009E6C5B"/>
    <w:rsid w:val="009E6E19"/>
    <w:rsid w:val="009E713F"/>
    <w:rsid w:val="009E71F1"/>
    <w:rsid w:val="009E7288"/>
    <w:rsid w:val="009E7AD6"/>
    <w:rsid w:val="009E7BDF"/>
    <w:rsid w:val="009E7C3D"/>
    <w:rsid w:val="009E7E2E"/>
    <w:rsid w:val="009E7FDD"/>
    <w:rsid w:val="009F028C"/>
    <w:rsid w:val="009F0992"/>
    <w:rsid w:val="009F0C63"/>
    <w:rsid w:val="009F0E36"/>
    <w:rsid w:val="009F1470"/>
    <w:rsid w:val="009F150E"/>
    <w:rsid w:val="009F1A50"/>
    <w:rsid w:val="009F1D2B"/>
    <w:rsid w:val="009F2113"/>
    <w:rsid w:val="009F298E"/>
    <w:rsid w:val="009F302F"/>
    <w:rsid w:val="009F30EC"/>
    <w:rsid w:val="009F30ED"/>
    <w:rsid w:val="009F31B1"/>
    <w:rsid w:val="009F33FB"/>
    <w:rsid w:val="009F36FD"/>
    <w:rsid w:val="009F38CD"/>
    <w:rsid w:val="009F3D95"/>
    <w:rsid w:val="009F3FD4"/>
    <w:rsid w:val="009F4E3E"/>
    <w:rsid w:val="009F5432"/>
    <w:rsid w:val="009F6468"/>
    <w:rsid w:val="009F70CD"/>
    <w:rsid w:val="00A0003F"/>
    <w:rsid w:val="00A00700"/>
    <w:rsid w:val="00A00C52"/>
    <w:rsid w:val="00A00E37"/>
    <w:rsid w:val="00A01699"/>
    <w:rsid w:val="00A01806"/>
    <w:rsid w:val="00A0299B"/>
    <w:rsid w:val="00A02A4A"/>
    <w:rsid w:val="00A02B74"/>
    <w:rsid w:val="00A02BA0"/>
    <w:rsid w:val="00A0364E"/>
    <w:rsid w:val="00A03DF6"/>
    <w:rsid w:val="00A04079"/>
    <w:rsid w:val="00A044B8"/>
    <w:rsid w:val="00A04536"/>
    <w:rsid w:val="00A04EB5"/>
    <w:rsid w:val="00A051BC"/>
    <w:rsid w:val="00A05485"/>
    <w:rsid w:val="00A05C29"/>
    <w:rsid w:val="00A05D5A"/>
    <w:rsid w:val="00A05D5E"/>
    <w:rsid w:val="00A0682A"/>
    <w:rsid w:val="00A0699F"/>
    <w:rsid w:val="00A06D33"/>
    <w:rsid w:val="00A06ED6"/>
    <w:rsid w:val="00A07292"/>
    <w:rsid w:val="00A074DA"/>
    <w:rsid w:val="00A07661"/>
    <w:rsid w:val="00A079F0"/>
    <w:rsid w:val="00A07A34"/>
    <w:rsid w:val="00A07A90"/>
    <w:rsid w:val="00A07BC9"/>
    <w:rsid w:val="00A07E2B"/>
    <w:rsid w:val="00A07EAA"/>
    <w:rsid w:val="00A10039"/>
    <w:rsid w:val="00A10DB8"/>
    <w:rsid w:val="00A11393"/>
    <w:rsid w:val="00A11C8C"/>
    <w:rsid w:val="00A123CA"/>
    <w:rsid w:val="00A12A30"/>
    <w:rsid w:val="00A13599"/>
    <w:rsid w:val="00A13680"/>
    <w:rsid w:val="00A1388B"/>
    <w:rsid w:val="00A143DA"/>
    <w:rsid w:val="00A1457A"/>
    <w:rsid w:val="00A147B1"/>
    <w:rsid w:val="00A14B42"/>
    <w:rsid w:val="00A14B69"/>
    <w:rsid w:val="00A157C6"/>
    <w:rsid w:val="00A15F3C"/>
    <w:rsid w:val="00A1691C"/>
    <w:rsid w:val="00A16EF7"/>
    <w:rsid w:val="00A17112"/>
    <w:rsid w:val="00A1770C"/>
    <w:rsid w:val="00A1793D"/>
    <w:rsid w:val="00A179CA"/>
    <w:rsid w:val="00A20291"/>
    <w:rsid w:val="00A205E3"/>
    <w:rsid w:val="00A20612"/>
    <w:rsid w:val="00A20C23"/>
    <w:rsid w:val="00A20E44"/>
    <w:rsid w:val="00A210ED"/>
    <w:rsid w:val="00A21B8C"/>
    <w:rsid w:val="00A22295"/>
    <w:rsid w:val="00A2258C"/>
    <w:rsid w:val="00A2279B"/>
    <w:rsid w:val="00A2280E"/>
    <w:rsid w:val="00A22C01"/>
    <w:rsid w:val="00A22E3A"/>
    <w:rsid w:val="00A23722"/>
    <w:rsid w:val="00A23863"/>
    <w:rsid w:val="00A23F47"/>
    <w:rsid w:val="00A2462C"/>
    <w:rsid w:val="00A2491B"/>
    <w:rsid w:val="00A24A77"/>
    <w:rsid w:val="00A24AE0"/>
    <w:rsid w:val="00A24B11"/>
    <w:rsid w:val="00A24DDB"/>
    <w:rsid w:val="00A250D8"/>
    <w:rsid w:val="00A255CA"/>
    <w:rsid w:val="00A259DA"/>
    <w:rsid w:val="00A25A55"/>
    <w:rsid w:val="00A25C4C"/>
    <w:rsid w:val="00A25D4F"/>
    <w:rsid w:val="00A260DF"/>
    <w:rsid w:val="00A263F6"/>
    <w:rsid w:val="00A26DA2"/>
    <w:rsid w:val="00A273C9"/>
    <w:rsid w:val="00A277D4"/>
    <w:rsid w:val="00A27C64"/>
    <w:rsid w:val="00A30B0D"/>
    <w:rsid w:val="00A30B1D"/>
    <w:rsid w:val="00A314C7"/>
    <w:rsid w:val="00A320C9"/>
    <w:rsid w:val="00A3236E"/>
    <w:rsid w:val="00A327B4"/>
    <w:rsid w:val="00A32998"/>
    <w:rsid w:val="00A32FFC"/>
    <w:rsid w:val="00A330D5"/>
    <w:rsid w:val="00A33F13"/>
    <w:rsid w:val="00A34340"/>
    <w:rsid w:val="00A343B6"/>
    <w:rsid w:val="00A3473D"/>
    <w:rsid w:val="00A3482E"/>
    <w:rsid w:val="00A3496B"/>
    <w:rsid w:val="00A34D13"/>
    <w:rsid w:val="00A34D1D"/>
    <w:rsid w:val="00A35198"/>
    <w:rsid w:val="00A35B14"/>
    <w:rsid w:val="00A35DB1"/>
    <w:rsid w:val="00A35F52"/>
    <w:rsid w:val="00A36200"/>
    <w:rsid w:val="00A3634F"/>
    <w:rsid w:val="00A3651F"/>
    <w:rsid w:val="00A36782"/>
    <w:rsid w:val="00A36C4A"/>
    <w:rsid w:val="00A36CE0"/>
    <w:rsid w:val="00A37E52"/>
    <w:rsid w:val="00A405EF"/>
    <w:rsid w:val="00A406B5"/>
    <w:rsid w:val="00A40A5A"/>
    <w:rsid w:val="00A4179B"/>
    <w:rsid w:val="00A41AA5"/>
    <w:rsid w:val="00A41DC1"/>
    <w:rsid w:val="00A42A7F"/>
    <w:rsid w:val="00A42BEC"/>
    <w:rsid w:val="00A42C27"/>
    <w:rsid w:val="00A44362"/>
    <w:rsid w:val="00A444C8"/>
    <w:rsid w:val="00A44876"/>
    <w:rsid w:val="00A44973"/>
    <w:rsid w:val="00A44C12"/>
    <w:rsid w:val="00A44E5D"/>
    <w:rsid w:val="00A45006"/>
    <w:rsid w:val="00A454F2"/>
    <w:rsid w:val="00A45726"/>
    <w:rsid w:val="00A459B8"/>
    <w:rsid w:val="00A45B03"/>
    <w:rsid w:val="00A45B7A"/>
    <w:rsid w:val="00A45CFF"/>
    <w:rsid w:val="00A46B67"/>
    <w:rsid w:val="00A470AA"/>
    <w:rsid w:val="00A47103"/>
    <w:rsid w:val="00A473FF"/>
    <w:rsid w:val="00A47542"/>
    <w:rsid w:val="00A4780A"/>
    <w:rsid w:val="00A47811"/>
    <w:rsid w:val="00A47B15"/>
    <w:rsid w:val="00A47BBF"/>
    <w:rsid w:val="00A50163"/>
    <w:rsid w:val="00A50678"/>
    <w:rsid w:val="00A50CC3"/>
    <w:rsid w:val="00A50D12"/>
    <w:rsid w:val="00A511B8"/>
    <w:rsid w:val="00A5163F"/>
    <w:rsid w:val="00A51CD4"/>
    <w:rsid w:val="00A5216B"/>
    <w:rsid w:val="00A5222F"/>
    <w:rsid w:val="00A526A8"/>
    <w:rsid w:val="00A53483"/>
    <w:rsid w:val="00A536BA"/>
    <w:rsid w:val="00A53700"/>
    <w:rsid w:val="00A53822"/>
    <w:rsid w:val="00A53AAB"/>
    <w:rsid w:val="00A53B7B"/>
    <w:rsid w:val="00A53C85"/>
    <w:rsid w:val="00A540D5"/>
    <w:rsid w:val="00A54AD6"/>
    <w:rsid w:val="00A5540E"/>
    <w:rsid w:val="00A557CD"/>
    <w:rsid w:val="00A558B6"/>
    <w:rsid w:val="00A55965"/>
    <w:rsid w:val="00A567C1"/>
    <w:rsid w:val="00A56BCC"/>
    <w:rsid w:val="00A56D95"/>
    <w:rsid w:val="00A572FD"/>
    <w:rsid w:val="00A578E2"/>
    <w:rsid w:val="00A57AB7"/>
    <w:rsid w:val="00A603F1"/>
    <w:rsid w:val="00A60946"/>
    <w:rsid w:val="00A60B3C"/>
    <w:rsid w:val="00A6122F"/>
    <w:rsid w:val="00A61DA1"/>
    <w:rsid w:val="00A6200F"/>
    <w:rsid w:val="00A6213F"/>
    <w:rsid w:val="00A62356"/>
    <w:rsid w:val="00A629D2"/>
    <w:rsid w:val="00A62B6B"/>
    <w:rsid w:val="00A62C8C"/>
    <w:rsid w:val="00A62FE4"/>
    <w:rsid w:val="00A63094"/>
    <w:rsid w:val="00A63492"/>
    <w:rsid w:val="00A63B2B"/>
    <w:rsid w:val="00A645BD"/>
    <w:rsid w:val="00A64C4F"/>
    <w:rsid w:val="00A64CE0"/>
    <w:rsid w:val="00A65054"/>
    <w:rsid w:val="00A65393"/>
    <w:rsid w:val="00A6551C"/>
    <w:rsid w:val="00A65939"/>
    <w:rsid w:val="00A6594D"/>
    <w:rsid w:val="00A65B59"/>
    <w:rsid w:val="00A65E62"/>
    <w:rsid w:val="00A662FF"/>
    <w:rsid w:val="00A666F5"/>
    <w:rsid w:val="00A66B22"/>
    <w:rsid w:val="00A66CE7"/>
    <w:rsid w:val="00A66F7F"/>
    <w:rsid w:val="00A67801"/>
    <w:rsid w:val="00A6796C"/>
    <w:rsid w:val="00A67E4F"/>
    <w:rsid w:val="00A67F1A"/>
    <w:rsid w:val="00A701DB"/>
    <w:rsid w:val="00A701E8"/>
    <w:rsid w:val="00A70A8D"/>
    <w:rsid w:val="00A70FD5"/>
    <w:rsid w:val="00A71117"/>
    <w:rsid w:val="00A71230"/>
    <w:rsid w:val="00A71821"/>
    <w:rsid w:val="00A71FC1"/>
    <w:rsid w:val="00A725A3"/>
    <w:rsid w:val="00A72723"/>
    <w:rsid w:val="00A729B5"/>
    <w:rsid w:val="00A73040"/>
    <w:rsid w:val="00A73E8D"/>
    <w:rsid w:val="00A7454D"/>
    <w:rsid w:val="00A74C06"/>
    <w:rsid w:val="00A74F7E"/>
    <w:rsid w:val="00A75058"/>
    <w:rsid w:val="00A75281"/>
    <w:rsid w:val="00A75799"/>
    <w:rsid w:val="00A75D38"/>
    <w:rsid w:val="00A7644F"/>
    <w:rsid w:val="00A76BE0"/>
    <w:rsid w:val="00A774A3"/>
    <w:rsid w:val="00A7753D"/>
    <w:rsid w:val="00A80301"/>
    <w:rsid w:val="00A8092F"/>
    <w:rsid w:val="00A80A2A"/>
    <w:rsid w:val="00A80B64"/>
    <w:rsid w:val="00A810BD"/>
    <w:rsid w:val="00A819E3"/>
    <w:rsid w:val="00A81D1C"/>
    <w:rsid w:val="00A81D45"/>
    <w:rsid w:val="00A81F9C"/>
    <w:rsid w:val="00A824CD"/>
    <w:rsid w:val="00A825D2"/>
    <w:rsid w:val="00A82C21"/>
    <w:rsid w:val="00A82D94"/>
    <w:rsid w:val="00A83331"/>
    <w:rsid w:val="00A83CB0"/>
    <w:rsid w:val="00A840AA"/>
    <w:rsid w:val="00A8468F"/>
    <w:rsid w:val="00A84D97"/>
    <w:rsid w:val="00A84E42"/>
    <w:rsid w:val="00A853B1"/>
    <w:rsid w:val="00A85C9A"/>
    <w:rsid w:val="00A866A6"/>
    <w:rsid w:val="00A86D67"/>
    <w:rsid w:val="00A87540"/>
    <w:rsid w:val="00A9043E"/>
    <w:rsid w:val="00A90657"/>
    <w:rsid w:val="00A90658"/>
    <w:rsid w:val="00A909E2"/>
    <w:rsid w:val="00A9212C"/>
    <w:rsid w:val="00A92379"/>
    <w:rsid w:val="00A933C5"/>
    <w:rsid w:val="00A934A4"/>
    <w:rsid w:val="00A935C8"/>
    <w:rsid w:val="00A946CF"/>
    <w:rsid w:val="00A94ADE"/>
    <w:rsid w:val="00A94C6A"/>
    <w:rsid w:val="00A94CA2"/>
    <w:rsid w:val="00A94CA9"/>
    <w:rsid w:val="00A94EA8"/>
    <w:rsid w:val="00A9536C"/>
    <w:rsid w:val="00A9544A"/>
    <w:rsid w:val="00A95ACC"/>
    <w:rsid w:val="00A96069"/>
    <w:rsid w:val="00A9610B"/>
    <w:rsid w:val="00A96223"/>
    <w:rsid w:val="00A964F0"/>
    <w:rsid w:val="00A9655D"/>
    <w:rsid w:val="00A965C9"/>
    <w:rsid w:val="00A96BDE"/>
    <w:rsid w:val="00A96F69"/>
    <w:rsid w:val="00A97383"/>
    <w:rsid w:val="00A97AAA"/>
    <w:rsid w:val="00AA026B"/>
    <w:rsid w:val="00AA0457"/>
    <w:rsid w:val="00AA0C9C"/>
    <w:rsid w:val="00AA1B7F"/>
    <w:rsid w:val="00AA1E4F"/>
    <w:rsid w:val="00AA2384"/>
    <w:rsid w:val="00AA297F"/>
    <w:rsid w:val="00AA29D3"/>
    <w:rsid w:val="00AA323C"/>
    <w:rsid w:val="00AA32C6"/>
    <w:rsid w:val="00AA33AB"/>
    <w:rsid w:val="00AA4173"/>
    <w:rsid w:val="00AA422C"/>
    <w:rsid w:val="00AA488B"/>
    <w:rsid w:val="00AA51B0"/>
    <w:rsid w:val="00AA53D8"/>
    <w:rsid w:val="00AA57B4"/>
    <w:rsid w:val="00AA6366"/>
    <w:rsid w:val="00AA6469"/>
    <w:rsid w:val="00AA66FF"/>
    <w:rsid w:val="00AA6DB3"/>
    <w:rsid w:val="00AA7437"/>
    <w:rsid w:val="00AA7B20"/>
    <w:rsid w:val="00AB005E"/>
    <w:rsid w:val="00AB0BDD"/>
    <w:rsid w:val="00AB0BF4"/>
    <w:rsid w:val="00AB1585"/>
    <w:rsid w:val="00AB27B3"/>
    <w:rsid w:val="00AB29BB"/>
    <w:rsid w:val="00AB29F0"/>
    <w:rsid w:val="00AB2C77"/>
    <w:rsid w:val="00AB35B0"/>
    <w:rsid w:val="00AB35C0"/>
    <w:rsid w:val="00AB39B5"/>
    <w:rsid w:val="00AB4131"/>
    <w:rsid w:val="00AB5B1B"/>
    <w:rsid w:val="00AB5F8D"/>
    <w:rsid w:val="00AB67AA"/>
    <w:rsid w:val="00AB6AF4"/>
    <w:rsid w:val="00AB7485"/>
    <w:rsid w:val="00AB7E97"/>
    <w:rsid w:val="00AB7EB0"/>
    <w:rsid w:val="00AC05AF"/>
    <w:rsid w:val="00AC117C"/>
    <w:rsid w:val="00AC1770"/>
    <w:rsid w:val="00AC1B47"/>
    <w:rsid w:val="00AC1DF3"/>
    <w:rsid w:val="00AC236B"/>
    <w:rsid w:val="00AC241E"/>
    <w:rsid w:val="00AC316E"/>
    <w:rsid w:val="00AC3663"/>
    <w:rsid w:val="00AC3B19"/>
    <w:rsid w:val="00AC4078"/>
    <w:rsid w:val="00AC4499"/>
    <w:rsid w:val="00AC44C2"/>
    <w:rsid w:val="00AC4534"/>
    <w:rsid w:val="00AC4879"/>
    <w:rsid w:val="00AC5713"/>
    <w:rsid w:val="00AC5EFB"/>
    <w:rsid w:val="00AC6122"/>
    <w:rsid w:val="00AC68CC"/>
    <w:rsid w:val="00AC6BF8"/>
    <w:rsid w:val="00AC724C"/>
    <w:rsid w:val="00AC76F4"/>
    <w:rsid w:val="00AC7714"/>
    <w:rsid w:val="00AC7788"/>
    <w:rsid w:val="00AD155F"/>
    <w:rsid w:val="00AD1EEE"/>
    <w:rsid w:val="00AD268D"/>
    <w:rsid w:val="00AD2D89"/>
    <w:rsid w:val="00AD3464"/>
    <w:rsid w:val="00AD3747"/>
    <w:rsid w:val="00AD3762"/>
    <w:rsid w:val="00AD39D1"/>
    <w:rsid w:val="00AD3A56"/>
    <w:rsid w:val="00AD3D1E"/>
    <w:rsid w:val="00AD3F06"/>
    <w:rsid w:val="00AD4B2A"/>
    <w:rsid w:val="00AD4E0A"/>
    <w:rsid w:val="00AD517D"/>
    <w:rsid w:val="00AD540E"/>
    <w:rsid w:val="00AD5812"/>
    <w:rsid w:val="00AD5CF3"/>
    <w:rsid w:val="00AD5D4F"/>
    <w:rsid w:val="00AD5FA4"/>
    <w:rsid w:val="00AD5FD6"/>
    <w:rsid w:val="00AD62C7"/>
    <w:rsid w:val="00AD7344"/>
    <w:rsid w:val="00AD753A"/>
    <w:rsid w:val="00AE02B3"/>
    <w:rsid w:val="00AE0AC6"/>
    <w:rsid w:val="00AE0BE9"/>
    <w:rsid w:val="00AE1026"/>
    <w:rsid w:val="00AE159E"/>
    <w:rsid w:val="00AE1890"/>
    <w:rsid w:val="00AE19BF"/>
    <w:rsid w:val="00AE1A76"/>
    <w:rsid w:val="00AE1B5F"/>
    <w:rsid w:val="00AE1F8F"/>
    <w:rsid w:val="00AE20DF"/>
    <w:rsid w:val="00AE2E4A"/>
    <w:rsid w:val="00AE3748"/>
    <w:rsid w:val="00AE3B11"/>
    <w:rsid w:val="00AE3CC9"/>
    <w:rsid w:val="00AE4119"/>
    <w:rsid w:val="00AE4198"/>
    <w:rsid w:val="00AE4256"/>
    <w:rsid w:val="00AE4270"/>
    <w:rsid w:val="00AE428F"/>
    <w:rsid w:val="00AE49A9"/>
    <w:rsid w:val="00AE5077"/>
    <w:rsid w:val="00AE517C"/>
    <w:rsid w:val="00AE519C"/>
    <w:rsid w:val="00AE51EB"/>
    <w:rsid w:val="00AE5333"/>
    <w:rsid w:val="00AE5D7E"/>
    <w:rsid w:val="00AE62C3"/>
    <w:rsid w:val="00AE6451"/>
    <w:rsid w:val="00AE6D98"/>
    <w:rsid w:val="00AE7200"/>
    <w:rsid w:val="00AF042B"/>
    <w:rsid w:val="00AF128C"/>
    <w:rsid w:val="00AF14E7"/>
    <w:rsid w:val="00AF1C5A"/>
    <w:rsid w:val="00AF1EA9"/>
    <w:rsid w:val="00AF25AF"/>
    <w:rsid w:val="00AF28C6"/>
    <w:rsid w:val="00AF2998"/>
    <w:rsid w:val="00AF2B89"/>
    <w:rsid w:val="00AF2D1A"/>
    <w:rsid w:val="00AF3DAF"/>
    <w:rsid w:val="00AF3EB6"/>
    <w:rsid w:val="00AF40A0"/>
    <w:rsid w:val="00AF486E"/>
    <w:rsid w:val="00AF4C4C"/>
    <w:rsid w:val="00AF5706"/>
    <w:rsid w:val="00AF5C22"/>
    <w:rsid w:val="00AF619A"/>
    <w:rsid w:val="00AF6D87"/>
    <w:rsid w:val="00AF6E5A"/>
    <w:rsid w:val="00AF76C3"/>
    <w:rsid w:val="00AF7DEA"/>
    <w:rsid w:val="00B0084D"/>
    <w:rsid w:val="00B00966"/>
    <w:rsid w:val="00B018F3"/>
    <w:rsid w:val="00B01D22"/>
    <w:rsid w:val="00B01D92"/>
    <w:rsid w:val="00B021E0"/>
    <w:rsid w:val="00B02572"/>
    <w:rsid w:val="00B0308F"/>
    <w:rsid w:val="00B0320F"/>
    <w:rsid w:val="00B034D5"/>
    <w:rsid w:val="00B0396B"/>
    <w:rsid w:val="00B039FA"/>
    <w:rsid w:val="00B03CF7"/>
    <w:rsid w:val="00B049A2"/>
    <w:rsid w:val="00B04A8A"/>
    <w:rsid w:val="00B04AF0"/>
    <w:rsid w:val="00B0529A"/>
    <w:rsid w:val="00B05375"/>
    <w:rsid w:val="00B054A3"/>
    <w:rsid w:val="00B060A7"/>
    <w:rsid w:val="00B063D7"/>
    <w:rsid w:val="00B0648D"/>
    <w:rsid w:val="00B06A84"/>
    <w:rsid w:val="00B0711A"/>
    <w:rsid w:val="00B077B2"/>
    <w:rsid w:val="00B07821"/>
    <w:rsid w:val="00B07AB1"/>
    <w:rsid w:val="00B10184"/>
    <w:rsid w:val="00B10453"/>
    <w:rsid w:val="00B10784"/>
    <w:rsid w:val="00B10B03"/>
    <w:rsid w:val="00B11086"/>
    <w:rsid w:val="00B110E6"/>
    <w:rsid w:val="00B11332"/>
    <w:rsid w:val="00B11654"/>
    <w:rsid w:val="00B116CB"/>
    <w:rsid w:val="00B11B67"/>
    <w:rsid w:val="00B129EA"/>
    <w:rsid w:val="00B12DE0"/>
    <w:rsid w:val="00B12E92"/>
    <w:rsid w:val="00B12EF2"/>
    <w:rsid w:val="00B1314E"/>
    <w:rsid w:val="00B13CE3"/>
    <w:rsid w:val="00B1448E"/>
    <w:rsid w:val="00B14AD1"/>
    <w:rsid w:val="00B14E62"/>
    <w:rsid w:val="00B155E0"/>
    <w:rsid w:val="00B1573A"/>
    <w:rsid w:val="00B157D8"/>
    <w:rsid w:val="00B15A69"/>
    <w:rsid w:val="00B15D10"/>
    <w:rsid w:val="00B15D43"/>
    <w:rsid w:val="00B15E5B"/>
    <w:rsid w:val="00B16049"/>
    <w:rsid w:val="00B16239"/>
    <w:rsid w:val="00B16C9D"/>
    <w:rsid w:val="00B16E6C"/>
    <w:rsid w:val="00B174DB"/>
    <w:rsid w:val="00B1793C"/>
    <w:rsid w:val="00B17BFE"/>
    <w:rsid w:val="00B17EEB"/>
    <w:rsid w:val="00B2063C"/>
    <w:rsid w:val="00B207FF"/>
    <w:rsid w:val="00B20ADF"/>
    <w:rsid w:val="00B20BA1"/>
    <w:rsid w:val="00B20E71"/>
    <w:rsid w:val="00B20F54"/>
    <w:rsid w:val="00B2132F"/>
    <w:rsid w:val="00B222F2"/>
    <w:rsid w:val="00B2266A"/>
    <w:rsid w:val="00B22959"/>
    <w:rsid w:val="00B22CCD"/>
    <w:rsid w:val="00B234D8"/>
    <w:rsid w:val="00B2363A"/>
    <w:rsid w:val="00B23E62"/>
    <w:rsid w:val="00B23F10"/>
    <w:rsid w:val="00B23F57"/>
    <w:rsid w:val="00B24660"/>
    <w:rsid w:val="00B24B97"/>
    <w:rsid w:val="00B253BE"/>
    <w:rsid w:val="00B25C79"/>
    <w:rsid w:val="00B25E18"/>
    <w:rsid w:val="00B25E70"/>
    <w:rsid w:val="00B25E9F"/>
    <w:rsid w:val="00B260D3"/>
    <w:rsid w:val="00B260F2"/>
    <w:rsid w:val="00B26102"/>
    <w:rsid w:val="00B26233"/>
    <w:rsid w:val="00B26B3B"/>
    <w:rsid w:val="00B26FEB"/>
    <w:rsid w:val="00B27160"/>
    <w:rsid w:val="00B27234"/>
    <w:rsid w:val="00B277C1"/>
    <w:rsid w:val="00B3013E"/>
    <w:rsid w:val="00B301A4"/>
    <w:rsid w:val="00B303B1"/>
    <w:rsid w:val="00B304AF"/>
    <w:rsid w:val="00B31825"/>
    <w:rsid w:val="00B32110"/>
    <w:rsid w:val="00B32160"/>
    <w:rsid w:val="00B32193"/>
    <w:rsid w:val="00B32454"/>
    <w:rsid w:val="00B3305A"/>
    <w:rsid w:val="00B330D6"/>
    <w:rsid w:val="00B3331B"/>
    <w:rsid w:val="00B3396B"/>
    <w:rsid w:val="00B33C52"/>
    <w:rsid w:val="00B33D10"/>
    <w:rsid w:val="00B33EF6"/>
    <w:rsid w:val="00B33F56"/>
    <w:rsid w:val="00B33FE0"/>
    <w:rsid w:val="00B3467C"/>
    <w:rsid w:val="00B348BB"/>
    <w:rsid w:val="00B355E6"/>
    <w:rsid w:val="00B35DD8"/>
    <w:rsid w:val="00B35DDD"/>
    <w:rsid w:val="00B35EEF"/>
    <w:rsid w:val="00B36611"/>
    <w:rsid w:val="00B36782"/>
    <w:rsid w:val="00B36DBE"/>
    <w:rsid w:val="00B36E25"/>
    <w:rsid w:val="00B376DB"/>
    <w:rsid w:val="00B37831"/>
    <w:rsid w:val="00B4015F"/>
    <w:rsid w:val="00B414B7"/>
    <w:rsid w:val="00B4180D"/>
    <w:rsid w:val="00B41C03"/>
    <w:rsid w:val="00B41D00"/>
    <w:rsid w:val="00B42696"/>
    <w:rsid w:val="00B42A19"/>
    <w:rsid w:val="00B42A61"/>
    <w:rsid w:val="00B42ECB"/>
    <w:rsid w:val="00B42EE3"/>
    <w:rsid w:val="00B4324E"/>
    <w:rsid w:val="00B442D6"/>
    <w:rsid w:val="00B44419"/>
    <w:rsid w:val="00B44BAB"/>
    <w:rsid w:val="00B44E59"/>
    <w:rsid w:val="00B450FA"/>
    <w:rsid w:val="00B457F3"/>
    <w:rsid w:val="00B4593F"/>
    <w:rsid w:val="00B45E93"/>
    <w:rsid w:val="00B46008"/>
    <w:rsid w:val="00B460C8"/>
    <w:rsid w:val="00B46224"/>
    <w:rsid w:val="00B465B3"/>
    <w:rsid w:val="00B4687F"/>
    <w:rsid w:val="00B46916"/>
    <w:rsid w:val="00B46A52"/>
    <w:rsid w:val="00B46DF8"/>
    <w:rsid w:val="00B479BC"/>
    <w:rsid w:val="00B47BC5"/>
    <w:rsid w:val="00B50438"/>
    <w:rsid w:val="00B50A06"/>
    <w:rsid w:val="00B50C30"/>
    <w:rsid w:val="00B50C88"/>
    <w:rsid w:val="00B50D8F"/>
    <w:rsid w:val="00B50FEF"/>
    <w:rsid w:val="00B51211"/>
    <w:rsid w:val="00B51F4B"/>
    <w:rsid w:val="00B51F99"/>
    <w:rsid w:val="00B52328"/>
    <w:rsid w:val="00B5280F"/>
    <w:rsid w:val="00B5298E"/>
    <w:rsid w:val="00B52BC8"/>
    <w:rsid w:val="00B533DB"/>
    <w:rsid w:val="00B5379F"/>
    <w:rsid w:val="00B539C7"/>
    <w:rsid w:val="00B53A3C"/>
    <w:rsid w:val="00B53F7F"/>
    <w:rsid w:val="00B540B1"/>
    <w:rsid w:val="00B55091"/>
    <w:rsid w:val="00B5590C"/>
    <w:rsid w:val="00B55DD3"/>
    <w:rsid w:val="00B56337"/>
    <w:rsid w:val="00B56A0D"/>
    <w:rsid w:val="00B56F18"/>
    <w:rsid w:val="00B5774C"/>
    <w:rsid w:val="00B60090"/>
    <w:rsid w:val="00B600D9"/>
    <w:rsid w:val="00B60515"/>
    <w:rsid w:val="00B6052F"/>
    <w:rsid w:val="00B60E05"/>
    <w:rsid w:val="00B6135E"/>
    <w:rsid w:val="00B616CF"/>
    <w:rsid w:val="00B6185C"/>
    <w:rsid w:val="00B61B71"/>
    <w:rsid w:val="00B6208F"/>
    <w:rsid w:val="00B6254C"/>
    <w:rsid w:val="00B63125"/>
    <w:rsid w:val="00B636A5"/>
    <w:rsid w:val="00B63A20"/>
    <w:rsid w:val="00B63E81"/>
    <w:rsid w:val="00B642E3"/>
    <w:rsid w:val="00B64304"/>
    <w:rsid w:val="00B65BCA"/>
    <w:rsid w:val="00B65F36"/>
    <w:rsid w:val="00B6646F"/>
    <w:rsid w:val="00B664AB"/>
    <w:rsid w:val="00B6684E"/>
    <w:rsid w:val="00B66B13"/>
    <w:rsid w:val="00B66BE5"/>
    <w:rsid w:val="00B66C21"/>
    <w:rsid w:val="00B66FB2"/>
    <w:rsid w:val="00B676AB"/>
    <w:rsid w:val="00B678FF"/>
    <w:rsid w:val="00B67A9D"/>
    <w:rsid w:val="00B67CD1"/>
    <w:rsid w:val="00B67F05"/>
    <w:rsid w:val="00B70018"/>
    <w:rsid w:val="00B707BA"/>
    <w:rsid w:val="00B70938"/>
    <w:rsid w:val="00B70975"/>
    <w:rsid w:val="00B710C4"/>
    <w:rsid w:val="00B71617"/>
    <w:rsid w:val="00B71FA4"/>
    <w:rsid w:val="00B721D3"/>
    <w:rsid w:val="00B725BE"/>
    <w:rsid w:val="00B73B0D"/>
    <w:rsid w:val="00B74834"/>
    <w:rsid w:val="00B74FA5"/>
    <w:rsid w:val="00B75238"/>
    <w:rsid w:val="00B752A9"/>
    <w:rsid w:val="00B7649C"/>
    <w:rsid w:val="00B76510"/>
    <w:rsid w:val="00B76981"/>
    <w:rsid w:val="00B76DB5"/>
    <w:rsid w:val="00B76E9A"/>
    <w:rsid w:val="00B77586"/>
    <w:rsid w:val="00B77F53"/>
    <w:rsid w:val="00B8009F"/>
    <w:rsid w:val="00B801D9"/>
    <w:rsid w:val="00B801E7"/>
    <w:rsid w:val="00B80328"/>
    <w:rsid w:val="00B803D1"/>
    <w:rsid w:val="00B80CCC"/>
    <w:rsid w:val="00B80F98"/>
    <w:rsid w:val="00B81C7E"/>
    <w:rsid w:val="00B8228A"/>
    <w:rsid w:val="00B829FB"/>
    <w:rsid w:val="00B830A3"/>
    <w:rsid w:val="00B8320F"/>
    <w:rsid w:val="00B839AD"/>
    <w:rsid w:val="00B83FEA"/>
    <w:rsid w:val="00B84012"/>
    <w:rsid w:val="00B840D7"/>
    <w:rsid w:val="00B84182"/>
    <w:rsid w:val="00B8466B"/>
    <w:rsid w:val="00B84D76"/>
    <w:rsid w:val="00B85A97"/>
    <w:rsid w:val="00B85C7B"/>
    <w:rsid w:val="00B85F30"/>
    <w:rsid w:val="00B86621"/>
    <w:rsid w:val="00B86B3C"/>
    <w:rsid w:val="00B87753"/>
    <w:rsid w:val="00B87E1B"/>
    <w:rsid w:val="00B90690"/>
    <w:rsid w:val="00B90AED"/>
    <w:rsid w:val="00B912DE"/>
    <w:rsid w:val="00B916E3"/>
    <w:rsid w:val="00B91B2C"/>
    <w:rsid w:val="00B92C67"/>
    <w:rsid w:val="00B9323B"/>
    <w:rsid w:val="00B9339A"/>
    <w:rsid w:val="00B9347D"/>
    <w:rsid w:val="00B942DE"/>
    <w:rsid w:val="00B950EE"/>
    <w:rsid w:val="00B95125"/>
    <w:rsid w:val="00B952D3"/>
    <w:rsid w:val="00B953CF"/>
    <w:rsid w:val="00B95507"/>
    <w:rsid w:val="00B956D6"/>
    <w:rsid w:val="00B95846"/>
    <w:rsid w:val="00B959C0"/>
    <w:rsid w:val="00B95A76"/>
    <w:rsid w:val="00B95CE1"/>
    <w:rsid w:val="00B96E66"/>
    <w:rsid w:val="00B971D3"/>
    <w:rsid w:val="00B97A15"/>
    <w:rsid w:val="00BA092F"/>
    <w:rsid w:val="00BA0DA8"/>
    <w:rsid w:val="00BA1050"/>
    <w:rsid w:val="00BA15D2"/>
    <w:rsid w:val="00BA1ABB"/>
    <w:rsid w:val="00BA1B12"/>
    <w:rsid w:val="00BA1B17"/>
    <w:rsid w:val="00BA2A55"/>
    <w:rsid w:val="00BA2CB1"/>
    <w:rsid w:val="00BA2F0F"/>
    <w:rsid w:val="00BA31B0"/>
    <w:rsid w:val="00BA3446"/>
    <w:rsid w:val="00BA41FA"/>
    <w:rsid w:val="00BA4266"/>
    <w:rsid w:val="00BA4CD4"/>
    <w:rsid w:val="00BA5111"/>
    <w:rsid w:val="00BA624E"/>
    <w:rsid w:val="00BA630A"/>
    <w:rsid w:val="00BA65E5"/>
    <w:rsid w:val="00BA67F1"/>
    <w:rsid w:val="00BA6C64"/>
    <w:rsid w:val="00BA7192"/>
    <w:rsid w:val="00BA724F"/>
    <w:rsid w:val="00BA733E"/>
    <w:rsid w:val="00BA7382"/>
    <w:rsid w:val="00BA750E"/>
    <w:rsid w:val="00BA76D3"/>
    <w:rsid w:val="00BA79E6"/>
    <w:rsid w:val="00BA7D93"/>
    <w:rsid w:val="00BB04F0"/>
    <w:rsid w:val="00BB069A"/>
    <w:rsid w:val="00BB09F5"/>
    <w:rsid w:val="00BB0AEC"/>
    <w:rsid w:val="00BB0EF6"/>
    <w:rsid w:val="00BB1F48"/>
    <w:rsid w:val="00BB1FD4"/>
    <w:rsid w:val="00BB20F6"/>
    <w:rsid w:val="00BB35D7"/>
    <w:rsid w:val="00BB36A9"/>
    <w:rsid w:val="00BB3AD9"/>
    <w:rsid w:val="00BB3EC9"/>
    <w:rsid w:val="00BB4048"/>
    <w:rsid w:val="00BB4163"/>
    <w:rsid w:val="00BB4465"/>
    <w:rsid w:val="00BB4628"/>
    <w:rsid w:val="00BB46D9"/>
    <w:rsid w:val="00BB484C"/>
    <w:rsid w:val="00BB4C1E"/>
    <w:rsid w:val="00BB510B"/>
    <w:rsid w:val="00BB5293"/>
    <w:rsid w:val="00BB52F9"/>
    <w:rsid w:val="00BB5489"/>
    <w:rsid w:val="00BB5CC9"/>
    <w:rsid w:val="00BB62D7"/>
    <w:rsid w:val="00BB63F6"/>
    <w:rsid w:val="00BB65F4"/>
    <w:rsid w:val="00BB6719"/>
    <w:rsid w:val="00BB71F2"/>
    <w:rsid w:val="00BB73DE"/>
    <w:rsid w:val="00BB73E2"/>
    <w:rsid w:val="00BB7AF0"/>
    <w:rsid w:val="00BB7BD2"/>
    <w:rsid w:val="00BB7F03"/>
    <w:rsid w:val="00BC0130"/>
    <w:rsid w:val="00BC16B8"/>
    <w:rsid w:val="00BC1BFA"/>
    <w:rsid w:val="00BC1C3C"/>
    <w:rsid w:val="00BC2171"/>
    <w:rsid w:val="00BC22D9"/>
    <w:rsid w:val="00BC282C"/>
    <w:rsid w:val="00BC293F"/>
    <w:rsid w:val="00BC2FDC"/>
    <w:rsid w:val="00BC36A8"/>
    <w:rsid w:val="00BC399A"/>
    <w:rsid w:val="00BC3D1E"/>
    <w:rsid w:val="00BC3FB4"/>
    <w:rsid w:val="00BC402A"/>
    <w:rsid w:val="00BC4337"/>
    <w:rsid w:val="00BC4440"/>
    <w:rsid w:val="00BC4D01"/>
    <w:rsid w:val="00BC55E9"/>
    <w:rsid w:val="00BC561A"/>
    <w:rsid w:val="00BC56EE"/>
    <w:rsid w:val="00BC5BE0"/>
    <w:rsid w:val="00BC5D99"/>
    <w:rsid w:val="00BC6000"/>
    <w:rsid w:val="00BC6751"/>
    <w:rsid w:val="00BC6D16"/>
    <w:rsid w:val="00BC7705"/>
    <w:rsid w:val="00BD0023"/>
    <w:rsid w:val="00BD036F"/>
    <w:rsid w:val="00BD079B"/>
    <w:rsid w:val="00BD0897"/>
    <w:rsid w:val="00BD0A16"/>
    <w:rsid w:val="00BD12EA"/>
    <w:rsid w:val="00BD1E00"/>
    <w:rsid w:val="00BD1E7F"/>
    <w:rsid w:val="00BD2866"/>
    <w:rsid w:val="00BD2875"/>
    <w:rsid w:val="00BD2C0F"/>
    <w:rsid w:val="00BD3648"/>
    <w:rsid w:val="00BD3A51"/>
    <w:rsid w:val="00BD3B7C"/>
    <w:rsid w:val="00BD3E8C"/>
    <w:rsid w:val="00BD3F09"/>
    <w:rsid w:val="00BD4167"/>
    <w:rsid w:val="00BD4324"/>
    <w:rsid w:val="00BD4BD1"/>
    <w:rsid w:val="00BD5365"/>
    <w:rsid w:val="00BD55A0"/>
    <w:rsid w:val="00BD573A"/>
    <w:rsid w:val="00BD5B08"/>
    <w:rsid w:val="00BD5E73"/>
    <w:rsid w:val="00BD5F22"/>
    <w:rsid w:val="00BD6127"/>
    <w:rsid w:val="00BD6549"/>
    <w:rsid w:val="00BD65D3"/>
    <w:rsid w:val="00BD6D2C"/>
    <w:rsid w:val="00BD7BF7"/>
    <w:rsid w:val="00BE0160"/>
    <w:rsid w:val="00BE023F"/>
    <w:rsid w:val="00BE06D7"/>
    <w:rsid w:val="00BE0779"/>
    <w:rsid w:val="00BE08F4"/>
    <w:rsid w:val="00BE0DD3"/>
    <w:rsid w:val="00BE0F5E"/>
    <w:rsid w:val="00BE155D"/>
    <w:rsid w:val="00BE17BD"/>
    <w:rsid w:val="00BE239E"/>
    <w:rsid w:val="00BE23CB"/>
    <w:rsid w:val="00BE2443"/>
    <w:rsid w:val="00BE2A77"/>
    <w:rsid w:val="00BE2BC3"/>
    <w:rsid w:val="00BE2E8E"/>
    <w:rsid w:val="00BE2F21"/>
    <w:rsid w:val="00BE3732"/>
    <w:rsid w:val="00BE3773"/>
    <w:rsid w:val="00BE3C32"/>
    <w:rsid w:val="00BE3D48"/>
    <w:rsid w:val="00BE3E1A"/>
    <w:rsid w:val="00BE4E78"/>
    <w:rsid w:val="00BE56E2"/>
    <w:rsid w:val="00BE5C97"/>
    <w:rsid w:val="00BE6DB2"/>
    <w:rsid w:val="00BE718F"/>
    <w:rsid w:val="00BE7606"/>
    <w:rsid w:val="00BE7900"/>
    <w:rsid w:val="00BE7A79"/>
    <w:rsid w:val="00BE7F02"/>
    <w:rsid w:val="00BF017E"/>
    <w:rsid w:val="00BF041F"/>
    <w:rsid w:val="00BF051A"/>
    <w:rsid w:val="00BF0656"/>
    <w:rsid w:val="00BF0812"/>
    <w:rsid w:val="00BF0873"/>
    <w:rsid w:val="00BF0A5B"/>
    <w:rsid w:val="00BF18B1"/>
    <w:rsid w:val="00BF1A86"/>
    <w:rsid w:val="00BF1F02"/>
    <w:rsid w:val="00BF1F14"/>
    <w:rsid w:val="00BF211F"/>
    <w:rsid w:val="00BF2533"/>
    <w:rsid w:val="00BF2558"/>
    <w:rsid w:val="00BF270F"/>
    <w:rsid w:val="00BF2D29"/>
    <w:rsid w:val="00BF2E81"/>
    <w:rsid w:val="00BF3252"/>
    <w:rsid w:val="00BF4A67"/>
    <w:rsid w:val="00BF5080"/>
    <w:rsid w:val="00BF54A2"/>
    <w:rsid w:val="00BF553F"/>
    <w:rsid w:val="00BF5937"/>
    <w:rsid w:val="00BF5AFE"/>
    <w:rsid w:val="00BF5FC1"/>
    <w:rsid w:val="00BF60E6"/>
    <w:rsid w:val="00BF62AD"/>
    <w:rsid w:val="00BF64E7"/>
    <w:rsid w:val="00BF64F2"/>
    <w:rsid w:val="00BF6582"/>
    <w:rsid w:val="00BF69E4"/>
    <w:rsid w:val="00BF6AF8"/>
    <w:rsid w:val="00BF6EEA"/>
    <w:rsid w:val="00BF7605"/>
    <w:rsid w:val="00BF783B"/>
    <w:rsid w:val="00BF78E4"/>
    <w:rsid w:val="00BF79C5"/>
    <w:rsid w:val="00BF7BC5"/>
    <w:rsid w:val="00C00213"/>
    <w:rsid w:val="00C00A25"/>
    <w:rsid w:val="00C00D2B"/>
    <w:rsid w:val="00C00E07"/>
    <w:rsid w:val="00C00FCD"/>
    <w:rsid w:val="00C0149F"/>
    <w:rsid w:val="00C01955"/>
    <w:rsid w:val="00C019BC"/>
    <w:rsid w:val="00C01B12"/>
    <w:rsid w:val="00C02224"/>
    <w:rsid w:val="00C02EB0"/>
    <w:rsid w:val="00C02FF7"/>
    <w:rsid w:val="00C03105"/>
    <w:rsid w:val="00C0336E"/>
    <w:rsid w:val="00C03C65"/>
    <w:rsid w:val="00C03FE3"/>
    <w:rsid w:val="00C04226"/>
    <w:rsid w:val="00C044CC"/>
    <w:rsid w:val="00C046F0"/>
    <w:rsid w:val="00C04ACD"/>
    <w:rsid w:val="00C05EBA"/>
    <w:rsid w:val="00C06D7C"/>
    <w:rsid w:val="00C072AE"/>
    <w:rsid w:val="00C07441"/>
    <w:rsid w:val="00C07A85"/>
    <w:rsid w:val="00C07BA3"/>
    <w:rsid w:val="00C07D79"/>
    <w:rsid w:val="00C1021A"/>
    <w:rsid w:val="00C10415"/>
    <w:rsid w:val="00C106AC"/>
    <w:rsid w:val="00C10B00"/>
    <w:rsid w:val="00C10DC9"/>
    <w:rsid w:val="00C10F27"/>
    <w:rsid w:val="00C1129F"/>
    <w:rsid w:val="00C11668"/>
    <w:rsid w:val="00C1168E"/>
    <w:rsid w:val="00C122B7"/>
    <w:rsid w:val="00C1261F"/>
    <w:rsid w:val="00C12AC6"/>
    <w:rsid w:val="00C12B1E"/>
    <w:rsid w:val="00C1312B"/>
    <w:rsid w:val="00C132A3"/>
    <w:rsid w:val="00C135AB"/>
    <w:rsid w:val="00C13820"/>
    <w:rsid w:val="00C141BE"/>
    <w:rsid w:val="00C141C5"/>
    <w:rsid w:val="00C1476C"/>
    <w:rsid w:val="00C15AF7"/>
    <w:rsid w:val="00C16038"/>
    <w:rsid w:val="00C1606D"/>
    <w:rsid w:val="00C160E8"/>
    <w:rsid w:val="00C163C5"/>
    <w:rsid w:val="00C164A2"/>
    <w:rsid w:val="00C169CC"/>
    <w:rsid w:val="00C16A85"/>
    <w:rsid w:val="00C1713E"/>
    <w:rsid w:val="00C179CA"/>
    <w:rsid w:val="00C200F1"/>
    <w:rsid w:val="00C201F7"/>
    <w:rsid w:val="00C209E7"/>
    <w:rsid w:val="00C20AE4"/>
    <w:rsid w:val="00C20B00"/>
    <w:rsid w:val="00C2191E"/>
    <w:rsid w:val="00C22533"/>
    <w:rsid w:val="00C2259B"/>
    <w:rsid w:val="00C22844"/>
    <w:rsid w:val="00C22904"/>
    <w:rsid w:val="00C22E72"/>
    <w:rsid w:val="00C2340B"/>
    <w:rsid w:val="00C23501"/>
    <w:rsid w:val="00C239AE"/>
    <w:rsid w:val="00C239E9"/>
    <w:rsid w:val="00C23DD0"/>
    <w:rsid w:val="00C23E62"/>
    <w:rsid w:val="00C244D1"/>
    <w:rsid w:val="00C247D1"/>
    <w:rsid w:val="00C24AF9"/>
    <w:rsid w:val="00C24C1B"/>
    <w:rsid w:val="00C2522F"/>
    <w:rsid w:val="00C2555E"/>
    <w:rsid w:val="00C25571"/>
    <w:rsid w:val="00C2644D"/>
    <w:rsid w:val="00C26532"/>
    <w:rsid w:val="00C269B4"/>
    <w:rsid w:val="00C269D4"/>
    <w:rsid w:val="00C2727E"/>
    <w:rsid w:val="00C27553"/>
    <w:rsid w:val="00C27675"/>
    <w:rsid w:val="00C27A4C"/>
    <w:rsid w:val="00C27EC3"/>
    <w:rsid w:val="00C30402"/>
    <w:rsid w:val="00C3041D"/>
    <w:rsid w:val="00C30DAB"/>
    <w:rsid w:val="00C310B7"/>
    <w:rsid w:val="00C31440"/>
    <w:rsid w:val="00C3145A"/>
    <w:rsid w:val="00C317F7"/>
    <w:rsid w:val="00C31B55"/>
    <w:rsid w:val="00C31ED6"/>
    <w:rsid w:val="00C3226B"/>
    <w:rsid w:val="00C32441"/>
    <w:rsid w:val="00C32A19"/>
    <w:rsid w:val="00C3363A"/>
    <w:rsid w:val="00C33714"/>
    <w:rsid w:val="00C33AA0"/>
    <w:rsid w:val="00C33D03"/>
    <w:rsid w:val="00C33F92"/>
    <w:rsid w:val="00C33FAA"/>
    <w:rsid w:val="00C343D0"/>
    <w:rsid w:val="00C34747"/>
    <w:rsid w:val="00C34F4D"/>
    <w:rsid w:val="00C353B3"/>
    <w:rsid w:val="00C35580"/>
    <w:rsid w:val="00C3569A"/>
    <w:rsid w:val="00C3570D"/>
    <w:rsid w:val="00C35D20"/>
    <w:rsid w:val="00C36564"/>
    <w:rsid w:val="00C36D76"/>
    <w:rsid w:val="00C37138"/>
    <w:rsid w:val="00C376C8"/>
    <w:rsid w:val="00C3798A"/>
    <w:rsid w:val="00C37EC7"/>
    <w:rsid w:val="00C37F99"/>
    <w:rsid w:val="00C40627"/>
    <w:rsid w:val="00C408CE"/>
    <w:rsid w:val="00C4127F"/>
    <w:rsid w:val="00C414FC"/>
    <w:rsid w:val="00C416F9"/>
    <w:rsid w:val="00C41D67"/>
    <w:rsid w:val="00C41F34"/>
    <w:rsid w:val="00C421C2"/>
    <w:rsid w:val="00C42340"/>
    <w:rsid w:val="00C42BEA"/>
    <w:rsid w:val="00C42D46"/>
    <w:rsid w:val="00C42E23"/>
    <w:rsid w:val="00C42E5D"/>
    <w:rsid w:val="00C43511"/>
    <w:rsid w:val="00C43745"/>
    <w:rsid w:val="00C43B93"/>
    <w:rsid w:val="00C44C41"/>
    <w:rsid w:val="00C44DB1"/>
    <w:rsid w:val="00C45185"/>
    <w:rsid w:val="00C4574A"/>
    <w:rsid w:val="00C458CB"/>
    <w:rsid w:val="00C4591D"/>
    <w:rsid w:val="00C45B85"/>
    <w:rsid w:val="00C461DB"/>
    <w:rsid w:val="00C4654C"/>
    <w:rsid w:val="00C468D9"/>
    <w:rsid w:val="00C47947"/>
    <w:rsid w:val="00C47C28"/>
    <w:rsid w:val="00C47F98"/>
    <w:rsid w:val="00C50769"/>
    <w:rsid w:val="00C50986"/>
    <w:rsid w:val="00C514FC"/>
    <w:rsid w:val="00C515ED"/>
    <w:rsid w:val="00C5188F"/>
    <w:rsid w:val="00C51AC1"/>
    <w:rsid w:val="00C51BA3"/>
    <w:rsid w:val="00C52B8F"/>
    <w:rsid w:val="00C52C34"/>
    <w:rsid w:val="00C5301A"/>
    <w:rsid w:val="00C53352"/>
    <w:rsid w:val="00C53BF9"/>
    <w:rsid w:val="00C54888"/>
    <w:rsid w:val="00C54932"/>
    <w:rsid w:val="00C549C9"/>
    <w:rsid w:val="00C54AE4"/>
    <w:rsid w:val="00C55714"/>
    <w:rsid w:val="00C558C0"/>
    <w:rsid w:val="00C5634E"/>
    <w:rsid w:val="00C56480"/>
    <w:rsid w:val="00C5677A"/>
    <w:rsid w:val="00C568F5"/>
    <w:rsid w:val="00C56F5C"/>
    <w:rsid w:val="00C573AA"/>
    <w:rsid w:val="00C57CF1"/>
    <w:rsid w:val="00C57D2C"/>
    <w:rsid w:val="00C57DF3"/>
    <w:rsid w:val="00C601DD"/>
    <w:rsid w:val="00C60251"/>
    <w:rsid w:val="00C6042D"/>
    <w:rsid w:val="00C6081C"/>
    <w:rsid w:val="00C6092E"/>
    <w:rsid w:val="00C60CCD"/>
    <w:rsid w:val="00C61257"/>
    <w:rsid w:val="00C6144A"/>
    <w:rsid w:val="00C61DA5"/>
    <w:rsid w:val="00C61F26"/>
    <w:rsid w:val="00C61FE1"/>
    <w:rsid w:val="00C62297"/>
    <w:rsid w:val="00C6297A"/>
    <w:rsid w:val="00C62BE8"/>
    <w:rsid w:val="00C62F15"/>
    <w:rsid w:val="00C63041"/>
    <w:rsid w:val="00C632A4"/>
    <w:rsid w:val="00C639ED"/>
    <w:rsid w:val="00C63DB8"/>
    <w:rsid w:val="00C63EB1"/>
    <w:rsid w:val="00C6422D"/>
    <w:rsid w:val="00C6428E"/>
    <w:rsid w:val="00C6457B"/>
    <w:rsid w:val="00C64732"/>
    <w:rsid w:val="00C647F4"/>
    <w:rsid w:val="00C64CF1"/>
    <w:rsid w:val="00C650E0"/>
    <w:rsid w:val="00C65136"/>
    <w:rsid w:val="00C6618D"/>
    <w:rsid w:val="00C66502"/>
    <w:rsid w:val="00C66838"/>
    <w:rsid w:val="00C66A1C"/>
    <w:rsid w:val="00C66C69"/>
    <w:rsid w:val="00C67272"/>
    <w:rsid w:val="00C6754B"/>
    <w:rsid w:val="00C67C0E"/>
    <w:rsid w:val="00C67D83"/>
    <w:rsid w:val="00C700D7"/>
    <w:rsid w:val="00C704FC"/>
    <w:rsid w:val="00C70E2F"/>
    <w:rsid w:val="00C70FA5"/>
    <w:rsid w:val="00C7112A"/>
    <w:rsid w:val="00C712CE"/>
    <w:rsid w:val="00C721CF"/>
    <w:rsid w:val="00C7231C"/>
    <w:rsid w:val="00C72764"/>
    <w:rsid w:val="00C72F95"/>
    <w:rsid w:val="00C73043"/>
    <w:rsid w:val="00C734A5"/>
    <w:rsid w:val="00C73706"/>
    <w:rsid w:val="00C73912"/>
    <w:rsid w:val="00C73A03"/>
    <w:rsid w:val="00C73A52"/>
    <w:rsid w:val="00C742A6"/>
    <w:rsid w:val="00C742EA"/>
    <w:rsid w:val="00C74386"/>
    <w:rsid w:val="00C743E4"/>
    <w:rsid w:val="00C74433"/>
    <w:rsid w:val="00C747F8"/>
    <w:rsid w:val="00C748FA"/>
    <w:rsid w:val="00C74E38"/>
    <w:rsid w:val="00C7501D"/>
    <w:rsid w:val="00C754F1"/>
    <w:rsid w:val="00C75E84"/>
    <w:rsid w:val="00C7643E"/>
    <w:rsid w:val="00C76740"/>
    <w:rsid w:val="00C772A8"/>
    <w:rsid w:val="00C777E9"/>
    <w:rsid w:val="00C77C60"/>
    <w:rsid w:val="00C80204"/>
    <w:rsid w:val="00C805FD"/>
    <w:rsid w:val="00C80DBA"/>
    <w:rsid w:val="00C82692"/>
    <w:rsid w:val="00C82CB5"/>
    <w:rsid w:val="00C82E7A"/>
    <w:rsid w:val="00C83180"/>
    <w:rsid w:val="00C83600"/>
    <w:rsid w:val="00C8378C"/>
    <w:rsid w:val="00C83923"/>
    <w:rsid w:val="00C83F1F"/>
    <w:rsid w:val="00C84026"/>
    <w:rsid w:val="00C84334"/>
    <w:rsid w:val="00C84CF4"/>
    <w:rsid w:val="00C853B5"/>
    <w:rsid w:val="00C85787"/>
    <w:rsid w:val="00C861A3"/>
    <w:rsid w:val="00C86F15"/>
    <w:rsid w:val="00C8718D"/>
    <w:rsid w:val="00C872F6"/>
    <w:rsid w:val="00C87379"/>
    <w:rsid w:val="00C87435"/>
    <w:rsid w:val="00C87793"/>
    <w:rsid w:val="00C87D89"/>
    <w:rsid w:val="00C908CC"/>
    <w:rsid w:val="00C909FF"/>
    <w:rsid w:val="00C91123"/>
    <w:rsid w:val="00C913BB"/>
    <w:rsid w:val="00C93088"/>
    <w:rsid w:val="00C93242"/>
    <w:rsid w:val="00C9338B"/>
    <w:rsid w:val="00C936DB"/>
    <w:rsid w:val="00C9388A"/>
    <w:rsid w:val="00C93BA0"/>
    <w:rsid w:val="00C942F2"/>
    <w:rsid w:val="00C95021"/>
    <w:rsid w:val="00C95B67"/>
    <w:rsid w:val="00C969F4"/>
    <w:rsid w:val="00C96CA5"/>
    <w:rsid w:val="00C96FDB"/>
    <w:rsid w:val="00C970AD"/>
    <w:rsid w:val="00C979D8"/>
    <w:rsid w:val="00C97C20"/>
    <w:rsid w:val="00C97DAE"/>
    <w:rsid w:val="00C97E95"/>
    <w:rsid w:val="00CA021A"/>
    <w:rsid w:val="00CA0D5D"/>
    <w:rsid w:val="00CA2945"/>
    <w:rsid w:val="00CA2B05"/>
    <w:rsid w:val="00CA2DB2"/>
    <w:rsid w:val="00CA2DE0"/>
    <w:rsid w:val="00CA31A7"/>
    <w:rsid w:val="00CA37FA"/>
    <w:rsid w:val="00CA3C6E"/>
    <w:rsid w:val="00CA3DEA"/>
    <w:rsid w:val="00CA3FD9"/>
    <w:rsid w:val="00CA40B4"/>
    <w:rsid w:val="00CA43D4"/>
    <w:rsid w:val="00CA43DB"/>
    <w:rsid w:val="00CA4561"/>
    <w:rsid w:val="00CA4567"/>
    <w:rsid w:val="00CA4685"/>
    <w:rsid w:val="00CA4AFB"/>
    <w:rsid w:val="00CA4C96"/>
    <w:rsid w:val="00CA576B"/>
    <w:rsid w:val="00CA64CA"/>
    <w:rsid w:val="00CA6866"/>
    <w:rsid w:val="00CA6D66"/>
    <w:rsid w:val="00CA735C"/>
    <w:rsid w:val="00CA7722"/>
    <w:rsid w:val="00CA78F0"/>
    <w:rsid w:val="00CA79A3"/>
    <w:rsid w:val="00CA7BF8"/>
    <w:rsid w:val="00CA7E4A"/>
    <w:rsid w:val="00CB0259"/>
    <w:rsid w:val="00CB053D"/>
    <w:rsid w:val="00CB0B4D"/>
    <w:rsid w:val="00CB1695"/>
    <w:rsid w:val="00CB216D"/>
    <w:rsid w:val="00CB2558"/>
    <w:rsid w:val="00CB26D3"/>
    <w:rsid w:val="00CB28E1"/>
    <w:rsid w:val="00CB2F30"/>
    <w:rsid w:val="00CB3098"/>
    <w:rsid w:val="00CB3AFE"/>
    <w:rsid w:val="00CB3E1B"/>
    <w:rsid w:val="00CB48D0"/>
    <w:rsid w:val="00CB5044"/>
    <w:rsid w:val="00CB520B"/>
    <w:rsid w:val="00CB609E"/>
    <w:rsid w:val="00CB60B1"/>
    <w:rsid w:val="00CB6B44"/>
    <w:rsid w:val="00CB6B7A"/>
    <w:rsid w:val="00CB6BBB"/>
    <w:rsid w:val="00CB6BC2"/>
    <w:rsid w:val="00CB6BD9"/>
    <w:rsid w:val="00CB734B"/>
    <w:rsid w:val="00CB73F9"/>
    <w:rsid w:val="00CB7658"/>
    <w:rsid w:val="00CB7859"/>
    <w:rsid w:val="00CB799F"/>
    <w:rsid w:val="00CB7CA6"/>
    <w:rsid w:val="00CC0023"/>
    <w:rsid w:val="00CC00B8"/>
    <w:rsid w:val="00CC0573"/>
    <w:rsid w:val="00CC1682"/>
    <w:rsid w:val="00CC1B67"/>
    <w:rsid w:val="00CC1D57"/>
    <w:rsid w:val="00CC2091"/>
    <w:rsid w:val="00CC21E0"/>
    <w:rsid w:val="00CC2597"/>
    <w:rsid w:val="00CC2BCA"/>
    <w:rsid w:val="00CC2E33"/>
    <w:rsid w:val="00CC2F66"/>
    <w:rsid w:val="00CC370E"/>
    <w:rsid w:val="00CC3773"/>
    <w:rsid w:val="00CC38ED"/>
    <w:rsid w:val="00CC3A2E"/>
    <w:rsid w:val="00CC3A6B"/>
    <w:rsid w:val="00CC477D"/>
    <w:rsid w:val="00CC478F"/>
    <w:rsid w:val="00CC47AE"/>
    <w:rsid w:val="00CC4DA0"/>
    <w:rsid w:val="00CC4F12"/>
    <w:rsid w:val="00CC5393"/>
    <w:rsid w:val="00CC553C"/>
    <w:rsid w:val="00CC581E"/>
    <w:rsid w:val="00CC5C5D"/>
    <w:rsid w:val="00CC61EF"/>
    <w:rsid w:val="00CC6404"/>
    <w:rsid w:val="00CC6434"/>
    <w:rsid w:val="00CC657C"/>
    <w:rsid w:val="00CC6626"/>
    <w:rsid w:val="00CC6A9D"/>
    <w:rsid w:val="00CC74C1"/>
    <w:rsid w:val="00CC755E"/>
    <w:rsid w:val="00CC79C5"/>
    <w:rsid w:val="00CC7A9C"/>
    <w:rsid w:val="00CD026E"/>
    <w:rsid w:val="00CD1778"/>
    <w:rsid w:val="00CD1BB3"/>
    <w:rsid w:val="00CD222F"/>
    <w:rsid w:val="00CD2914"/>
    <w:rsid w:val="00CD2FEE"/>
    <w:rsid w:val="00CD3221"/>
    <w:rsid w:val="00CD3640"/>
    <w:rsid w:val="00CD3878"/>
    <w:rsid w:val="00CD48D5"/>
    <w:rsid w:val="00CD48EE"/>
    <w:rsid w:val="00CD50FF"/>
    <w:rsid w:val="00CD542B"/>
    <w:rsid w:val="00CD56B7"/>
    <w:rsid w:val="00CD56DA"/>
    <w:rsid w:val="00CD592B"/>
    <w:rsid w:val="00CD59CC"/>
    <w:rsid w:val="00CD5A34"/>
    <w:rsid w:val="00CD5C84"/>
    <w:rsid w:val="00CD5CF1"/>
    <w:rsid w:val="00CD5EE6"/>
    <w:rsid w:val="00CD6003"/>
    <w:rsid w:val="00CD6934"/>
    <w:rsid w:val="00CD6F87"/>
    <w:rsid w:val="00CD780C"/>
    <w:rsid w:val="00CD78EB"/>
    <w:rsid w:val="00CD7D3C"/>
    <w:rsid w:val="00CD7E55"/>
    <w:rsid w:val="00CE05B8"/>
    <w:rsid w:val="00CE0AC8"/>
    <w:rsid w:val="00CE0BDA"/>
    <w:rsid w:val="00CE0DA8"/>
    <w:rsid w:val="00CE10A8"/>
    <w:rsid w:val="00CE120A"/>
    <w:rsid w:val="00CE13CC"/>
    <w:rsid w:val="00CE158C"/>
    <w:rsid w:val="00CE1600"/>
    <w:rsid w:val="00CE178B"/>
    <w:rsid w:val="00CE21C4"/>
    <w:rsid w:val="00CE2257"/>
    <w:rsid w:val="00CE2652"/>
    <w:rsid w:val="00CE31C9"/>
    <w:rsid w:val="00CE3D2E"/>
    <w:rsid w:val="00CE3E76"/>
    <w:rsid w:val="00CE42FB"/>
    <w:rsid w:val="00CE4708"/>
    <w:rsid w:val="00CE4B94"/>
    <w:rsid w:val="00CE4C8A"/>
    <w:rsid w:val="00CE5134"/>
    <w:rsid w:val="00CE52FD"/>
    <w:rsid w:val="00CE5453"/>
    <w:rsid w:val="00CE60FE"/>
    <w:rsid w:val="00CE6214"/>
    <w:rsid w:val="00CE6C0D"/>
    <w:rsid w:val="00CE6C20"/>
    <w:rsid w:val="00CE700F"/>
    <w:rsid w:val="00CE7074"/>
    <w:rsid w:val="00CE7515"/>
    <w:rsid w:val="00CE788A"/>
    <w:rsid w:val="00CE7F94"/>
    <w:rsid w:val="00CF0251"/>
    <w:rsid w:val="00CF089C"/>
    <w:rsid w:val="00CF0CB8"/>
    <w:rsid w:val="00CF0FBF"/>
    <w:rsid w:val="00CF113F"/>
    <w:rsid w:val="00CF1248"/>
    <w:rsid w:val="00CF1621"/>
    <w:rsid w:val="00CF239D"/>
    <w:rsid w:val="00CF28B6"/>
    <w:rsid w:val="00CF2EB8"/>
    <w:rsid w:val="00CF376F"/>
    <w:rsid w:val="00CF3A57"/>
    <w:rsid w:val="00CF3C26"/>
    <w:rsid w:val="00CF3C7C"/>
    <w:rsid w:val="00CF475F"/>
    <w:rsid w:val="00CF4B2E"/>
    <w:rsid w:val="00CF5090"/>
    <w:rsid w:val="00CF51B4"/>
    <w:rsid w:val="00CF570B"/>
    <w:rsid w:val="00CF5A3B"/>
    <w:rsid w:val="00CF60FC"/>
    <w:rsid w:val="00CF6DA9"/>
    <w:rsid w:val="00CF73E1"/>
    <w:rsid w:val="00CF7444"/>
    <w:rsid w:val="00CF7A51"/>
    <w:rsid w:val="00CF7A9B"/>
    <w:rsid w:val="00CF7CCD"/>
    <w:rsid w:val="00CF7EDF"/>
    <w:rsid w:val="00CF7F3F"/>
    <w:rsid w:val="00CF7F48"/>
    <w:rsid w:val="00CF7F9D"/>
    <w:rsid w:val="00D001C2"/>
    <w:rsid w:val="00D00693"/>
    <w:rsid w:val="00D00769"/>
    <w:rsid w:val="00D00BC6"/>
    <w:rsid w:val="00D00BEF"/>
    <w:rsid w:val="00D00E74"/>
    <w:rsid w:val="00D0145D"/>
    <w:rsid w:val="00D016EA"/>
    <w:rsid w:val="00D01B8A"/>
    <w:rsid w:val="00D01C7C"/>
    <w:rsid w:val="00D020A1"/>
    <w:rsid w:val="00D021A7"/>
    <w:rsid w:val="00D0222F"/>
    <w:rsid w:val="00D02323"/>
    <w:rsid w:val="00D026F6"/>
    <w:rsid w:val="00D02DDD"/>
    <w:rsid w:val="00D03999"/>
    <w:rsid w:val="00D04013"/>
    <w:rsid w:val="00D045AD"/>
    <w:rsid w:val="00D047FE"/>
    <w:rsid w:val="00D04867"/>
    <w:rsid w:val="00D052CE"/>
    <w:rsid w:val="00D0561E"/>
    <w:rsid w:val="00D057AC"/>
    <w:rsid w:val="00D05E8D"/>
    <w:rsid w:val="00D0624C"/>
    <w:rsid w:val="00D06511"/>
    <w:rsid w:val="00D06705"/>
    <w:rsid w:val="00D067D0"/>
    <w:rsid w:val="00D06812"/>
    <w:rsid w:val="00D06851"/>
    <w:rsid w:val="00D0697C"/>
    <w:rsid w:val="00D06B92"/>
    <w:rsid w:val="00D06BBB"/>
    <w:rsid w:val="00D06D75"/>
    <w:rsid w:val="00D06DFF"/>
    <w:rsid w:val="00D079E7"/>
    <w:rsid w:val="00D07E22"/>
    <w:rsid w:val="00D07E51"/>
    <w:rsid w:val="00D10191"/>
    <w:rsid w:val="00D102CD"/>
    <w:rsid w:val="00D108BC"/>
    <w:rsid w:val="00D10A92"/>
    <w:rsid w:val="00D10D48"/>
    <w:rsid w:val="00D11317"/>
    <w:rsid w:val="00D11466"/>
    <w:rsid w:val="00D114FE"/>
    <w:rsid w:val="00D11E22"/>
    <w:rsid w:val="00D1226D"/>
    <w:rsid w:val="00D12598"/>
    <w:rsid w:val="00D127DE"/>
    <w:rsid w:val="00D12964"/>
    <w:rsid w:val="00D1298C"/>
    <w:rsid w:val="00D1300B"/>
    <w:rsid w:val="00D131DF"/>
    <w:rsid w:val="00D13508"/>
    <w:rsid w:val="00D135DC"/>
    <w:rsid w:val="00D13B3F"/>
    <w:rsid w:val="00D13EFA"/>
    <w:rsid w:val="00D144CF"/>
    <w:rsid w:val="00D14BCF"/>
    <w:rsid w:val="00D14ECD"/>
    <w:rsid w:val="00D154FC"/>
    <w:rsid w:val="00D156C5"/>
    <w:rsid w:val="00D15F5F"/>
    <w:rsid w:val="00D16711"/>
    <w:rsid w:val="00D1751A"/>
    <w:rsid w:val="00D175FA"/>
    <w:rsid w:val="00D17EA6"/>
    <w:rsid w:val="00D203CF"/>
    <w:rsid w:val="00D2047A"/>
    <w:rsid w:val="00D20545"/>
    <w:rsid w:val="00D20654"/>
    <w:rsid w:val="00D20824"/>
    <w:rsid w:val="00D20CD3"/>
    <w:rsid w:val="00D20E5D"/>
    <w:rsid w:val="00D21342"/>
    <w:rsid w:val="00D21A54"/>
    <w:rsid w:val="00D22565"/>
    <w:rsid w:val="00D231CB"/>
    <w:rsid w:val="00D2396C"/>
    <w:rsid w:val="00D23D68"/>
    <w:rsid w:val="00D23F1C"/>
    <w:rsid w:val="00D24053"/>
    <w:rsid w:val="00D242C9"/>
    <w:rsid w:val="00D2450A"/>
    <w:rsid w:val="00D245F4"/>
    <w:rsid w:val="00D25743"/>
    <w:rsid w:val="00D25A56"/>
    <w:rsid w:val="00D25EA4"/>
    <w:rsid w:val="00D26002"/>
    <w:rsid w:val="00D26703"/>
    <w:rsid w:val="00D26802"/>
    <w:rsid w:val="00D26974"/>
    <w:rsid w:val="00D26BA6"/>
    <w:rsid w:val="00D26BE7"/>
    <w:rsid w:val="00D2701D"/>
    <w:rsid w:val="00D27343"/>
    <w:rsid w:val="00D27E43"/>
    <w:rsid w:val="00D27F8A"/>
    <w:rsid w:val="00D30449"/>
    <w:rsid w:val="00D3048E"/>
    <w:rsid w:val="00D3076F"/>
    <w:rsid w:val="00D3114B"/>
    <w:rsid w:val="00D31D77"/>
    <w:rsid w:val="00D31F8A"/>
    <w:rsid w:val="00D32336"/>
    <w:rsid w:val="00D333E0"/>
    <w:rsid w:val="00D33A61"/>
    <w:rsid w:val="00D34438"/>
    <w:rsid w:val="00D34BA6"/>
    <w:rsid w:val="00D35059"/>
    <w:rsid w:val="00D35179"/>
    <w:rsid w:val="00D35496"/>
    <w:rsid w:val="00D35AD1"/>
    <w:rsid w:val="00D35E1C"/>
    <w:rsid w:val="00D35FE9"/>
    <w:rsid w:val="00D36152"/>
    <w:rsid w:val="00D366F2"/>
    <w:rsid w:val="00D37821"/>
    <w:rsid w:val="00D40704"/>
    <w:rsid w:val="00D40B5F"/>
    <w:rsid w:val="00D41064"/>
    <w:rsid w:val="00D41E65"/>
    <w:rsid w:val="00D42E68"/>
    <w:rsid w:val="00D435A6"/>
    <w:rsid w:val="00D443BC"/>
    <w:rsid w:val="00D44826"/>
    <w:rsid w:val="00D44ECE"/>
    <w:rsid w:val="00D45036"/>
    <w:rsid w:val="00D45803"/>
    <w:rsid w:val="00D45F31"/>
    <w:rsid w:val="00D46115"/>
    <w:rsid w:val="00D462BA"/>
    <w:rsid w:val="00D4631A"/>
    <w:rsid w:val="00D467A7"/>
    <w:rsid w:val="00D468F1"/>
    <w:rsid w:val="00D479A1"/>
    <w:rsid w:val="00D47C8B"/>
    <w:rsid w:val="00D47F96"/>
    <w:rsid w:val="00D51100"/>
    <w:rsid w:val="00D51501"/>
    <w:rsid w:val="00D51EF9"/>
    <w:rsid w:val="00D52200"/>
    <w:rsid w:val="00D5282E"/>
    <w:rsid w:val="00D52A4B"/>
    <w:rsid w:val="00D52EDE"/>
    <w:rsid w:val="00D52F0C"/>
    <w:rsid w:val="00D533BF"/>
    <w:rsid w:val="00D53E12"/>
    <w:rsid w:val="00D53E14"/>
    <w:rsid w:val="00D53E41"/>
    <w:rsid w:val="00D53E5D"/>
    <w:rsid w:val="00D544F4"/>
    <w:rsid w:val="00D54512"/>
    <w:rsid w:val="00D54C0E"/>
    <w:rsid w:val="00D54D98"/>
    <w:rsid w:val="00D555ED"/>
    <w:rsid w:val="00D55C7D"/>
    <w:rsid w:val="00D55EB9"/>
    <w:rsid w:val="00D56CD3"/>
    <w:rsid w:val="00D56DB7"/>
    <w:rsid w:val="00D573CB"/>
    <w:rsid w:val="00D578AA"/>
    <w:rsid w:val="00D57A19"/>
    <w:rsid w:val="00D57BE5"/>
    <w:rsid w:val="00D57CB0"/>
    <w:rsid w:val="00D601BB"/>
    <w:rsid w:val="00D610D8"/>
    <w:rsid w:val="00D61A4C"/>
    <w:rsid w:val="00D62065"/>
    <w:rsid w:val="00D6264F"/>
    <w:rsid w:val="00D63303"/>
    <w:rsid w:val="00D63874"/>
    <w:rsid w:val="00D63D9F"/>
    <w:rsid w:val="00D64470"/>
    <w:rsid w:val="00D6455E"/>
    <w:rsid w:val="00D64FAA"/>
    <w:rsid w:val="00D65178"/>
    <w:rsid w:val="00D651B3"/>
    <w:rsid w:val="00D6522B"/>
    <w:rsid w:val="00D6531D"/>
    <w:rsid w:val="00D655B1"/>
    <w:rsid w:val="00D65894"/>
    <w:rsid w:val="00D65F53"/>
    <w:rsid w:val="00D662C1"/>
    <w:rsid w:val="00D66502"/>
    <w:rsid w:val="00D66F95"/>
    <w:rsid w:val="00D6728B"/>
    <w:rsid w:val="00D67B56"/>
    <w:rsid w:val="00D67EDE"/>
    <w:rsid w:val="00D70048"/>
    <w:rsid w:val="00D701EC"/>
    <w:rsid w:val="00D7034C"/>
    <w:rsid w:val="00D7064B"/>
    <w:rsid w:val="00D70A98"/>
    <w:rsid w:val="00D71240"/>
    <w:rsid w:val="00D71370"/>
    <w:rsid w:val="00D717D6"/>
    <w:rsid w:val="00D71A9A"/>
    <w:rsid w:val="00D71CF3"/>
    <w:rsid w:val="00D72338"/>
    <w:rsid w:val="00D727C3"/>
    <w:rsid w:val="00D731F2"/>
    <w:rsid w:val="00D736E9"/>
    <w:rsid w:val="00D73C08"/>
    <w:rsid w:val="00D73CCF"/>
    <w:rsid w:val="00D73D1E"/>
    <w:rsid w:val="00D741BC"/>
    <w:rsid w:val="00D7437D"/>
    <w:rsid w:val="00D74A89"/>
    <w:rsid w:val="00D74D3D"/>
    <w:rsid w:val="00D751C1"/>
    <w:rsid w:val="00D75936"/>
    <w:rsid w:val="00D75A56"/>
    <w:rsid w:val="00D75C5C"/>
    <w:rsid w:val="00D7647A"/>
    <w:rsid w:val="00D76BD5"/>
    <w:rsid w:val="00D76DC0"/>
    <w:rsid w:val="00D76EFD"/>
    <w:rsid w:val="00D776A3"/>
    <w:rsid w:val="00D77935"/>
    <w:rsid w:val="00D779F2"/>
    <w:rsid w:val="00D8021D"/>
    <w:rsid w:val="00D80C4C"/>
    <w:rsid w:val="00D813FA"/>
    <w:rsid w:val="00D81937"/>
    <w:rsid w:val="00D82145"/>
    <w:rsid w:val="00D82242"/>
    <w:rsid w:val="00D82613"/>
    <w:rsid w:val="00D8272C"/>
    <w:rsid w:val="00D828EA"/>
    <w:rsid w:val="00D82B2B"/>
    <w:rsid w:val="00D82D54"/>
    <w:rsid w:val="00D82FC9"/>
    <w:rsid w:val="00D83A79"/>
    <w:rsid w:val="00D845A1"/>
    <w:rsid w:val="00D848A1"/>
    <w:rsid w:val="00D84DF6"/>
    <w:rsid w:val="00D84FCB"/>
    <w:rsid w:val="00D855F4"/>
    <w:rsid w:val="00D8566D"/>
    <w:rsid w:val="00D85736"/>
    <w:rsid w:val="00D85879"/>
    <w:rsid w:val="00D859E5"/>
    <w:rsid w:val="00D86368"/>
    <w:rsid w:val="00D86376"/>
    <w:rsid w:val="00D86914"/>
    <w:rsid w:val="00D86F90"/>
    <w:rsid w:val="00D87279"/>
    <w:rsid w:val="00D877EC"/>
    <w:rsid w:val="00D878DE"/>
    <w:rsid w:val="00D879DF"/>
    <w:rsid w:val="00D90F4E"/>
    <w:rsid w:val="00D910A8"/>
    <w:rsid w:val="00D911B5"/>
    <w:rsid w:val="00D9128D"/>
    <w:rsid w:val="00D917BE"/>
    <w:rsid w:val="00D917DB"/>
    <w:rsid w:val="00D9189A"/>
    <w:rsid w:val="00D91D8F"/>
    <w:rsid w:val="00D9202F"/>
    <w:rsid w:val="00D922BB"/>
    <w:rsid w:val="00D9285F"/>
    <w:rsid w:val="00D93052"/>
    <w:rsid w:val="00D93065"/>
    <w:rsid w:val="00D93276"/>
    <w:rsid w:val="00D9331B"/>
    <w:rsid w:val="00D934F4"/>
    <w:rsid w:val="00D939F2"/>
    <w:rsid w:val="00D940E3"/>
    <w:rsid w:val="00D94334"/>
    <w:rsid w:val="00D94EA4"/>
    <w:rsid w:val="00D9560C"/>
    <w:rsid w:val="00D95AED"/>
    <w:rsid w:val="00D95B28"/>
    <w:rsid w:val="00D95C4D"/>
    <w:rsid w:val="00D95CAC"/>
    <w:rsid w:val="00D95E6E"/>
    <w:rsid w:val="00D96178"/>
    <w:rsid w:val="00D962B0"/>
    <w:rsid w:val="00D962DA"/>
    <w:rsid w:val="00D9665B"/>
    <w:rsid w:val="00D969D9"/>
    <w:rsid w:val="00D96A79"/>
    <w:rsid w:val="00D96B21"/>
    <w:rsid w:val="00D970A9"/>
    <w:rsid w:val="00D97860"/>
    <w:rsid w:val="00D97A83"/>
    <w:rsid w:val="00D97AF3"/>
    <w:rsid w:val="00D97D39"/>
    <w:rsid w:val="00DA0461"/>
    <w:rsid w:val="00DA0529"/>
    <w:rsid w:val="00DA06CD"/>
    <w:rsid w:val="00DA0B77"/>
    <w:rsid w:val="00DA0BAB"/>
    <w:rsid w:val="00DA0C0B"/>
    <w:rsid w:val="00DA1098"/>
    <w:rsid w:val="00DA10D5"/>
    <w:rsid w:val="00DA2050"/>
    <w:rsid w:val="00DA25D6"/>
    <w:rsid w:val="00DA260F"/>
    <w:rsid w:val="00DA29E0"/>
    <w:rsid w:val="00DA2A99"/>
    <w:rsid w:val="00DA2AD6"/>
    <w:rsid w:val="00DA2ED1"/>
    <w:rsid w:val="00DA3083"/>
    <w:rsid w:val="00DA3765"/>
    <w:rsid w:val="00DA3E17"/>
    <w:rsid w:val="00DA4ACD"/>
    <w:rsid w:val="00DA538D"/>
    <w:rsid w:val="00DA5AE7"/>
    <w:rsid w:val="00DA5FB1"/>
    <w:rsid w:val="00DA6B78"/>
    <w:rsid w:val="00DA6C07"/>
    <w:rsid w:val="00DA6D3F"/>
    <w:rsid w:val="00DA6DDB"/>
    <w:rsid w:val="00DA6F22"/>
    <w:rsid w:val="00DA6F39"/>
    <w:rsid w:val="00DA7958"/>
    <w:rsid w:val="00DA7CBB"/>
    <w:rsid w:val="00DA7DF0"/>
    <w:rsid w:val="00DA7F8E"/>
    <w:rsid w:val="00DB10FA"/>
    <w:rsid w:val="00DB22AD"/>
    <w:rsid w:val="00DB29C1"/>
    <w:rsid w:val="00DB2C30"/>
    <w:rsid w:val="00DB34E8"/>
    <w:rsid w:val="00DB3C1E"/>
    <w:rsid w:val="00DB49E2"/>
    <w:rsid w:val="00DB4E32"/>
    <w:rsid w:val="00DB504D"/>
    <w:rsid w:val="00DB510F"/>
    <w:rsid w:val="00DB5787"/>
    <w:rsid w:val="00DB5C49"/>
    <w:rsid w:val="00DB7430"/>
    <w:rsid w:val="00DB7807"/>
    <w:rsid w:val="00DC1225"/>
    <w:rsid w:val="00DC142B"/>
    <w:rsid w:val="00DC1903"/>
    <w:rsid w:val="00DC3568"/>
    <w:rsid w:val="00DC3774"/>
    <w:rsid w:val="00DC38C0"/>
    <w:rsid w:val="00DC4698"/>
    <w:rsid w:val="00DC4816"/>
    <w:rsid w:val="00DC49FB"/>
    <w:rsid w:val="00DC4BA2"/>
    <w:rsid w:val="00DC5013"/>
    <w:rsid w:val="00DC55A3"/>
    <w:rsid w:val="00DC57DA"/>
    <w:rsid w:val="00DC5B82"/>
    <w:rsid w:val="00DC604C"/>
    <w:rsid w:val="00DC6269"/>
    <w:rsid w:val="00DC6577"/>
    <w:rsid w:val="00DC65AE"/>
    <w:rsid w:val="00DC6877"/>
    <w:rsid w:val="00DC6ACF"/>
    <w:rsid w:val="00DC7131"/>
    <w:rsid w:val="00DC7239"/>
    <w:rsid w:val="00DC733E"/>
    <w:rsid w:val="00DC782F"/>
    <w:rsid w:val="00DC7AB7"/>
    <w:rsid w:val="00DC7FD9"/>
    <w:rsid w:val="00DD04DA"/>
    <w:rsid w:val="00DD08C0"/>
    <w:rsid w:val="00DD0A4D"/>
    <w:rsid w:val="00DD15C1"/>
    <w:rsid w:val="00DD197E"/>
    <w:rsid w:val="00DD277A"/>
    <w:rsid w:val="00DD278E"/>
    <w:rsid w:val="00DD3051"/>
    <w:rsid w:val="00DD31A0"/>
    <w:rsid w:val="00DD3679"/>
    <w:rsid w:val="00DD3F1C"/>
    <w:rsid w:val="00DD4638"/>
    <w:rsid w:val="00DD491F"/>
    <w:rsid w:val="00DD4F6A"/>
    <w:rsid w:val="00DD578C"/>
    <w:rsid w:val="00DD5F01"/>
    <w:rsid w:val="00DD7590"/>
    <w:rsid w:val="00DD76DE"/>
    <w:rsid w:val="00DD78B8"/>
    <w:rsid w:val="00DD78EE"/>
    <w:rsid w:val="00DE00B5"/>
    <w:rsid w:val="00DE0236"/>
    <w:rsid w:val="00DE03F6"/>
    <w:rsid w:val="00DE0470"/>
    <w:rsid w:val="00DE0A03"/>
    <w:rsid w:val="00DE126D"/>
    <w:rsid w:val="00DE1866"/>
    <w:rsid w:val="00DE1D71"/>
    <w:rsid w:val="00DE1DF8"/>
    <w:rsid w:val="00DE206E"/>
    <w:rsid w:val="00DE2074"/>
    <w:rsid w:val="00DE25CD"/>
    <w:rsid w:val="00DE271E"/>
    <w:rsid w:val="00DE2932"/>
    <w:rsid w:val="00DE2D6B"/>
    <w:rsid w:val="00DE3896"/>
    <w:rsid w:val="00DE3CD3"/>
    <w:rsid w:val="00DE403B"/>
    <w:rsid w:val="00DE4269"/>
    <w:rsid w:val="00DE4509"/>
    <w:rsid w:val="00DE4719"/>
    <w:rsid w:val="00DE508D"/>
    <w:rsid w:val="00DE5852"/>
    <w:rsid w:val="00DE62C8"/>
    <w:rsid w:val="00DE6578"/>
    <w:rsid w:val="00DE6945"/>
    <w:rsid w:val="00DE7155"/>
    <w:rsid w:val="00DE7B23"/>
    <w:rsid w:val="00DE7D3E"/>
    <w:rsid w:val="00DE7E3C"/>
    <w:rsid w:val="00DE7FE4"/>
    <w:rsid w:val="00DF00CB"/>
    <w:rsid w:val="00DF053F"/>
    <w:rsid w:val="00DF0ABF"/>
    <w:rsid w:val="00DF15E6"/>
    <w:rsid w:val="00DF15F4"/>
    <w:rsid w:val="00DF169B"/>
    <w:rsid w:val="00DF19B8"/>
    <w:rsid w:val="00DF212A"/>
    <w:rsid w:val="00DF214E"/>
    <w:rsid w:val="00DF2C39"/>
    <w:rsid w:val="00DF403F"/>
    <w:rsid w:val="00DF4952"/>
    <w:rsid w:val="00DF5193"/>
    <w:rsid w:val="00DF5E4F"/>
    <w:rsid w:val="00DF70C3"/>
    <w:rsid w:val="00DF7657"/>
    <w:rsid w:val="00DF79A8"/>
    <w:rsid w:val="00DF79B5"/>
    <w:rsid w:val="00DF7AA9"/>
    <w:rsid w:val="00DF7EDA"/>
    <w:rsid w:val="00DF7F43"/>
    <w:rsid w:val="00E00282"/>
    <w:rsid w:val="00E00304"/>
    <w:rsid w:val="00E00664"/>
    <w:rsid w:val="00E00A4B"/>
    <w:rsid w:val="00E01A2F"/>
    <w:rsid w:val="00E01CDA"/>
    <w:rsid w:val="00E02276"/>
    <w:rsid w:val="00E0272A"/>
    <w:rsid w:val="00E027C5"/>
    <w:rsid w:val="00E02B68"/>
    <w:rsid w:val="00E03A98"/>
    <w:rsid w:val="00E03C3C"/>
    <w:rsid w:val="00E040C2"/>
    <w:rsid w:val="00E040D3"/>
    <w:rsid w:val="00E042F4"/>
    <w:rsid w:val="00E0462E"/>
    <w:rsid w:val="00E04AC9"/>
    <w:rsid w:val="00E04B00"/>
    <w:rsid w:val="00E04B13"/>
    <w:rsid w:val="00E04CA0"/>
    <w:rsid w:val="00E05400"/>
    <w:rsid w:val="00E05C6E"/>
    <w:rsid w:val="00E05C8E"/>
    <w:rsid w:val="00E05CB5"/>
    <w:rsid w:val="00E05CEB"/>
    <w:rsid w:val="00E0694B"/>
    <w:rsid w:val="00E070F2"/>
    <w:rsid w:val="00E0730C"/>
    <w:rsid w:val="00E075A9"/>
    <w:rsid w:val="00E07914"/>
    <w:rsid w:val="00E100FF"/>
    <w:rsid w:val="00E101FC"/>
    <w:rsid w:val="00E104E8"/>
    <w:rsid w:val="00E10788"/>
    <w:rsid w:val="00E10CF8"/>
    <w:rsid w:val="00E10D62"/>
    <w:rsid w:val="00E10DD2"/>
    <w:rsid w:val="00E10F31"/>
    <w:rsid w:val="00E119CC"/>
    <w:rsid w:val="00E11D77"/>
    <w:rsid w:val="00E12D92"/>
    <w:rsid w:val="00E12F53"/>
    <w:rsid w:val="00E13927"/>
    <w:rsid w:val="00E139FC"/>
    <w:rsid w:val="00E14819"/>
    <w:rsid w:val="00E14FFB"/>
    <w:rsid w:val="00E15EB6"/>
    <w:rsid w:val="00E16627"/>
    <w:rsid w:val="00E16A77"/>
    <w:rsid w:val="00E16F28"/>
    <w:rsid w:val="00E17296"/>
    <w:rsid w:val="00E173F8"/>
    <w:rsid w:val="00E17624"/>
    <w:rsid w:val="00E2037E"/>
    <w:rsid w:val="00E20B95"/>
    <w:rsid w:val="00E20F17"/>
    <w:rsid w:val="00E210A2"/>
    <w:rsid w:val="00E21653"/>
    <w:rsid w:val="00E21C47"/>
    <w:rsid w:val="00E2292F"/>
    <w:rsid w:val="00E22D2C"/>
    <w:rsid w:val="00E22E75"/>
    <w:rsid w:val="00E23039"/>
    <w:rsid w:val="00E230D1"/>
    <w:rsid w:val="00E2358C"/>
    <w:rsid w:val="00E24346"/>
    <w:rsid w:val="00E24619"/>
    <w:rsid w:val="00E247AC"/>
    <w:rsid w:val="00E254E7"/>
    <w:rsid w:val="00E25AB8"/>
    <w:rsid w:val="00E25BF4"/>
    <w:rsid w:val="00E25E39"/>
    <w:rsid w:val="00E25FF6"/>
    <w:rsid w:val="00E26B99"/>
    <w:rsid w:val="00E26DB4"/>
    <w:rsid w:val="00E26FA3"/>
    <w:rsid w:val="00E27B75"/>
    <w:rsid w:val="00E301A1"/>
    <w:rsid w:val="00E308BA"/>
    <w:rsid w:val="00E30A3D"/>
    <w:rsid w:val="00E30BD6"/>
    <w:rsid w:val="00E30EAD"/>
    <w:rsid w:val="00E31012"/>
    <w:rsid w:val="00E315D3"/>
    <w:rsid w:val="00E318EB"/>
    <w:rsid w:val="00E31E21"/>
    <w:rsid w:val="00E32C97"/>
    <w:rsid w:val="00E32DF3"/>
    <w:rsid w:val="00E33135"/>
    <w:rsid w:val="00E3367E"/>
    <w:rsid w:val="00E3369E"/>
    <w:rsid w:val="00E34088"/>
    <w:rsid w:val="00E3458F"/>
    <w:rsid w:val="00E3472A"/>
    <w:rsid w:val="00E348B8"/>
    <w:rsid w:val="00E34A0F"/>
    <w:rsid w:val="00E3536C"/>
    <w:rsid w:val="00E353DA"/>
    <w:rsid w:val="00E35A80"/>
    <w:rsid w:val="00E35D25"/>
    <w:rsid w:val="00E35F36"/>
    <w:rsid w:val="00E367D1"/>
    <w:rsid w:val="00E36C0E"/>
    <w:rsid w:val="00E371C0"/>
    <w:rsid w:val="00E373F5"/>
    <w:rsid w:val="00E37CF4"/>
    <w:rsid w:val="00E40502"/>
    <w:rsid w:val="00E40516"/>
    <w:rsid w:val="00E40517"/>
    <w:rsid w:val="00E4072D"/>
    <w:rsid w:val="00E40AE3"/>
    <w:rsid w:val="00E413C6"/>
    <w:rsid w:val="00E41409"/>
    <w:rsid w:val="00E42314"/>
    <w:rsid w:val="00E42772"/>
    <w:rsid w:val="00E42C43"/>
    <w:rsid w:val="00E434A7"/>
    <w:rsid w:val="00E439A0"/>
    <w:rsid w:val="00E439E3"/>
    <w:rsid w:val="00E43C22"/>
    <w:rsid w:val="00E43EB2"/>
    <w:rsid w:val="00E44F6E"/>
    <w:rsid w:val="00E45209"/>
    <w:rsid w:val="00E45293"/>
    <w:rsid w:val="00E457A3"/>
    <w:rsid w:val="00E4582E"/>
    <w:rsid w:val="00E45855"/>
    <w:rsid w:val="00E45D64"/>
    <w:rsid w:val="00E468D1"/>
    <w:rsid w:val="00E46B87"/>
    <w:rsid w:val="00E46F44"/>
    <w:rsid w:val="00E477C2"/>
    <w:rsid w:val="00E47EC1"/>
    <w:rsid w:val="00E5008B"/>
    <w:rsid w:val="00E500F6"/>
    <w:rsid w:val="00E508F2"/>
    <w:rsid w:val="00E50D6A"/>
    <w:rsid w:val="00E510BB"/>
    <w:rsid w:val="00E517EF"/>
    <w:rsid w:val="00E51B51"/>
    <w:rsid w:val="00E51C9B"/>
    <w:rsid w:val="00E52274"/>
    <w:rsid w:val="00E52649"/>
    <w:rsid w:val="00E529AC"/>
    <w:rsid w:val="00E52CA0"/>
    <w:rsid w:val="00E5319B"/>
    <w:rsid w:val="00E5385B"/>
    <w:rsid w:val="00E541E9"/>
    <w:rsid w:val="00E54917"/>
    <w:rsid w:val="00E54ECC"/>
    <w:rsid w:val="00E55400"/>
    <w:rsid w:val="00E55B01"/>
    <w:rsid w:val="00E55D18"/>
    <w:rsid w:val="00E5690B"/>
    <w:rsid w:val="00E5732F"/>
    <w:rsid w:val="00E574ED"/>
    <w:rsid w:val="00E575EE"/>
    <w:rsid w:val="00E579DE"/>
    <w:rsid w:val="00E57BB2"/>
    <w:rsid w:val="00E57C55"/>
    <w:rsid w:val="00E57CB2"/>
    <w:rsid w:val="00E57F8E"/>
    <w:rsid w:val="00E604DB"/>
    <w:rsid w:val="00E60517"/>
    <w:rsid w:val="00E607F1"/>
    <w:rsid w:val="00E6095B"/>
    <w:rsid w:val="00E60C01"/>
    <w:rsid w:val="00E61106"/>
    <w:rsid w:val="00E61585"/>
    <w:rsid w:val="00E6207D"/>
    <w:rsid w:val="00E62193"/>
    <w:rsid w:val="00E6267C"/>
    <w:rsid w:val="00E62AFF"/>
    <w:rsid w:val="00E62CED"/>
    <w:rsid w:val="00E62D01"/>
    <w:rsid w:val="00E62E9E"/>
    <w:rsid w:val="00E63040"/>
    <w:rsid w:val="00E63533"/>
    <w:rsid w:val="00E63584"/>
    <w:rsid w:val="00E63929"/>
    <w:rsid w:val="00E63F2F"/>
    <w:rsid w:val="00E64013"/>
    <w:rsid w:val="00E6444E"/>
    <w:rsid w:val="00E64DC8"/>
    <w:rsid w:val="00E65668"/>
    <w:rsid w:val="00E65865"/>
    <w:rsid w:val="00E658DD"/>
    <w:rsid w:val="00E65A8A"/>
    <w:rsid w:val="00E65AE8"/>
    <w:rsid w:val="00E65E31"/>
    <w:rsid w:val="00E663AA"/>
    <w:rsid w:val="00E66D89"/>
    <w:rsid w:val="00E67275"/>
    <w:rsid w:val="00E6747F"/>
    <w:rsid w:val="00E676A9"/>
    <w:rsid w:val="00E676B1"/>
    <w:rsid w:val="00E676D1"/>
    <w:rsid w:val="00E679A1"/>
    <w:rsid w:val="00E679E8"/>
    <w:rsid w:val="00E70314"/>
    <w:rsid w:val="00E70577"/>
    <w:rsid w:val="00E70909"/>
    <w:rsid w:val="00E70969"/>
    <w:rsid w:val="00E70979"/>
    <w:rsid w:val="00E70F5A"/>
    <w:rsid w:val="00E71997"/>
    <w:rsid w:val="00E71B04"/>
    <w:rsid w:val="00E7282A"/>
    <w:rsid w:val="00E72DBE"/>
    <w:rsid w:val="00E731C0"/>
    <w:rsid w:val="00E739FA"/>
    <w:rsid w:val="00E73CC9"/>
    <w:rsid w:val="00E73F00"/>
    <w:rsid w:val="00E741B7"/>
    <w:rsid w:val="00E74670"/>
    <w:rsid w:val="00E74AE6"/>
    <w:rsid w:val="00E75785"/>
    <w:rsid w:val="00E7595B"/>
    <w:rsid w:val="00E7661F"/>
    <w:rsid w:val="00E77987"/>
    <w:rsid w:val="00E779AE"/>
    <w:rsid w:val="00E779AF"/>
    <w:rsid w:val="00E77AC3"/>
    <w:rsid w:val="00E77C39"/>
    <w:rsid w:val="00E77FCF"/>
    <w:rsid w:val="00E8004E"/>
    <w:rsid w:val="00E800B0"/>
    <w:rsid w:val="00E8015F"/>
    <w:rsid w:val="00E8024C"/>
    <w:rsid w:val="00E812A5"/>
    <w:rsid w:val="00E81708"/>
    <w:rsid w:val="00E820F4"/>
    <w:rsid w:val="00E821C0"/>
    <w:rsid w:val="00E826FD"/>
    <w:rsid w:val="00E830B4"/>
    <w:rsid w:val="00E83AD2"/>
    <w:rsid w:val="00E84071"/>
    <w:rsid w:val="00E84785"/>
    <w:rsid w:val="00E84E4D"/>
    <w:rsid w:val="00E8505A"/>
    <w:rsid w:val="00E8508B"/>
    <w:rsid w:val="00E85610"/>
    <w:rsid w:val="00E857D2"/>
    <w:rsid w:val="00E858F8"/>
    <w:rsid w:val="00E85D82"/>
    <w:rsid w:val="00E8600A"/>
    <w:rsid w:val="00E86028"/>
    <w:rsid w:val="00E8626F"/>
    <w:rsid w:val="00E864D7"/>
    <w:rsid w:val="00E86A01"/>
    <w:rsid w:val="00E87134"/>
    <w:rsid w:val="00E87949"/>
    <w:rsid w:val="00E8796A"/>
    <w:rsid w:val="00E87DD8"/>
    <w:rsid w:val="00E87DE5"/>
    <w:rsid w:val="00E9029F"/>
    <w:rsid w:val="00E9081E"/>
    <w:rsid w:val="00E9190D"/>
    <w:rsid w:val="00E91BAA"/>
    <w:rsid w:val="00E923FE"/>
    <w:rsid w:val="00E92CE4"/>
    <w:rsid w:val="00E92E45"/>
    <w:rsid w:val="00E9302E"/>
    <w:rsid w:val="00E948B7"/>
    <w:rsid w:val="00E95229"/>
    <w:rsid w:val="00E9589B"/>
    <w:rsid w:val="00E959BD"/>
    <w:rsid w:val="00E95BE9"/>
    <w:rsid w:val="00E95D00"/>
    <w:rsid w:val="00E963C0"/>
    <w:rsid w:val="00E96F65"/>
    <w:rsid w:val="00E97484"/>
    <w:rsid w:val="00E97492"/>
    <w:rsid w:val="00E97584"/>
    <w:rsid w:val="00EA01B3"/>
    <w:rsid w:val="00EA1882"/>
    <w:rsid w:val="00EA1963"/>
    <w:rsid w:val="00EA1CD1"/>
    <w:rsid w:val="00EA1DA4"/>
    <w:rsid w:val="00EA298C"/>
    <w:rsid w:val="00EA3639"/>
    <w:rsid w:val="00EA3866"/>
    <w:rsid w:val="00EA3977"/>
    <w:rsid w:val="00EA39C8"/>
    <w:rsid w:val="00EA3B38"/>
    <w:rsid w:val="00EA3E87"/>
    <w:rsid w:val="00EA425A"/>
    <w:rsid w:val="00EA430C"/>
    <w:rsid w:val="00EA4468"/>
    <w:rsid w:val="00EA49D9"/>
    <w:rsid w:val="00EA4ADC"/>
    <w:rsid w:val="00EA4E9B"/>
    <w:rsid w:val="00EA50F2"/>
    <w:rsid w:val="00EA5161"/>
    <w:rsid w:val="00EA51AE"/>
    <w:rsid w:val="00EA579F"/>
    <w:rsid w:val="00EA60F0"/>
    <w:rsid w:val="00EA6180"/>
    <w:rsid w:val="00EA61E4"/>
    <w:rsid w:val="00EA62D3"/>
    <w:rsid w:val="00EA6757"/>
    <w:rsid w:val="00EA67A4"/>
    <w:rsid w:val="00EA69E0"/>
    <w:rsid w:val="00EA6B41"/>
    <w:rsid w:val="00EA6DFD"/>
    <w:rsid w:val="00EB008B"/>
    <w:rsid w:val="00EB0157"/>
    <w:rsid w:val="00EB0232"/>
    <w:rsid w:val="00EB032A"/>
    <w:rsid w:val="00EB0580"/>
    <w:rsid w:val="00EB05DD"/>
    <w:rsid w:val="00EB0AF6"/>
    <w:rsid w:val="00EB13B7"/>
    <w:rsid w:val="00EB16A6"/>
    <w:rsid w:val="00EB1D54"/>
    <w:rsid w:val="00EB1F3A"/>
    <w:rsid w:val="00EB24FD"/>
    <w:rsid w:val="00EB251A"/>
    <w:rsid w:val="00EB2983"/>
    <w:rsid w:val="00EB2E78"/>
    <w:rsid w:val="00EB3536"/>
    <w:rsid w:val="00EB370A"/>
    <w:rsid w:val="00EB3958"/>
    <w:rsid w:val="00EB3DB1"/>
    <w:rsid w:val="00EB419D"/>
    <w:rsid w:val="00EB4562"/>
    <w:rsid w:val="00EB48B9"/>
    <w:rsid w:val="00EB4AAA"/>
    <w:rsid w:val="00EB4F52"/>
    <w:rsid w:val="00EB5A11"/>
    <w:rsid w:val="00EB5B40"/>
    <w:rsid w:val="00EB69EA"/>
    <w:rsid w:val="00EB7DBC"/>
    <w:rsid w:val="00EC03B4"/>
    <w:rsid w:val="00EC0F4C"/>
    <w:rsid w:val="00EC1037"/>
    <w:rsid w:val="00EC119D"/>
    <w:rsid w:val="00EC16C0"/>
    <w:rsid w:val="00EC1FE7"/>
    <w:rsid w:val="00EC2577"/>
    <w:rsid w:val="00EC2BD6"/>
    <w:rsid w:val="00EC2E27"/>
    <w:rsid w:val="00EC31EE"/>
    <w:rsid w:val="00EC3252"/>
    <w:rsid w:val="00EC3330"/>
    <w:rsid w:val="00EC3440"/>
    <w:rsid w:val="00EC3500"/>
    <w:rsid w:val="00EC3519"/>
    <w:rsid w:val="00EC3568"/>
    <w:rsid w:val="00EC366E"/>
    <w:rsid w:val="00EC3FEB"/>
    <w:rsid w:val="00EC4578"/>
    <w:rsid w:val="00EC48DC"/>
    <w:rsid w:val="00EC5436"/>
    <w:rsid w:val="00EC562B"/>
    <w:rsid w:val="00EC6506"/>
    <w:rsid w:val="00EC6683"/>
    <w:rsid w:val="00EC77F1"/>
    <w:rsid w:val="00EC7F27"/>
    <w:rsid w:val="00ED031E"/>
    <w:rsid w:val="00ED0352"/>
    <w:rsid w:val="00ED04DC"/>
    <w:rsid w:val="00ED050D"/>
    <w:rsid w:val="00ED0AA7"/>
    <w:rsid w:val="00ED16C4"/>
    <w:rsid w:val="00ED1E10"/>
    <w:rsid w:val="00ED2906"/>
    <w:rsid w:val="00ED2A43"/>
    <w:rsid w:val="00ED2EDC"/>
    <w:rsid w:val="00ED30E9"/>
    <w:rsid w:val="00ED3907"/>
    <w:rsid w:val="00ED39E4"/>
    <w:rsid w:val="00ED3EBA"/>
    <w:rsid w:val="00ED4880"/>
    <w:rsid w:val="00ED536D"/>
    <w:rsid w:val="00ED5481"/>
    <w:rsid w:val="00ED54E4"/>
    <w:rsid w:val="00ED56BD"/>
    <w:rsid w:val="00ED5C7C"/>
    <w:rsid w:val="00ED6891"/>
    <w:rsid w:val="00ED6A22"/>
    <w:rsid w:val="00ED6EF1"/>
    <w:rsid w:val="00ED7405"/>
    <w:rsid w:val="00ED74CE"/>
    <w:rsid w:val="00ED7539"/>
    <w:rsid w:val="00ED79BE"/>
    <w:rsid w:val="00ED7B70"/>
    <w:rsid w:val="00ED7D8D"/>
    <w:rsid w:val="00EE0055"/>
    <w:rsid w:val="00EE0443"/>
    <w:rsid w:val="00EE088F"/>
    <w:rsid w:val="00EE0E7D"/>
    <w:rsid w:val="00EE1983"/>
    <w:rsid w:val="00EE1BE7"/>
    <w:rsid w:val="00EE1C57"/>
    <w:rsid w:val="00EE2BCD"/>
    <w:rsid w:val="00EE2E25"/>
    <w:rsid w:val="00EE3023"/>
    <w:rsid w:val="00EE3267"/>
    <w:rsid w:val="00EE3433"/>
    <w:rsid w:val="00EE3498"/>
    <w:rsid w:val="00EE3729"/>
    <w:rsid w:val="00EE3C96"/>
    <w:rsid w:val="00EE5601"/>
    <w:rsid w:val="00EE572B"/>
    <w:rsid w:val="00EE5BFC"/>
    <w:rsid w:val="00EE6454"/>
    <w:rsid w:val="00EE6C97"/>
    <w:rsid w:val="00EE6D97"/>
    <w:rsid w:val="00EE7073"/>
    <w:rsid w:val="00EE70A1"/>
    <w:rsid w:val="00EE7164"/>
    <w:rsid w:val="00EE721F"/>
    <w:rsid w:val="00EE759C"/>
    <w:rsid w:val="00EE7609"/>
    <w:rsid w:val="00EE769C"/>
    <w:rsid w:val="00EE7742"/>
    <w:rsid w:val="00EE7AD3"/>
    <w:rsid w:val="00EF06AC"/>
    <w:rsid w:val="00EF086B"/>
    <w:rsid w:val="00EF1B75"/>
    <w:rsid w:val="00EF1DD8"/>
    <w:rsid w:val="00EF1F28"/>
    <w:rsid w:val="00EF23E8"/>
    <w:rsid w:val="00EF2546"/>
    <w:rsid w:val="00EF2D8C"/>
    <w:rsid w:val="00EF35E1"/>
    <w:rsid w:val="00EF3812"/>
    <w:rsid w:val="00EF3C63"/>
    <w:rsid w:val="00EF3DE8"/>
    <w:rsid w:val="00EF3E23"/>
    <w:rsid w:val="00EF4632"/>
    <w:rsid w:val="00EF48D7"/>
    <w:rsid w:val="00EF4914"/>
    <w:rsid w:val="00EF4DF2"/>
    <w:rsid w:val="00EF578A"/>
    <w:rsid w:val="00EF58B9"/>
    <w:rsid w:val="00EF612C"/>
    <w:rsid w:val="00EF6334"/>
    <w:rsid w:val="00EF6615"/>
    <w:rsid w:val="00EF6C58"/>
    <w:rsid w:val="00EF7036"/>
    <w:rsid w:val="00EF77E9"/>
    <w:rsid w:val="00F011AF"/>
    <w:rsid w:val="00F01479"/>
    <w:rsid w:val="00F01923"/>
    <w:rsid w:val="00F022A9"/>
    <w:rsid w:val="00F0233B"/>
    <w:rsid w:val="00F024FA"/>
    <w:rsid w:val="00F026E6"/>
    <w:rsid w:val="00F027C5"/>
    <w:rsid w:val="00F02926"/>
    <w:rsid w:val="00F02B8B"/>
    <w:rsid w:val="00F02F2C"/>
    <w:rsid w:val="00F0371E"/>
    <w:rsid w:val="00F0419B"/>
    <w:rsid w:val="00F042A2"/>
    <w:rsid w:val="00F0497D"/>
    <w:rsid w:val="00F050E2"/>
    <w:rsid w:val="00F0533E"/>
    <w:rsid w:val="00F055ED"/>
    <w:rsid w:val="00F056E5"/>
    <w:rsid w:val="00F056F8"/>
    <w:rsid w:val="00F05A35"/>
    <w:rsid w:val="00F05B80"/>
    <w:rsid w:val="00F061F6"/>
    <w:rsid w:val="00F06282"/>
    <w:rsid w:val="00F06791"/>
    <w:rsid w:val="00F067C6"/>
    <w:rsid w:val="00F068D3"/>
    <w:rsid w:val="00F06CC4"/>
    <w:rsid w:val="00F06DD7"/>
    <w:rsid w:val="00F076FF"/>
    <w:rsid w:val="00F1000D"/>
    <w:rsid w:val="00F10836"/>
    <w:rsid w:val="00F10BE1"/>
    <w:rsid w:val="00F1118F"/>
    <w:rsid w:val="00F119B4"/>
    <w:rsid w:val="00F1257E"/>
    <w:rsid w:val="00F125E7"/>
    <w:rsid w:val="00F13299"/>
    <w:rsid w:val="00F14475"/>
    <w:rsid w:val="00F1550C"/>
    <w:rsid w:val="00F15A80"/>
    <w:rsid w:val="00F15CCF"/>
    <w:rsid w:val="00F1611B"/>
    <w:rsid w:val="00F168B6"/>
    <w:rsid w:val="00F16EE7"/>
    <w:rsid w:val="00F175A3"/>
    <w:rsid w:val="00F1795C"/>
    <w:rsid w:val="00F179F4"/>
    <w:rsid w:val="00F17CDC"/>
    <w:rsid w:val="00F2002F"/>
    <w:rsid w:val="00F20202"/>
    <w:rsid w:val="00F20558"/>
    <w:rsid w:val="00F20915"/>
    <w:rsid w:val="00F20D32"/>
    <w:rsid w:val="00F20EC5"/>
    <w:rsid w:val="00F20F61"/>
    <w:rsid w:val="00F211CE"/>
    <w:rsid w:val="00F212FE"/>
    <w:rsid w:val="00F216B7"/>
    <w:rsid w:val="00F21C89"/>
    <w:rsid w:val="00F21EE3"/>
    <w:rsid w:val="00F221F7"/>
    <w:rsid w:val="00F22511"/>
    <w:rsid w:val="00F22AC8"/>
    <w:rsid w:val="00F235B1"/>
    <w:rsid w:val="00F23AA9"/>
    <w:rsid w:val="00F241D7"/>
    <w:rsid w:val="00F248FC"/>
    <w:rsid w:val="00F24D5F"/>
    <w:rsid w:val="00F25BDD"/>
    <w:rsid w:val="00F2627E"/>
    <w:rsid w:val="00F2636D"/>
    <w:rsid w:val="00F2646C"/>
    <w:rsid w:val="00F2677C"/>
    <w:rsid w:val="00F2682B"/>
    <w:rsid w:val="00F27016"/>
    <w:rsid w:val="00F27279"/>
    <w:rsid w:val="00F27765"/>
    <w:rsid w:val="00F27824"/>
    <w:rsid w:val="00F30147"/>
    <w:rsid w:val="00F30BB0"/>
    <w:rsid w:val="00F30BB2"/>
    <w:rsid w:val="00F30C3F"/>
    <w:rsid w:val="00F30CB2"/>
    <w:rsid w:val="00F30EE7"/>
    <w:rsid w:val="00F31BA7"/>
    <w:rsid w:val="00F31D64"/>
    <w:rsid w:val="00F31F4C"/>
    <w:rsid w:val="00F32070"/>
    <w:rsid w:val="00F32173"/>
    <w:rsid w:val="00F32410"/>
    <w:rsid w:val="00F32A62"/>
    <w:rsid w:val="00F333DA"/>
    <w:rsid w:val="00F3360B"/>
    <w:rsid w:val="00F33906"/>
    <w:rsid w:val="00F3450A"/>
    <w:rsid w:val="00F35163"/>
    <w:rsid w:val="00F354DE"/>
    <w:rsid w:val="00F36274"/>
    <w:rsid w:val="00F36299"/>
    <w:rsid w:val="00F366D8"/>
    <w:rsid w:val="00F36792"/>
    <w:rsid w:val="00F36ADD"/>
    <w:rsid w:val="00F36C02"/>
    <w:rsid w:val="00F3704C"/>
    <w:rsid w:val="00F37D25"/>
    <w:rsid w:val="00F40649"/>
    <w:rsid w:val="00F40662"/>
    <w:rsid w:val="00F40742"/>
    <w:rsid w:val="00F40CBD"/>
    <w:rsid w:val="00F410C5"/>
    <w:rsid w:val="00F4129A"/>
    <w:rsid w:val="00F4145B"/>
    <w:rsid w:val="00F41841"/>
    <w:rsid w:val="00F41870"/>
    <w:rsid w:val="00F41A81"/>
    <w:rsid w:val="00F41C6C"/>
    <w:rsid w:val="00F41E38"/>
    <w:rsid w:val="00F42D0D"/>
    <w:rsid w:val="00F4305A"/>
    <w:rsid w:val="00F436AA"/>
    <w:rsid w:val="00F43934"/>
    <w:rsid w:val="00F43A34"/>
    <w:rsid w:val="00F43F63"/>
    <w:rsid w:val="00F44C6A"/>
    <w:rsid w:val="00F44FBE"/>
    <w:rsid w:val="00F45B0D"/>
    <w:rsid w:val="00F45F01"/>
    <w:rsid w:val="00F4667F"/>
    <w:rsid w:val="00F46BFA"/>
    <w:rsid w:val="00F4715B"/>
    <w:rsid w:val="00F474BD"/>
    <w:rsid w:val="00F47F52"/>
    <w:rsid w:val="00F5131E"/>
    <w:rsid w:val="00F51CBD"/>
    <w:rsid w:val="00F51DED"/>
    <w:rsid w:val="00F5222E"/>
    <w:rsid w:val="00F522CC"/>
    <w:rsid w:val="00F52CC9"/>
    <w:rsid w:val="00F52D55"/>
    <w:rsid w:val="00F53436"/>
    <w:rsid w:val="00F538FC"/>
    <w:rsid w:val="00F53923"/>
    <w:rsid w:val="00F545CC"/>
    <w:rsid w:val="00F55900"/>
    <w:rsid w:val="00F55C71"/>
    <w:rsid w:val="00F55CFC"/>
    <w:rsid w:val="00F56450"/>
    <w:rsid w:val="00F56791"/>
    <w:rsid w:val="00F57070"/>
    <w:rsid w:val="00F57639"/>
    <w:rsid w:val="00F57679"/>
    <w:rsid w:val="00F57A12"/>
    <w:rsid w:val="00F57BD8"/>
    <w:rsid w:val="00F57E0A"/>
    <w:rsid w:val="00F6003C"/>
    <w:rsid w:val="00F603D6"/>
    <w:rsid w:val="00F60512"/>
    <w:rsid w:val="00F6083B"/>
    <w:rsid w:val="00F60EB4"/>
    <w:rsid w:val="00F616A2"/>
    <w:rsid w:val="00F620F1"/>
    <w:rsid w:val="00F621D2"/>
    <w:rsid w:val="00F6223B"/>
    <w:rsid w:val="00F6247E"/>
    <w:rsid w:val="00F62A07"/>
    <w:rsid w:val="00F63219"/>
    <w:rsid w:val="00F641DA"/>
    <w:rsid w:val="00F64293"/>
    <w:rsid w:val="00F6442E"/>
    <w:rsid w:val="00F644E0"/>
    <w:rsid w:val="00F645D7"/>
    <w:rsid w:val="00F6462F"/>
    <w:rsid w:val="00F64B4D"/>
    <w:rsid w:val="00F64C80"/>
    <w:rsid w:val="00F6587D"/>
    <w:rsid w:val="00F66426"/>
    <w:rsid w:val="00F669B2"/>
    <w:rsid w:val="00F66A8F"/>
    <w:rsid w:val="00F6701D"/>
    <w:rsid w:val="00F67416"/>
    <w:rsid w:val="00F678ED"/>
    <w:rsid w:val="00F7027F"/>
    <w:rsid w:val="00F7043F"/>
    <w:rsid w:val="00F71456"/>
    <w:rsid w:val="00F7156F"/>
    <w:rsid w:val="00F7193D"/>
    <w:rsid w:val="00F71A23"/>
    <w:rsid w:val="00F71A80"/>
    <w:rsid w:val="00F7202C"/>
    <w:rsid w:val="00F72351"/>
    <w:rsid w:val="00F7270F"/>
    <w:rsid w:val="00F72C41"/>
    <w:rsid w:val="00F72CEB"/>
    <w:rsid w:val="00F72D20"/>
    <w:rsid w:val="00F72D37"/>
    <w:rsid w:val="00F736C7"/>
    <w:rsid w:val="00F73734"/>
    <w:rsid w:val="00F73F83"/>
    <w:rsid w:val="00F74B59"/>
    <w:rsid w:val="00F74B66"/>
    <w:rsid w:val="00F74E93"/>
    <w:rsid w:val="00F74EF3"/>
    <w:rsid w:val="00F7506D"/>
    <w:rsid w:val="00F7547B"/>
    <w:rsid w:val="00F75ED8"/>
    <w:rsid w:val="00F7620E"/>
    <w:rsid w:val="00F7646A"/>
    <w:rsid w:val="00F76816"/>
    <w:rsid w:val="00F7688A"/>
    <w:rsid w:val="00F7699D"/>
    <w:rsid w:val="00F76A08"/>
    <w:rsid w:val="00F76A62"/>
    <w:rsid w:val="00F76EE2"/>
    <w:rsid w:val="00F80912"/>
    <w:rsid w:val="00F80AB3"/>
    <w:rsid w:val="00F80E64"/>
    <w:rsid w:val="00F8190F"/>
    <w:rsid w:val="00F81D8E"/>
    <w:rsid w:val="00F82C8F"/>
    <w:rsid w:val="00F82CC7"/>
    <w:rsid w:val="00F83358"/>
    <w:rsid w:val="00F8351A"/>
    <w:rsid w:val="00F84ABD"/>
    <w:rsid w:val="00F84CBA"/>
    <w:rsid w:val="00F84E24"/>
    <w:rsid w:val="00F85327"/>
    <w:rsid w:val="00F858AC"/>
    <w:rsid w:val="00F860FC"/>
    <w:rsid w:val="00F8618C"/>
    <w:rsid w:val="00F86C2E"/>
    <w:rsid w:val="00F86FA3"/>
    <w:rsid w:val="00F876E1"/>
    <w:rsid w:val="00F87B0C"/>
    <w:rsid w:val="00F87CB1"/>
    <w:rsid w:val="00F87E3E"/>
    <w:rsid w:val="00F9034D"/>
    <w:rsid w:val="00F903D7"/>
    <w:rsid w:val="00F905CF"/>
    <w:rsid w:val="00F90A0B"/>
    <w:rsid w:val="00F913AA"/>
    <w:rsid w:val="00F91600"/>
    <w:rsid w:val="00F91812"/>
    <w:rsid w:val="00F91C1E"/>
    <w:rsid w:val="00F91EC4"/>
    <w:rsid w:val="00F92410"/>
    <w:rsid w:val="00F92860"/>
    <w:rsid w:val="00F92FB6"/>
    <w:rsid w:val="00F931CC"/>
    <w:rsid w:val="00F93631"/>
    <w:rsid w:val="00F9372D"/>
    <w:rsid w:val="00F939C6"/>
    <w:rsid w:val="00F93BF3"/>
    <w:rsid w:val="00F944B3"/>
    <w:rsid w:val="00F94692"/>
    <w:rsid w:val="00F94F60"/>
    <w:rsid w:val="00F9533A"/>
    <w:rsid w:val="00F95865"/>
    <w:rsid w:val="00F958AF"/>
    <w:rsid w:val="00F95B21"/>
    <w:rsid w:val="00F964C7"/>
    <w:rsid w:val="00F96915"/>
    <w:rsid w:val="00F96F00"/>
    <w:rsid w:val="00F96F90"/>
    <w:rsid w:val="00F97310"/>
    <w:rsid w:val="00F97477"/>
    <w:rsid w:val="00F97754"/>
    <w:rsid w:val="00F977F9"/>
    <w:rsid w:val="00F97F70"/>
    <w:rsid w:val="00FA0B71"/>
    <w:rsid w:val="00FA1309"/>
    <w:rsid w:val="00FA138B"/>
    <w:rsid w:val="00FA174E"/>
    <w:rsid w:val="00FA1F27"/>
    <w:rsid w:val="00FA21FC"/>
    <w:rsid w:val="00FA2527"/>
    <w:rsid w:val="00FA2730"/>
    <w:rsid w:val="00FA2731"/>
    <w:rsid w:val="00FA337D"/>
    <w:rsid w:val="00FA35B9"/>
    <w:rsid w:val="00FA390C"/>
    <w:rsid w:val="00FA449A"/>
    <w:rsid w:val="00FA4B30"/>
    <w:rsid w:val="00FA4E15"/>
    <w:rsid w:val="00FA5016"/>
    <w:rsid w:val="00FA5387"/>
    <w:rsid w:val="00FA5A7E"/>
    <w:rsid w:val="00FA5ABF"/>
    <w:rsid w:val="00FA6645"/>
    <w:rsid w:val="00FA7288"/>
    <w:rsid w:val="00FA7DB1"/>
    <w:rsid w:val="00FB03EF"/>
    <w:rsid w:val="00FB056F"/>
    <w:rsid w:val="00FB081B"/>
    <w:rsid w:val="00FB087C"/>
    <w:rsid w:val="00FB0E5A"/>
    <w:rsid w:val="00FB0E80"/>
    <w:rsid w:val="00FB1397"/>
    <w:rsid w:val="00FB1961"/>
    <w:rsid w:val="00FB1BFE"/>
    <w:rsid w:val="00FB2010"/>
    <w:rsid w:val="00FB2CC7"/>
    <w:rsid w:val="00FB39DD"/>
    <w:rsid w:val="00FB3B69"/>
    <w:rsid w:val="00FB3E30"/>
    <w:rsid w:val="00FB3F5B"/>
    <w:rsid w:val="00FB4116"/>
    <w:rsid w:val="00FB5392"/>
    <w:rsid w:val="00FB5481"/>
    <w:rsid w:val="00FB5AED"/>
    <w:rsid w:val="00FB5D89"/>
    <w:rsid w:val="00FB622A"/>
    <w:rsid w:val="00FB6461"/>
    <w:rsid w:val="00FB676C"/>
    <w:rsid w:val="00FB6E0E"/>
    <w:rsid w:val="00FB6ECA"/>
    <w:rsid w:val="00FB6F75"/>
    <w:rsid w:val="00FB7105"/>
    <w:rsid w:val="00FB7219"/>
    <w:rsid w:val="00FB7222"/>
    <w:rsid w:val="00FC04CE"/>
    <w:rsid w:val="00FC0BE5"/>
    <w:rsid w:val="00FC0E2D"/>
    <w:rsid w:val="00FC1189"/>
    <w:rsid w:val="00FC1372"/>
    <w:rsid w:val="00FC13DB"/>
    <w:rsid w:val="00FC2193"/>
    <w:rsid w:val="00FC32DD"/>
    <w:rsid w:val="00FC3318"/>
    <w:rsid w:val="00FC342D"/>
    <w:rsid w:val="00FC4158"/>
    <w:rsid w:val="00FC438F"/>
    <w:rsid w:val="00FC4C0F"/>
    <w:rsid w:val="00FC4C19"/>
    <w:rsid w:val="00FC51FF"/>
    <w:rsid w:val="00FC54F2"/>
    <w:rsid w:val="00FC5DB7"/>
    <w:rsid w:val="00FC5FB4"/>
    <w:rsid w:val="00FC628B"/>
    <w:rsid w:val="00FC68A8"/>
    <w:rsid w:val="00FC68DC"/>
    <w:rsid w:val="00FC6C69"/>
    <w:rsid w:val="00FC6E82"/>
    <w:rsid w:val="00FC78B6"/>
    <w:rsid w:val="00FC7A03"/>
    <w:rsid w:val="00FD0634"/>
    <w:rsid w:val="00FD0937"/>
    <w:rsid w:val="00FD0D9D"/>
    <w:rsid w:val="00FD10F4"/>
    <w:rsid w:val="00FD1B44"/>
    <w:rsid w:val="00FD2011"/>
    <w:rsid w:val="00FD2330"/>
    <w:rsid w:val="00FD322E"/>
    <w:rsid w:val="00FD377D"/>
    <w:rsid w:val="00FD3A6B"/>
    <w:rsid w:val="00FD40A0"/>
    <w:rsid w:val="00FD4615"/>
    <w:rsid w:val="00FD479A"/>
    <w:rsid w:val="00FD479F"/>
    <w:rsid w:val="00FD50B7"/>
    <w:rsid w:val="00FD53A5"/>
    <w:rsid w:val="00FD5810"/>
    <w:rsid w:val="00FD5B51"/>
    <w:rsid w:val="00FD60BE"/>
    <w:rsid w:val="00FD6423"/>
    <w:rsid w:val="00FD69BF"/>
    <w:rsid w:val="00FD7049"/>
    <w:rsid w:val="00FD71AA"/>
    <w:rsid w:val="00FD7E08"/>
    <w:rsid w:val="00FE0E10"/>
    <w:rsid w:val="00FE1657"/>
    <w:rsid w:val="00FE19E0"/>
    <w:rsid w:val="00FE2573"/>
    <w:rsid w:val="00FE29A4"/>
    <w:rsid w:val="00FE2B1F"/>
    <w:rsid w:val="00FE2DBC"/>
    <w:rsid w:val="00FE2FC7"/>
    <w:rsid w:val="00FE30DE"/>
    <w:rsid w:val="00FE4110"/>
    <w:rsid w:val="00FE41F6"/>
    <w:rsid w:val="00FE428D"/>
    <w:rsid w:val="00FE4292"/>
    <w:rsid w:val="00FE534D"/>
    <w:rsid w:val="00FE59DC"/>
    <w:rsid w:val="00FE5BBC"/>
    <w:rsid w:val="00FE5EC6"/>
    <w:rsid w:val="00FE766E"/>
    <w:rsid w:val="00FE7807"/>
    <w:rsid w:val="00FE7AC9"/>
    <w:rsid w:val="00FF041C"/>
    <w:rsid w:val="00FF0861"/>
    <w:rsid w:val="00FF0B68"/>
    <w:rsid w:val="00FF0D6B"/>
    <w:rsid w:val="00FF17FB"/>
    <w:rsid w:val="00FF1BCB"/>
    <w:rsid w:val="00FF2025"/>
    <w:rsid w:val="00FF249C"/>
    <w:rsid w:val="00FF274D"/>
    <w:rsid w:val="00FF283C"/>
    <w:rsid w:val="00FF2ACE"/>
    <w:rsid w:val="00FF2B14"/>
    <w:rsid w:val="00FF2E81"/>
    <w:rsid w:val="00FF2E94"/>
    <w:rsid w:val="00FF2EE8"/>
    <w:rsid w:val="00FF3A78"/>
    <w:rsid w:val="00FF3AAE"/>
    <w:rsid w:val="00FF3BD3"/>
    <w:rsid w:val="00FF4271"/>
    <w:rsid w:val="00FF427E"/>
    <w:rsid w:val="00FF4B43"/>
    <w:rsid w:val="00FF4BA6"/>
    <w:rsid w:val="00FF4F55"/>
    <w:rsid w:val="00FF54CD"/>
    <w:rsid w:val="00FF550C"/>
    <w:rsid w:val="00FF61F1"/>
    <w:rsid w:val="00FF68BB"/>
    <w:rsid w:val="00FF68FC"/>
    <w:rsid w:val="00FF7350"/>
    <w:rsid w:val="00FF7568"/>
  </w:rsids>
  <m:mathPr>
    <m:mathFont m:val="Cambria Math"/>
    <m:brkBin m:val="before"/>
    <m:brkBinSub m:val="--"/>
    <m:smallFrac m:val="0"/>
    <m:dispDef m:val="0"/>
    <m:lMargin m:val="0"/>
    <m:rMargin m:val="0"/>
    <m:defJc m:val="centerGroup"/>
    <m:wrapRight/>
    <m:intLim m:val="subSup"/>
    <m:naryLim m:val="subSup"/>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5297"/>
    <o:shapelayout v:ext="edit">
      <o:idmap v:ext="edit" data="1"/>
    </o:shapelayout>
  </w:shapeDefaults>
  <w:decimalSymbol w:val=","/>
  <w:listSeparator w:val=";"/>
  <w14:docId w14:val="421F7CE4"/>
  <w15:docId w15:val="{A51AF5CD-BFCB-4707-906F-19F65779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Calibri" w:hAnsi="Verdana" w:cs="Times New Roman"/>
        <w:sz w:val="18"/>
        <w:szCs w:val="18"/>
        <w:lang w:val="nl-NL" w:eastAsia="nl-NL" w:bidi="ar-SA"/>
      </w:rPr>
    </w:rPrDefault>
    <w:pPrDefault>
      <w:pPr>
        <w:spacing w:line="280" w:lineRule="atLeas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aliases w:val="1 standaard"/>
    <w:qFormat/>
    <w:rsid w:val="00607CC4"/>
    <w:pPr>
      <w:contextualSpacing/>
    </w:pPr>
    <w:rPr>
      <w:rFonts w:eastAsia="Times New Roman"/>
    </w:rPr>
  </w:style>
  <w:style w:type="paragraph" w:styleId="Kop1">
    <w:name w:val="heading 1"/>
    <w:aliases w:val="3 hoofdstuk genummerd"/>
    <w:basedOn w:val="Kop2"/>
    <w:next w:val="Standaard"/>
    <w:link w:val="Kop1Char"/>
    <w:autoRedefine/>
    <w:uiPriority w:val="9"/>
    <w:qFormat/>
    <w:rsid w:val="00A259DA"/>
    <w:pPr>
      <w:pageBreakBefore/>
      <w:numPr>
        <w:numId w:val="32"/>
      </w:numPr>
      <w:ind w:left="357" w:hanging="357"/>
      <w:outlineLvl w:val="0"/>
    </w:pPr>
    <w:rPr>
      <w:sz w:val="24"/>
    </w:rPr>
  </w:style>
  <w:style w:type="paragraph" w:styleId="Kop2">
    <w:name w:val="heading 2"/>
    <w:aliases w:val="4 paragraaf genummerd"/>
    <w:next w:val="Standaard"/>
    <w:link w:val="Kop2Char"/>
    <w:uiPriority w:val="9"/>
    <w:qFormat/>
    <w:rsid w:val="00A37E52"/>
    <w:pPr>
      <w:spacing w:line="500" w:lineRule="exact"/>
      <w:outlineLvl w:val="1"/>
    </w:pPr>
    <w:rPr>
      <w:b/>
      <w:bCs/>
      <w:color w:val="004A82" w:themeColor="text2" w:themeTint="E6"/>
      <w:sz w:val="22"/>
      <w:szCs w:val="24"/>
      <w:lang w:eastAsia="en-US"/>
    </w:rPr>
  </w:style>
  <w:style w:type="paragraph" w:styleId="Kop3">
    <w:name w:val="heading 3"/>
    <w:aliases w:val="5 subparagraaf genummerd"/>
    <w:next w:val="Standaard"/>
    <w:link w:val="Kop3Char"/>
    <w:uiPriority w:val="9"/>
    <w:qFormat/>
    <w:rsid w:val="008B7713"/>
    <w:pPr>
      <w:spacing w:line="500" w:lineRule="exact"/>
      <w:outlineLvl w:val="2"/>
    </w:pPr>
    <w:rPr>
      <w:b/>
      <w:bCs/>
      <w:color w:val="003359"/>
      <w:szCs w:val="24"/>
      <w:lang w:eastAsia="en-US"/>
    </w:rPr>
  </w:style>
  <w:style w:type="paragraph" w:styleId="Kop4">
    <w:name w:val="heading 4"/>
    <w:basedOn w:val="Standaard"/>
    <w:next w:val="Standaard"/>
    <w:link w:val="Kop4Char"/>
    <w:semiHidden/>
    <w:unhideWhenUsed/>
    <w:rsid w:val="004F75A6"/>
    <w:pPr>
      <w:keepNext/>
      <w:keepLines/>
      <w:outlineLvl w:val="3"/>
    </w:pPr>
    <w:rPr>
      <w:rFonts w:eastAsiaTheme="majorEastAsia" w:cstheme="majorBidi"/>
      <w:b/>
      <w:bCs/>
      <w:i/>
      <w:iCs/>
      <w:color w:val="003359"/>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3 hoofdstuk genummerd Char"/>
    <w:basedOn w:val="Standaardalinea-lettertype"/>
    <w:link w:val="Kop1"/>
    <w:uiPriority w:val="9"/>
    <w:rsid w:val="00A259DA"/>
    <w:rPr>
      <w:b/>
      <w:bCs/>
      <w:color w:val="004A82" w:themeColor="text2" w:themeTint="E6"/>
      <w:sz w:val="24"/>
      <w:szCs w:val="24"/>
      <w:lang w:eastAsia="en-US"/>
    </w:rPr>
  </w:style>
  <w:style w:type="character" w:customStyle="1" w:styleId="Kop2Char">
    <w:name w:val="Kop 2 Char"/>
    <w:aliases w:val="4 paragraaf genummerd Char"/>
    <w:basedOn w:val="Standaardalinea-lettertype"/>
    <w:link w:val="Kop2"/>
    <w:uiPriority w:val="9"/>
    <w:rsid w:val="00A37E52"/>
    <w:rPr>
      <w:b/>
      <w:bCs/>
      <w:color w:val="004A82" w:themeColor="text2" w:themeTint="E6"/>
      <w:sz w:val="22"/>
      <w:szCs w:val="24"/>
      <w:lang w:eastAsia="en-US"/>
    </w:rPr>
  </w:style>
  <w:style w:type="character" w:customStyle="1" w:styleId="Kop3Char">
    <w:name w:val="Kop 3 Char"/>
    <w:aliases w:val="5 subparagraaf genummerd Char"/>
    <w:basedOn w:val="Standaardalinea-lettertype"/>
    <w:link w:val="Kop3"/>
    <w:uiPriority w:val="9"/>
    <w:rsid w:val="008B7713"/>
    <w:rPr>
      <w:b/>
      <w:bCs/>
      <w:color w:val="003359"/>
      <w:szCs w:val="24"/>
      <w:lang w:eastAsia="en-US"/>
    </w:rPr>
  </w:style>
  <w:style w:type="paragraph" w:styleId="Citaat">
    <w:name w:val="Quote"/>
    <w:aliases w:val="K10-citaat"/>
    <w:basedOn w:val="Standaard"/>
    <w:next w:val="Standaard"/>
    <w:link w:val="CitaatChar"/>
    <w:rsid w:val="00BC1BFA"/>
    <w:rPr>
      <w:i/>
      <w:iCs/>
      <w:color w:val="003359"/>
    </w:rPr>
  </w:style>
  <w:style w:type="character" w:customStyle="1" w:styleId="CitaatChar">
    <w:name w:val="Citaat Char"/>
    <w:aliases w:val="K10-citaat Char"/>
    <w:basedOn w:val="Standaardalinea-lettertype"/>
    <w:link w:val="Citaat"/>
    <w:rsid w:val="00A3482E"/>
    <w:rPr>
      <w:rFonts w:eastAsia="Times New Roman"/>
      <w:i/>
      <w:iCs/>
      <w:noProof/>
      <w:color w:val="003359"/>
    </w:rPr>
  </w:style>
  <w:style w:type="paragraph" w:styleId="Voettekst">
    <w:name w:val="footer"/>
    <w:basedOn w:val="Standaard"/>
    <w:link w:val="VoettekstChar"/>
    <w:uiPriority w:val="99"/>
    <w:unhideWhenUsed/>
    <w:rsid w:val="00EE7AD3"/>
    <w:pPr>
      <w:tabs>
        <w:tab w:val="center" w:pos="4153"/>
        <w:tab w:val="right" w:pos="8306"/>
      </w:tabs>
      <w:spacing w:line="240" w:lineRule="auto"/>
    </w:pPr>
    <w:rPr>
      <w:sz w:val="14"/>
    </w:rPr>
  </w:style>
  <w:style w:type="character" w:customStyle="1" w:styleId="VoettekstChar">
    <w:name w:val="Voettekst Char"/>
    <w:basedOn w:val="Standaardalinea-lettertype"/>
    <w:link w:val="Voettekst"/>
    <w:uiPriority w:val="99"/>
    <w:rsid w:val="00EE7AD3"/>
    <w:rPr>
      <w:rFonts w:ascii="Verdana" w:eastAsia="Times New Roman" w:hAnsi="Verdana"/>
      <w:noProof/>
      <w:sz w:val="14"/>
    </w:rPr>
  </w:style>
  <w:style w:type="paragraph" w:customStyle="1" w:styleId="K12-adresgegevens">
    <w:name w:val="K12-adresgegevens"/>
    <w:basedOn w:val="Standaard"/>
    <w:next w:val="Standaard"/>
    <w:rsid w:val="0014572A"/>
    <w:pPr>
      <w:spacing w:line="240" w:lineRule="auto"/>
    </w:pPr>
    <w:rPr>
      <w:b/>
      <w:color w:val="FFFFFF" w:themeColor="background1"/>
    </w:rPr>
  </w:style>
  <w:style w:type="character" w:styleId="Hyperlink">
    <w:name w:val="Hyperlink"/>
    <w:basedOn w:val="Standaardalinea-lettertype"/>
    <w:uiPriority w:val="99"/>
    <w:rsid w:val="00107825"/>
    <w:rPr>
      <w:color w:val="0000FF"/>
      <w:u w:val="single"/>
    </w:rPr>
  </w:style>
  <w:style w:type="paragraph" w:styleId="Inhopg1">
    <w:name w:val="toc 1"/>
    <w:aliases w:val="K-Inhoud 1"/>
    <w:basedOn w:val="Standaard"/>
    <w:next w:val="Standaard"/>
    <w:autoRedefine/>
    <w:uiPriority w:val="39"/>
    <w:rsid w:val="0052732D"/>
    <w:pPr>
      <w:tabs>
        <w:tab w:val="left" w:pos="426"/>
        <w:tab w:val="right" w:pos="9054"/>
      </w:tabs>
      <w:spacing w:before="140"/>
    </w:pPr>
    <w:rPr>
      <w:b/>
    </w:rPr>
  </w:style>
  <w:style w:type="paragraph" w:styleId="Inhopg2">
    <w:name w:val="toc 2"/>
    <w:aliases w:val="K-inhoud 2"/>
    <w:basedOn w:val="Standaard"/>
    <w:next w:val="Standaard"/>
    <w:autoRedefine/>
    <w:uiPriority w:val="39"/>
    <w:rsid w:val="009C7DA5"/>
    <w:pPr>
      <w:tabs>
        <w:tab w:val="left" w:pos="1134"/>
        <w:tab w:val="right" w:pos="9072"/>
      </w:tabs>
      <w:ind w:left="567" w:hanging="141"/>
    </w:pPr>
    <w:rPr>
      <w:rFonts w:asciiTheme="minorHAnsi" w:eastAsiaTheme="minorEastAsia" w:hAnsiTheme="minorHAnsi" w:cstheme="minorBidi"/>
      <w:sz w:val="22"/>
      <w:szCs w:val="22"/>
    </w:rPr>
  </w:style>
  <w:style w:type="paragraph" w:customStyle="1" w:styleId="6opsomming">
    <w:name w:val="6 opsomming"/>
    <w:basedOn w:val="Standaard"/>
    <w:autoRedefine/>
    <w:rsid w:val="004F75A6"/>
    <w:pPr>
      <w:numPr>
        <w:numId w:val="1"/>
      </w:numPr>
    </w:pPr>
    <w:rPr>
      <w:szCs w:val="22"/>
      <w:lang w:eastAsia="en-US"/>
    </w:rPr>
  </w:style>
  <w:style w:type="paragraph" w:customStyle="1" w:styleId="2kopjevet">
    <w:name w:val="2 kopje  vet"/>
    <w:basedOn w:val="Standaard"/>
    <w:next w:val="Standaard"/>
    <w:qFormat/>
    <w:rsid w:val="00A3482E"/>
    <w:pPr>
      <w:spacing w:line="500" w:lineRule="atLeast"/>
    </w:pPr>
    <w:rPr>
      <w:b/>
      <w:color w:val="003359"/>
      <w:szCs w:val="22"/>
      <w:lang w:eastAsia="en-US"/>
    </w:rPr>
  </w:style>
  <w:style w:type="character" w:customStyle="1" w:styleId="Kop4Char">
    <w:name w:val="Kop 4 Char"/>
    <w:basedOn w:val="Standaardalinea-lettertype"/>
    <w:link w:val="Kop4"/>
    <w:semiHidden/>
    <w:rsid w:val="004F75A6"/>
    <w:rPr>
      <w:rFonts w:eastAsiaTheme="majorEastAsia" w:cstheme="majorBidi"/>
      <w:b/>
      <w:bCs/>
      <w:i/>
      <w:iCs/>
      <w:noProof/>
      <w:color w:val="003359"/>
    </w:rPr>
  </w:style>
  <w:style w:type="paragraph" w:styleId="Ballontekst">
    <w:name w:val="Balloon Text"/>
    <w:basedOn w:val="Standaard"/>
    <w:link w:val="BallontekstChar"/>
    <w:rsid w:val="00BC1BFA"/>
    <w:pPr>
      <w:spacing w:line="240" w:lineRule="auto"/>
    </w:pPr>
    <w:rPr>
      <w:rFonts w:ascii="Tahoma" w:hAnsi="Tahoma" w:cs="Tahoma"/>
      <w:sz w:val="16"/>
      <w:szCs w:val="16"/>
    </w:rPr>
  </w:style>
  <w:style w:type="character" w:customStyle="1" w:styleId="BallontekstChar">
    <w:name w:val="Ballontekst Char"/>
    <w:basedOn w:val="Standaardalinea-lettertype"/>
    <w:link w:val="Ballontekst"/>
    <w:rsid w:val="00BC1BFA"/>
    <w:rPr>
      <w:rFonts w:ascii="Tahoma" w:eastAsia="Times New Roman" w:hAnsi="Tahoma" w:cs="Tahoma"/>
      <w:noProof/>
      <w:sz w:val="16"/>
      <w:szCs w:val="16"/>
    </w:rPr>
  </w:style>
  <w:style w:type="table" w:styleId="Tabelraster">
    <w:name w:val="Table Grid"/>
    <w:basedOn w:val="Standaardtabel"/>
    <w:uiPriority w:val="39"/>
    <w:rsid w:val="00A249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titel">
    <w:name w:val="koptitel"/>
    <w:basedOn w:val="Standaard"/>
    <w:next w:val="Standaard"/>
    <w:autoRedefine/>
    <w:rsid w:val="001D5F15"/>
    <w:pPr>
      <w:pageBreakBefore/>
      <w:spacing w:line="500" w:lineRule="exact"/>
      <w:contextualSpacing w:val="0"/>
    </w:pPr>
    <w:rPr>
      <w:rFonts w:eastAsia="Calibri"/>
      <w:b/>
      <w:bCs/>
      <w:color w:val="003359"/>
      <w:sz w:val="32"/>
      <w:szCs w:val="22"/>
      <w:lang w:eastAsia="en-US"/>
    </w:rPr>
  </w:style>
  <w:style w:type="paragraph" w:customStyle="1" w:styleId="paragraaf">
    <w:name w:val="paragraaf"/>
    <w:basedOn w:val="koptitel"/>
    <w:next w:val="Standaard"/>
    <w:autoRedefine/>
    <w:rsid w:val="001D5F15"/>
    <w:pPr>
      <w:pageBreakBefore w:val="0"/>
      <w:spacing w:before="280"/>
    </w:pPr>
    <w:rPr>
      <w:noProof/>
      <w:sz w:val="24"/>
      <w:szCs w:val="24"/>
    </w:rPr>
  </w:style>
  <w:style w:type="paragraph" w:customStyle="1" w:styleId="Default">
    <w:name w:val="Default"/>
    <w:rsid w:val="00A3482E"/>
    <w:pPr>
      <w:autoSpaceDE w:val="0"/>
      <w:autoSpaceDN w:val="0"/>
      <w:adjustRightInd w:val="0"/>
    </w:pPr>
    <w:rPr>
      <w:rFonts w:cs="Verdana"/>
      <w:color w:val="000000"/>
      <w:szCs w:val="24"/>
    </w:rPr>
  </w:style>
  <w:style w:type="paragraph" w:styleId="Lijstalinea">
    <w:name w:val="List Paragraph"/>
    <w:basedOn w:val="Standaard"/>
    <w:uiPriority w:val="34"/>
    <w:qFormat/>
    <w:rsid w:val="004F75A6"/>
    <w:pPr>
      <w:ind w:left="340"/>
    </w:pPr>
  </w:style>
  <w:style w:type="numbering" w:customStyle="1" w:styleId="K-nummering">
    <w:name w:val="K-nummering"/>
    <w:basedOn w:val="Geenlijst"/>
    <w:rsid w:val="00275F13"/>
    <w:pPr>
      <w:numPr>
        <w:numId w:val="2"/>
      </w:numPr>
    </w:pPr>
  </w:style>
  <w:style w:type="paragraph" w:customStyle="1" w:styleId="nropsomming">
    <w:name w:val="nr opsomming"/>
    <w:basedOn w:val="Standaard"/>
    <w:qFormat/>
    <w:rsid w:val="004F75A6"/>
    <w:pPr>
      <w:numPr>
        <w:numId w:val="4"/>
      </w:numPr>
    </w:pPr>
  </w:style>
  <w:style w:type="paragraph" w:customStyle="1" w:styleId="titelkop">
    <w:name w:val="titelkop"/>
    <w:basedOn w:val="koptitel"/>
    <w:rsid w:val="00792524"/>
  </w:style>
  <w:style w:type="paragraph" w:styleId="Bijschrift">
    <w:name w:val="caption"/>
    <w:aliases w:val="K11-bijschrift,Beskrivning Char2,Beskrivning Char Char1,Beskrivning Char1 Char,Beskrivning Char Char Char,Beskrivning Char1 Char Char Char,Beskrivning Char Char Char Char Char,Beskrivning Char1 Char Char Char Char Char,Beskrivning Char1"/>
    <w:basedOn w:val="Standaard"/>
    <w:unhideWhenUsed/>
    <w:qFormat/>
    <w:rsid w:val="004F75A6"/>
    <w:pPr>
      <w:spacing w:after="140" w:line="280" w:lineRule="exact"/>
    </w:pPr>
    <w:rPr>
      <w:b/>
      <w:bCs/>
      <w:color w:val="D84010"/>
      <w:sz w:val="16"/>
    </w:rPr>
  </w:style>
  <w:style w:type="paragraph" w:styleId="Voetnoottekst">
    <w:name w:val="footnote text"/>
    <w:basedOn w:val="Standaard"/>
    <w:link w:val="VoetnoottekstChar"/>
    <w:uiPriority w:val="99"/>
    <w:rsid w:val="004F75A6"/>
    <w:pPr>
      <w:spacing w:line="240" w:lineRule="auto"/>
    </w:pPr>
    <w:rPr>
      <w:sz w:val="16"/>
    </w:rPr>
  </w:style>
  <w:style w:type="character" w:customStyle="1" w:styleId="VoetnoottekstChar">
    <w:name w:val="Voetnoottekst Char"/>
    <w:basedOn w:val="Standaardalinea-lettertype"/>
    <w:link w:val="Voetnoottekst"/>
    <w:uiPriority w:val="99"/>
    <w:rsid w:val="00E52649"/>
    <w:rPr>
      <w:rFonts w:ascii="Verdana" w:eastAsia="Times New Roman" w:hAnsi="Verdana"/>
      <w:noProof/>
      <w:sz w:val="16"/>
    </w:rPr>
  </w:style>
  <w:style w:type="character" w:styleId="Voetnootmarkering">
    <w:name w:val="footnote reference"/>
    <w:basedOn w:val="Standaardalinea-lettertype"/>
    <w:uiPriority w:val="99"/>
    <w:rsid w:val="005B07DD"/>
    <w:rPr>
      <w:rFonts w:ascii="Verdana" w:hAnsi="Verdana"/>
      <w:color w:val="auto"/>
      <w:vertAlign w:val="superscript"/>
    </w:rPr>
  </w:style>
  <w:style w:type="table" w:customStyle="1" w:styleId="K-tabel">
    <w:name w:val="K-tabel"/>
    <w:basedOn w:val="tabel2"/>
    <w:uiPriority w:val="99"/>
    <w:rsid w:val="00033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wordWrap/>
        <w:spacing w:beforeLines="0" w:beforeAutospacing="0" w:afterLines="0" w:afterAutospacing="0" w:line="280" w:lineRule="atLeast"/>
        <w:ind w:leftChars="0" w:left="0" w:rightChars="0" w:right="0"/>
      </w:pPr>
      <w:rPr>
        <w:rFonts w:ascii="Verdana" w:hAnsi="Verdana"/>
        <w:b/>
        <w:color w:val="FFFFFF" w:themeColor="background1"/>
        <w:sz w:val="16"/>
      </w:rPr>
      <w:tblPr/>
      <w:trPr>
        <w:cantSplit/>
        <w:tblHeader/>
      </w:trPr>
      <w:tcPr>
        <w:shd w:val="clear" w:color="auto" w:fill="DD4814" w:themeFill="accent1"/>
      </w:tcPr>
    </w:tblStylePr>
  </w:style>
  <w:style w:type="paragraph" w:styleId="Koptekst">
    <w:name w:val="header"/>
    <w:basedOn w:val="Standaard"/>
    <w:link w:val="KoptekstChar"/>
    <w:rsid w:val="00EE7AD3"/>
    <w:pPr>
      <w:tabs>
        <w:tab w:val="center" w:pos="4536"/>
        <w:tab w:val="right" w:pos="9072"/>
      </w:tabs>
      <w:spacing w:line="240" w:lineRule="auto"/>
    </w:pPr>
  </w:style>
  <w:style w:type="character" w:customStyle="1" w:styleId="KoptekstChar">
    <w:name w:val="Koptekst Char"/>
    <w:basedOn w:val="Standaardalinea-lettertype"/>
    <w:link w:val="Koptekst"/>
    <w:rsid w:val="00EE7AD3"/>
    <w:rPr>
      <w:rFonts w:ascii="Verdana" w:eastAsia="Times New Roman" w:hAnsi="Verdana"/>
      <w:noProof/>
      <w:sz w:val="18"/>
    </w:rPr>
  </w:style>
  <w:style w:type="character" w:styleId="Tekstvantijdelijkeaanduiding">
    <w:name w:val="Placeholder Text"/>
    <w:basedOn w:val="Standaardalinea-lettertype"/>
    <w:rsid w:val="000030E7"/>
    <w:rPr>
      <w:color w:val="808080"/>
    </w:rPr>
  </w:style>
  <w:style w:type="character" w:styleId="Verwijzingopmerking">
    <w:name w:val="annotation reference"/>
    <w:basedOn w:val="Standaardalinea-lettertype"/>
    <w:uiPriority w:val="99"/>
    <w:rsid w:val="004E468C"/>
    <w:rPr>
      <w:sz w:val="16"/>
      <w:szCs w:val="16"/>
    </w:rPr>
  </w:style>
  <w:style w:type="paragraph" w:styleId="Tekstopmerking">
    <w:name w:val="annotation text"/>
    <w:basedOn w:val="Standaard"/>
    <w:link w:val="TekstopmerkingChar"/>
    <w:uiPriority w:val="99"/>
    <w:rsid w:val="004E468C"/>
    <w:pPr>
      <w:spacing w:line="240" w:lineRule="auto"/>
    </w:pPr>
    <w:rPr>
      <w:sz w:val="20"/>
    </w:rPr>
  </w:style>
  <w:style w:type="character" w:customStyle="1" w:styleId="TekstopmerkingChar">
    <w:name w:val="Tekst opmerking Char"/>
    <w:basedOn w:val="Standaardalinea-lettertype"/>
    <w:link w:val="Tekstopmerking"/>
    <w:uiPriority w:val="99"/>
    <w:rsid w:val="004E468C"/>
    <w:rPr>
      <w:rFonts w:ascii="Verdana" w:eastAsia="Times New Roman" w:hAnsi="Verdana"/>
      <w:noProof/>
    </w:rPr>
  </w:style>
  <w:style w:type="paragraph" w:styleId="Onderwerpvanopmerking">
    <w:name w:val="annotation subject"/>
    <w:basedOn w:val="Tekstopmerking"/>
    <w:next w:val="Tekstopmerking"/>
    <w:link w:val="OnderwerpvanopmerkingChar"/>
    <w:rsid w:val="004E468C"/>
    <w:rPr>
      <w:b/>
      <w:bCs/>
    </w:rPr>
  </w:style>
  <w:style w:type="character" w:customStyle="1" w:styleId="OnderwerpvanopmerkingChar">
    <w:name w:val="Onderwerp van opmerking Char"/>
    <w:basedOn w:val="TekstopmerkingChar"/>
    <w:link w:val="Onderwerpvanopmerking"/>
    <w:rsid w:val="004E468C"/>
    <w:rPr>
      <w:rFonts w:ascii="Verdana" w:eastAsia="Times New Roman" w:hAnsi="Verdana"/>
      <w:b/>
      <w:bCs/>
      <w:noProof/>
    </w:rPr>
  </w:style>
  <w:style w:type="paragraph" w:customStyle="1" w:styleId="paragraafkop">
    <w:name w:val="paragraafkop"/>
    <w:basedOn w:val="paragraaf"/>
    <w:next w:val="Standaard"/>
    <w:rsid w:val="00C9388A"/>
    <w:pPr>
      <w:numPr>
        <w:ilvl w:val="2"/>
      </w:numPr>
    </w:pPr>
  </w:style>
  <w:style w:type="paragraph" w:customStyle="1" w:styleId="tabeltekst">
    <w:name w:val="tabeltekst"/>
    <w:basedOn w:val="Standaard"/>
    <w:qFormat/>
    <w:rsid w:val="004F75A6"/>
    <w:rPr>
      <w:sz w:val="16"/>
    </w:rPr>
  </w:style>
  <w:style w:type="table" w:customStyle="1" w:styleId="Donkerelijst1">
    <w:name w:val="Donkere lijst1"/>
    <w:basedOn w:val="Standaardtabel"/>
    <w:rsid w:val="008C669F"/>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rsid w:val="008C669F"/>
    <w:rPr>
      <w:color w:val="FFFFFF" w:themeColor="background1"/>
    </w:rPr>
    <w:tblPr>
      <w:tblStyleRowBandSize w:val="1"/>
      <w:tblStyleColBandSize w:val="1"/>
    </w:tblPr>
    <w:tcPr>
      <w:shd w:val="clear" w:color="auto" w:fill="DD481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230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350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350F" w:themeFill="accent1" w:themeFillShade="BF"/>
      </w:tcPr>
    </w:tblStylePr>
    <w:tblStylePr w:type="band1Vert">
      <w:tblPr/>
      <w:tcPr>
        <w:tcBorders>
          <w:top w:val="nil"/>
          <w:left w:val="nil"/>
          <w:bottom w:val="nil"/>
          <w:right w:val="nil"/>
          <w:insideH w:val="nil"/>
          <w:insideV w:val="nil"/>
        </w:tcBorders>
        <w:shd w:val="clear" w:color="auto" w:fill="A5350F" w:themeFill="accent1" w:themeFillShade="BF"/>
      </w:tcPr>
    </w:tblStylePr>
    <w:tblStylePr w:type="band1Horz">
      <w:tblPr/>
      <w:tcPr>
        <w:tcBorders>
          <w:top w:val="nil"/>
          <w:left w:val="nil"/>
          <w:bottom w:val="nil"/>
          <w:right w:val="nil"/>
          <w:insideH w:val="nil"/>
          <w:insideV w:val="nil"/>
        </w:tcBorders>
        <w:shd w:val="clear" w:color="auto" w:fill="A5350F" w:themeFill="accent1" w:themeFillShade="BF"/>
      </w:tcPr>
    </w:tblStylePr>
  </w:style>
  <w:style w:type="table" w:styleId="Donkerelijst-accent2">
    <w:name w:val="Dark List Accent 2"/>
    <w:basedOn w:val="Standaardtabel"/>
    <w:rsid w:val="008C669F"/>
    <w:rPr>
      <w:color w:val="FFFFFF" w:themeColor="background1"/>
    </w:rPr>
    <w:tblPr>
      <w:tblStyleRowBandSize w:val="1"/>
      <w:tblStyleColBandSize w:val="1"/>
    </w:tblPr>
    <w:tcPr>
      <w:shd w:val="clear" w:color="auto" w:fill="009FD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E6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6A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6A3" w:themeFill="accent2" w:themeFillShade="BF"/>
      </w:tcPr>
    </w:tblStylePr>
    <w:tblStylePr w:type="band1Vert">
      <w:tblPr/>
      <w:tcPr>
        <w:tcBorders>
          <w:top w:val="nil"/>
          <w:left w:val="nil"/>
          <w:bottom w:val="nil"/>
          <w:right w:val="nil"/>
          <w:insideH w:val="nil"/>
          <w:insideV w:val="nil"/>
        </w:tcBorders>
        <w:shd w:val="clear" w:color="auto" w:fill="0076A3" w:themeFill="accent2" w:themeFillShade="BF"/>
      </w:tcPr>
    </w:tblStylePr>
    <w:tblStylePr w:type="band1Horz">
      <w:tblPr/>
      <w:tcPr>
        <w:tcBorders>
          <w:top w:val="nil"/>
          <w:left w:val="nil"/>
          <w:bottom w:val="nil"/>
          <w:right w:val="nil"/>
          <w:insideH w:val="nil"/>
          <w:insideV w:val="nil"/>
        </w:tcBorders>
        <w:shd w:val="clear" w:color="auto" w:fill="0076A3" w:themeFill="accent2" w:themeFillShade="BF"/>
      </w:tcPr>
    </w:tblStylePr>
  </w:style>
  <w:style w:type="table" w:customStyle="1" w:styleId="tabel2">
    <w:name w:val="tabel2"/>
    <w:basedOn w:val="Standaardtabel"/>
    <w:uiPriority w:val="99"/>
    <w:rsid w:val="00424B9C"/>
    <w:rPr>
      <w:sz w:val="16"/>
    </w:rPr>
    <w:tblPr/>
  </w:style>
  <w:style w:type="paragraph" w:customStyle="1" w:styleId="colofon">
    <w:name w:val="colofon"/>
    <w:basedOn w:val="Standaard"/>
    <w:rsid w:val="00076EE1"/>
    <w:pPr>
      <w:tabs>
        <w:tab w:val="left" w:pos="1843"/>
      </w:tabs>
    </w:pPr>
  </w:style>
  <w:style w:type="paragraph" w:styleId="Documentstructuur">
    <w:name w:val="Document Map"/>
    <w:basedOn w:val="Standaard"/>
    <w:link w:val="DocumentstructuurChar"/>
    <w:rsid w:val="00987CFC"/>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rsid w:val="00987CFC"/>
    <w:rPr>
      <w:rFonts w:ascii="Tahoma" w:eastAsia="Times New Roman" w:hAnsi="Tahoma" w:cs="Tahoma"/>
      <w:noProof/>
      <w:sz w:val="16"/>
      <w:szCs w:val="16"/>
    </w:rPr>
  </w:style>
  <w:style w:type="numbering" w:customStyle="1" w:styleId="OpmaakprofielMetopsommingstekensSymbolsymboolLinks063cmVerk">
    <w:name w:val="Opmaakprofiel Met opsommingstekens Symbol (symbool) Links:  063 cm Verk..."/>
    <w:basedOn w:val="Geenlijst"/>
    <w:rsid w:val="00792524"/>
    <w:pPr>
      <w:numPr>
        <w:numId w:val="5"/>
      </w:numPr>
    </w:pPr>
  </w:style>
  <w:style w:type="paragraph" w:styleId="Titel">
    <w:name w:val="Title"/>
    <w:aliases w:val="Rapporttitel"/>
    <w:basedOn w:val="Standaard"/>
    <w:next w:val="Standaard"/>
    <w:link w:val="TitelChar"/>
    <w:rsid w:val="006360F3"/>
    <w:pPr>
      <w:spacing w:line="240" w:lineRule="auto"/>
      <w:contextualSpacing w:val="0"/>
    </w:pPr>
    <w:rPr>
      <w:b/>
      <w:smallCaps/>
      <w:color w:val="003359"/>
      <w:sz w:val="48"/>
    </w:rPr>
  </w:style>
  <w:style w:type="character" w:customStyle="1" w:styleId="TitelChar">
    <w:name w:val="Titel Char"/>
    <w:aliases w:val="Rapporttitel Char"/>
    <w:basedOn w:val="Standaardalinea-lettertype"/>
    <w:link w:val="Titel"/>
    <w:rsid w:val="006360F3"/>
    <w:rPr>
      <w:rFonts w:ascii="Verdana" w:eastAsia="Times New Roman" w:hAnsi="Verdana"/>
      <w:b/>
      <w:smallCaps/>
      <w:noProof/>
      <w:color w:val="003359"/>
      <w:sz w:val="48"/>
    </w:rPr>
  </w:style>
  <w:style w:type="paragraph" w:styleId="Ondertitel">
    <w:name w:val="Subtitle"/>
    <w:aliases w:val="Rapport subtitel"/>
    <w:basedOn w:val="Titel"/>
    <w:next w:val="Standaard"/>
    <w:link w:val="OndertitelChar"/>
    <w:rsid w:val="006360F3"/>
    <w:rPr>
      <w:smallCaps w:val="0"/>
      <w:sz w:val="40"/>
    </w:rPr>
  </w:style>
  <w:style w:type="character" w:customStyle="1" w:styleId="OndertitelChar">
    <w:name w:val="Ondertitel Char"/>
    <w:aliases w:val="Rapport subtitel Char"/>
    <w:basedOn w:val="Standaardalinea-lettertype"/>
    <w:link w:val="Ondertitel"/>
    <w:rsid w:val="006360F3"/>
    <w:rPr>
      <w:rFonts w:ascii="Verdana" w:eastAsia="Times New Roman" w:hAnsi="Verdana"/>
      <w:b/>
      <w:noProof/>
      <w:color w:val="003359"/>
      <w:sz w:val="40"/>
    </w:rPr>
  </w:style>
  <w:style w:type="paragraph" w:styleId="Inhopg3">
    <w:name w:val="toc 3"/>
    <w:basedOn w:val="Standaard"/>
    <w:next w:val="Standaard"/>
    <w:autoRedefine/>
    <w:uiPriority w:val="39"/>
    <w:rsid w:val="008E0E4C"/>
    <w:pPr>
      <w:tabs>
        <w:tab w:val="left" w:pos="1134"/>
        <w:tab w:val="right" w:pos="9054"/>
      </w:tabs>
      <w:spacing w:after="100"/>
      <w:ind w:left="284" w:firstLine="142"/>
    </w:pPr>
  </w:style>
  <w:style w:type="numbering" w:customStyle="1" w:styleId="Opmaakprofiel1">
    <w:name w:val="Opmaakprofiel1"/>
    <w:uiPriority w:val="99"/>
    <w:rsid w:val="001D5F15"/>
    <w:pPr>
      <w:numPr>
        <w:numId w:val="6"/>
      </w:numPr>
    </w:pPr>
  </w:style>
  <w:style w:type="paragraph" w:styleId="Lijstopsomteken">
    <w:name w:val="List Bullet"/>
    <w:basedOn w:val="Standaard"/>
    <w:qFormat/>
    <w:rsid w:val="001D5F15"/>
  </w:style>
  <w:style w:type="table" w:styleId="Gemiddeldraster3-accent3">
    <w:name w:val="Medium Grid 3 Accent 3"/>
    <w:basedOn w:val="Standaardtabel"/>
    <w:rsid w:val="003D6CF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D2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3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3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3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3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DA5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DA5FF" w:themeFill="accent3" w:themeFillTint="7F"/>
      </w:tcPr>
    </w:tblStylePr>
  </w:style>
  <w:style w:type="paragraph" w:styleId="Inhopg9">
    <w:name w:val="toc 9"/>
    <w:basedOn w:val="Standaard"/>
    <w:next w:val="Standaard"/>
    <w:autoRedefine/>
    <w:uiPriority w:val="39"/>
    <w:rsid w:val="008B7713"/>
    <w:pPr>
      <w:spacing w:after="100"/>
      <w:ind w:left="1440"/>
    </w:pPr>
  </w:style>
  <w:style w:type="paragraph" w:customStyle="1" w:styleId="K14-Titeldocument">
    <w:name w:val="K14-Titel document"/>
    <w:rsid w:val="0033584E"/>
    <w:pPr>
      <w:spacing w:line="240" w:lineRule="auto"/>
    </w:pPr>
    <w:rPr>
      <w:rFonts w:eastAsiaTheme="minorHAnsi" w:cstheme="minorBidi"/>
      <w:i/>
      <w:color w:val="D84010"/>
      <w:sz w:val="32"/>
      <w:szCs w:val="56"/>
      <w:lang w:eastAsia="en-US"/>
    </w:rPr>
  </w:style>
  <w:style w:type="character" w:styleId="Nadruk">
    <w:name w:val="Emphasis"/>
    <w:basedOn w:val="Standaardalinea-lettertype"/>
    <w:uiPriority w:val="20"/>
    <w:qFormat/>
    <w:rsid w:val="00BA2F0F"/>
    <w:rPr>
      <w:i/>
      <w:iCs/>
    </w:rPr>
  </w:style>
  <w:style w:type="paragraph" w:styleId="Revisie">
    <w:name w:val="Revision"/>
    <w:hidden/>
    <w:semiHidden/>
    <w:rsid w:val="00F71A23"/>
    <w:pPr>
      <w:spacing w:line="240" w:lineRule="auto"/>
    </w:pPr>
    <w:rPr>
      <w:rFonts w:eastAsia="Times New Roman"/>
    </w:rPr>
  </w:style>
  <w:style w:type="table" w:customStyle="1" w:styleId="TableGrid">
    <w:name w:val="TableGrid"/>
    <w:rsid w:val="00AF14E7"/>
    <w:pPr>
      <w:spacing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Kopvaninhoudsopgave">
    <w:name w:val="TOC Heading"/>
    <w:basedOn w:val="Kop1"/>
    <w:next w:val="Standaard"/>
    <w:uiPriority w:val="39"/>
    <w:unhideWhenUsed/>
    <w:qFormat/>
    <w:rsid w:val="006F6A79"/>
    <w:pPr>
      <w:keepNext/>
      <w:keepLines/>
      <w:pageBreakBefore w:val="0"/>
      <w:spacing w:before="240" w:line="259" w:lineRule="auto"/>
      <w:outlineLvl w:val="9"/>
    </w:pPr>
    <w:rPr>
      <w:rFonts w:asciiTheme="majorHAnsi" w:eastAsiaTheme="majorEastAsia" w:hAnsiTheme="majorHAnsi" w:cstheme="majorBidi"/>
      <w:b w:val="0"/>
      <w:bCs w:val="0"/>
      <w:color w:val="A5350F" w:themeColor="accent1" w:themeShade="BF"/>
      <w:sz w:val="32"/>
      <w:szCs w:val="32"/>
      <w:lang w:eastAsia="nl-NL"/>
    </w:rPr>
  </w:style>
  <w:style w:type="numbering" w:customStyle="1" w:styleId="Stijl1">
    <w:name w:val="Stijl1"/>
    <w:uiPriority w:val="99"/>
    <w:rsid w:val="002E0F75"/>
    <w:pPr>
      <w:numPr>
        <w:numId w:val="10"/>
      </w:numPr>
    </w:pPr>
  </w:style>
  <w:style w:type="character" w:customStyle="1" w:styleId="a">
    <w:name w:val="a"/>
    <w:basedOn w:val="Standaardalinea-lettertype"/>
    <w:rsid w:val="00E83AD2"/>
  </w:style>
  <w:style w:type="character" w:customStyle="1" w:styleId="l6">
    <w:name w:val="l6"/>
    <w:basedOn w:val="Standaardalinea-lettertype"/>
    <w:rsid w:val="00E83AD2"/>
  </w:style>
  <w:style w:type="character" w:customStyle="1" w:styleId="l">
    <w:name w:val="l"/>
    <w:basedOn w:val="Standaardalinea-lettertype"/>
    <w:rsid w:val="00E83AD2"/>
  </w:style>
  <w:style w:type="paragraph" w:customStyle="1" w:styleId="Definitie">
    <w:name w:val="Definitie"/>
    <w:basedOn w:val="Standaard"/>
    <w:rsid w:val="00CD6934"/>
    <w:pPr>
      <w:overflowPunct w:val="0"/>
      <w:autoSpaceDE w:val="0"/>
      <w:autoSpaceDN w:val="0"/>
      <w:adjustRightInd w:val="0"/>
      <w:spacing w:after="240" w:line="220" w:lineRule="atLeast"/>
      <w:contextualSpacing w:val="0"/>
      <w:textAlignment w:val="baseline"/>
    </w:pPr>
    <w:rPr>
      <w:rFonts w:ascii="Arial" w:hAnsi="Arial"/>
      <w:sz w:val="20"/>
      <w:szCs w:val="20"/>
      <w:lang w:eastAsia="en-US"/>
    </w:rPr>
  </w:style>
  <w:style w:type="character" w:styleId="GevolgdeHyperlink">
    <w:name w:val="FollowedHyperlink"/>
    <w:basedOn w:val="Standaardalinea-lettertype"/>
    <w:semiHidden/>
    <w:unhideWhenUsed/>
    <w:rsid w:val="00E05CB5"/>
    <w:rPr>
      <w:color w:val="800080" w:themeColor="followedHyperlink"/>
      <w:u w:val="single"/>
    </w:rPr>
  </w:style>
  <w:style w:type="character" w:styleId="Zwaar">
    <w:name w:val="Strong"/>
    <w:basedOn w:val="Standaardalinea-lettertype"/>
    <w:uiPriority w:val="22"/>
    <w:qFormat/>
    <w:rsid w:val="00B50A06"/>
    <w:rPr>
      <w:b/>
      <w:bCs/>
    </w:rPr>
  </w:style>
  <w:style w:type="paragraph" w:styleId="Inhopg4">
    <w:name w:val="toc 4"/>
    <w:basedOn w:val="Standaard"/>
    <w:next w:val="Standaard"/>
    <w:autoRedefine/>
    <w:uiPriority w:val="39"/>
    <w:unhideWhenUsed/>
    <w:rsid w:val="00777DB8"/>
    <w:pPr>
      <w:spacing w:after="100" w:line="259" w:lineRule="auto"/>
      <w:ind w:left="660"/>
      <w:contextualSpacing w:val="0"/>
    </w:pPr>
    <w:rPr>
      <w:rFonts w:asciiTheme="minorHAnsi" w:eastAsiaTheme="minorEastAsia" w:hAnsiTheme="minorHAnsi" w:cstheme="minorBidi"/>
      <w:sz w:val="22"/>
      <w:szCs w:val="22"/>
    </w:rPr>
  </w:style>
  <w:style w:type="paragraph" w:styleId="Inhopg5">
    <w:name w:val="toc 5"/>
    <w:basedOn w:val="Standaard"/>
    <w:next w:val="Standaard"/>
    <w:autoRedefine/>
    <w:uiPriority w:val="39"/>
    <w:unhideWhenUsed/>
    <w:rsid w:val="00777DB8"/>
    <w:pPr>
      <w:spacing w:after="100" w:line="259" w:lineRule="auto"/>
      <w:ind w:left="880"/>
      <w:contextualSpacing w:val="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777DB8"/>
    <w:pPr>
      <w:spacing w:after="100" w:line="259" w:lineRule="auto"/>
      <w:ind w:left="1100"/>
      <w:contextualSpacing w:val="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777DB8"/>
    <w:pPr>
      <w:spacing w:after="100" w:line="259" w:lineRule="auto"/>
      <w:ind w:left="1320"/>
      <w:contextualSpacing w:val="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777DB8"/>
    <w:pPr>
      <w:spacing w:after="100" w:line="259" w:lineRule="auto"/>
      <w:ind w:left="1540"/>
      <w:contextualSpacing w:val="0"/>
    </w:pPr>
    <w:rPr>
      <w:rFonts w:asciiTheme="minorHAnsi" w:eastAsiaTheme="minorEastAsia" w:hAnsiTheme="minorHAnsi" w:cstheme="minorBidi"/>
      <w:sz w:val="22"/>
      <w:szCs w:val="22"/>
    </w:rPr>
  </w:style>
  <w:style w:type="paragraph" w:styleId="Tekstzonderopmaak">
    <w:name w:val="Plain Text"/>
    <w:basedOn w:val="Standaard"/>
    <w:link w:val="TekstzonderopmaakChar"/>
    <w:uiPriority w:val="99"/>
    <w:unhideWhenUsed/>
    <w:rsid w:val="00BA7192"/>
    <w:pPr>
      <w:spacing w:line="240" w:lineRule="auto"/>
      <w:contextualSpacing w:val="0"/>
    </w:pPr>
    <w:rPr>
      <w:rFonts w:ascii="Calibri" w:eastAsiaTheme="minorHAnsi" w:hAnsi="Calibri" w:cs="Consolas"/>
      <w:sz w:val="22"/>
      <w:szCs w:val="21"/>
      <w:lang w:eastAsia="en-US"/>
    </w:rPr>
  </w:style>
  <w:style w:type="character" w:customStyle="1" w:styleId="TekstzonderopmaakChar">
    <w:name w:val="Tekst zonder opmaak Char"/>
    <w:basedOn w:val="Standaardalinea-lettertype"/>
    <w:link w:val="Tekstzonderopmaak"/>
    <w:uiPriority w:val="99"/>
    <w:rsid w:val="00BA7192"/>
    <w:rPr>
      <w:rFonts w:ascii="Calibri" w:eastAsiaTheme="minorHAnsi" w:hAnsi="Calibri" w:cs="Consolas"/>
      <w:sz w:val="22"/>
      <w:szCs w:val="21"/>
      <w:lang w:eastAsia="en-US"/>
    </w:rPr>
  </w:style>
  <w:style w:type="paragraph" w:customStyle="1" w:styleId="xmsonormal">
    <w:name w:val="x_msonormal"/>
    <w:basedOn w:val="Standaard"/>
    <w:rsid w:val="007415FC"/>
    <w:pPr>
      <w:spacing w:before="100" w:beforeAutospacing="1" w:after="100" w:afterAutospacing="1" w:line="240" w:lineRule="auto"/>
      <w:contextualSpacing w:val="0"/>
    </w:pPr>
    <w:rPr>
      <w:rFonts w:ascii="Times New Roman" w:hAnsi="Times New Roman"/>
      <w:sz w:val="24"/>
      <w:szCs w:val="24"/>
    </w:rPr>
  </w:style>
  <w:style w:type="character" w:customStyle="1" w:styleId="apple-converted-space">
    <w:name w:val="apple-converted-space"/>
    <w:basedOn w:val="Standaardalinea-lettertype"/>
    <w:rsid w:val="00F97F70"/>
  </w:style>
  <w:style w:type="paragraph" w:customStyle="1" w:styleId="p1">
    <w:name w:val="p1"/>
    <w:basedOn w:val="Standaard"/>
    <w:rsid w:val="009D4A10"/>
    <w:pPr>
      <w:spacing w:line="240" w:lineRule="auto"/>
      <w:contextualSpacing w:val="0"/>
    </w:pPr>
    <w:rPr>
      <w:rFonts w:ascii="Arial" w:eastAsia="Calibri" w:hAnsi="Arial" w:cs="Arial"/>
      <w:color w:val="222222"/>
      <w:sz w:val="24"/>
      <w:szCs w:val="24"/>
    </w:rPr>
  </w:style>
  <w:style w:type="character" w:customStyle="1" w:styleId="s1">
    <w:name w:val="s1"/>
    <w:basedOn w:val="Standaardalinea-lettertype"/>
    <w:rsid w:val="009D4A10"/>
  </w:style>
  <w:style w:type="character" w:customStyle="1" w:styleId="tgc">
    <w:name w:val="_tgc"/>
    <w:basedOn w:val="Standaardalinea-lettertype"/>
    <w:rsid w:val="00A34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50356">
      <w:bodyDiv w:val="1"/>
      <w:marLeft w:val="0"/>
      <w:marRight w:val="0"/>
      <w:marTop w:val="0"/>
      <w:marBottom w:val="0"/>
      <w:divBdr>
        <w:top w:val="none" w:sz="0" w:space="0" w:color="auto"/>
        <w:left w:val="none" w:sz="0" w:space="0" w:color="auto"/>
        <w:bottom w:val="none" w:sz="0" w:space="0" w:color="auto"/>
        <w:right w:val="none" w:sz="0" w:space="0" w:color="auto"/>
      </w:divBdr>
    </w:div>
    <w:div w:id="118303672">
      <w:bodyDiv w:val="1"/>
      <w:marLeft w:val="0"/>
      <w:marRight w:val="0"/>
      <w:marTop w:val="0"/>
      <w:marBottom w:val="0"/>
      <w:divBdr>
        <w:top w:val="none" w:sz="0" w:space="0" w:color="auto"/>
        <w:left w:val="none" w:sz="0" w:space="0" w:color="auto"/>
        <w:bottom w:val="none" w:sz="0" w:space="0" w:color="auto"/>
        <w:right w:val="none" w:sz="0" w:space="0" w:color="auto"/>
      </w:divBdr>
      <w:divsChild>
        <w:div w:id="889418192">
          <w:marLeft w:val="0"/>
          <w:marRight w:val="0"/>
          <w:marTop w:val="0"/>
          <w:marBottom w:val="0"/>
          <w:divBdr>
            <w:top w:val="none" w:sz="0" w:space="0" w:color="auto"/>
            <w:left w:val="none" w:sz="0" w:space="0" w:color="auto"/>
            <w:bottom w:val="none" w:sz="0" w:space="0" w:color="auto"/>
            <w:right w:val="none" w:sz="0" w:space="0" w:color="auto"/>
          </w:divBdr>
        </w:div>
        <w:div w:id="1659112113">
          <w:marLeft w:val="0"/>
          <w:marRight w:val="0"/>
          <w:marTop w:val="0"/>
          <w:marBottom w:val="0"/>
          <w:divBdr>
            <w:top w:val="none" w:sz="0" w:space="0" w:color="auto"/>
            <w:left w:val="none" w:sz="0" w:space="0" w:color="auto"/>
            <w:bottom w:val="none" w:sz="0" w:space="0" w:color="auto"/>
            <w:right w:val="none" w:sz="0" w:space="0" w:color="auto"/>
          </w:divBdr>
        </w:div>
        <w:div w:id="852768769">
          <w:marLeft w:val="0"/>
          <w:marRight w:val="0"/>
          <w:marTop w:val="0"/>
          <w:marBottom w:val="0"/>
          <w:divBdr>
            <w:top w:val="none" w:sz="0" w:space="0" w:color="auto"/>
            <w:left w:val="none" w:sz="0" w:space="0" w:color="auto"/>
            <w:bottom w:val="none" w:sz="0" w:space="0" w:color="auto"/>
            <w:right w:val="none" w:sz="0" w:space="0" w:color="auto"/>
          </w:divBdr>
        </w:div>
        <w:div w:id="349990523">
          <w:marLeft w:val="0"/>
          <w:marRight w:val="0"/>
          <w:marTop w:val="0"/>
          <w:marBottom w:val="0"/>
          <w:divBdr>
            <w:top w:val="none" w:sz="0" w:space="0" w:color="auto"/>
            <w:left w:val="none" w:sz="0" w:space="0" w:color="auto"/>
            <w:bottom w:val="none" w:sz="0" w:space="0" w:color="auto"/>
            <w:right w:val="none" w:sz="0" w:space="0" w:color="auto"/>
          </w:divBdr>
        </w:div>
      </w:divsChild>
    </w:div>
    <w:div w:id="124350081">
      <w:bodyDiv w:val="1"/>
      <w:marLeft w:val="0"/>
      <w:marRight w:val="0"/>
      <w:marTop w:val="0"/>
      <w:marBottom w:val="0"/>
      <w:divBdr>
        <w:top w:val="none" w:sz="0" w:space="0" w:color="auto"/>
        <w:left w:val="none" w:sz="0" w:space="0" w:color="auto"/>
        <w:bottom w:val="none" w:sz="0" w:space="0" w:color="auto"/>
        <w:right w:val="none" w:sz="0" w:space="0" w:color="auto"/>
      </w:divBdr>
    </w:div>
    <w:div w:id="201524195">
      <w:bodyDiv w:val="1"/>
      <w:marLeft w:val="0"/>
      <w:marRight w:val="0"/>
      <w:marTop w:val="0"/>
      <w:marBottom w:val="0"/>
      <w:divBdr>
        <w:top w:val="none" w:sz="0" w:space="0" w:color="auto"/>
        <w:left w:val="none" w:sz="0" w:space="0" w:color="auto"/>
        <w:bottom w:val="none" w:sz="0" w:space="0" w:color="auto"/>
        <w:right w:val="none" w:sz="0" w:space="0" w:color="auto"/>
      </w:divBdr>
    </w:div>
    <w:div w:id="236597423">
      <w:bodyDiv w:val="1"/>
      <w:marLeft w:val="0"/>
      <w:marRight w:val="0"/>
      <w:marTop w:val="0"/>
      <w:marBottom w:val="0"/>
      <w:divBdr>
        <w:top w:val="none" w:sz="0" w:space="0" w:color="auto"/>
        <w:left w:val="none" w:sz="0" w:space="0" w:color="auto"/>
        <w:bottom w:val="none" w:sz="0" w:space="0" w:color="auto"/>
        <w:right w:val="none" w:sz="0" w:space="0" w:color="auto"/>
      </w:divBdr>
    </w:div>
    <w:div w:id="244262066">
      <w:bodyDiv w:val="1"/>
      <w:marLeft w:val="0"/>
      <w:marRight w:val="0"/>
      <w:marTop w:val="0"/>
      <w:marBottom w:val="0"/>
      <w:divBdr>
        <w:top w:val="none" w:sz="0" w:space="0" w:color="auto"/>
        <w:left w:val="none" w:sz="0" w:space="0" w:color="auto"/>
        <w:bottom w:val="none" w:sz="0" w:space="0" w:color="auto"/>
        <w:right w:val="none" w:sz="0" w:space="0" w:color="auto"/>
      </w:divBdr>
    </w:div>
    <w:div w:id="266890097">
      <w:bodyDiv w:val="1"/>
      <w:marLeft w:val="0"/>
      <w:marRight w:val="0"/>
      <w:marTop w:val="0"/>
      <w:marBottom w:val="0"/>
      <w:divBdr>
        <w:top w:val="none" w:sz="0" w:space="0" w:color="auto"/>
        <w:left w:val="none" w:sz="0" w:space="0" w:color="auto"/>
        <w:bottom w:val="none" w:sz="0" w:space="0" w:color="auto"/>
        <w:right w:val="none" w:sz="0" w:space="0" w:color="auto"/>
      </w:divBdr>
    </w:div>
    <w:div w:id="360860663">
      <w:bodyDiv w:val="1"/>
      <w:marLeft w:val="0"/>
      <w:marRight w:val="0"/>
      <w:marTop w:val="0"/>
      <w:marBottom w:val="0"/>
      <w:divBdr>
        <w:top w:val="none" w:sz="0" w:space="0" w:color="auto"/>
        <w:left w:val="none" w:sz="0" w:space="0" w:color="auto"/>
        <w:bottom w:val="none" w:sz="0" w:space="0" w:color="auto"/>
        <w:right w:val="none" w:sz="0" w:space="0" w:color="auto"/>
      </w:divBdr>
    </w:div>
    <w:div w:id="387612639">
      <w:bodyDiv w:val="1"/>
      <w:marLeft w:val="0"/>
      <w:marRight w:val="0"/>
      <w:marTop w:val="0"/>
      <w:marBottom w:val="0"/>
      <w:divBdr>
        <w:top w:val="none" w:sz="0" w:space="0" w:color="auto"/>
        <w:left w:val="none" w:sz="0" w:space="0" w:color="auto"/>
        <w:bottom w:val="none" w:sz="0" w:space="0" w:color="auto"/>
        <w:right w:val="none" w:sz="0" w:space="0" w:color="auto"/>
      </w:divBdr>
    </w:div>
    <w:div w:id="456143090">
      <w:bodyDiv w:val="1"/>
      <w:marLeft w:val="0"/>
      <w:marRight w:val="0"/>
      <w:marTop w:val="0"/>
      <w:marBottom w:val="0"/>
      <w:divBdr>
        <w:top w:val="none" w:sz="0" w:space="0" w:color="auto"/>
        <w:left w:val="none" w:sz="0" w:space="0" w:color="auto"/>
        <w:bottom w:val="none" w:sz="0" w:space="0" w:color="auto"/>
        <w:right w:val="none" w:sz="0" w:space="0" w:color="auto"/>
      </w:divBdr>
    </w:div>
    <w:div w:id="473839531">
      <w:bodyDiv w:val="1"/>
      <w:marLeft w:val="0"/>
      <w:marRight w:val="0"/>
      <w:marTop w:val="0"/>
      <w:marBottom w:val="0"/>
      <w:divBdr>
        <w:top w:val="none" w:sz="0" w:space="0" w:color="auto"/>
        <w:left w:val="none" w:sz="0" w:space="0" w:color="auto"/>
        <w:bottom w:val="none" w:sz="0" w:space="0" w:color="auto"/>
        <w:right w:val="none" w:sz="0" w:space="0" w:color="auto"/>
      </w:divBdr>
      <w:divsChild>
        <w:div w:id="1864781500">
          <w:marLeft w:val="0"/>
          <w:marRight w:val="0"/>
          <w:marTop w:val="300"/>
          <w:marBottom w:val="300"/>
          <w:divBdr>
            <w:top w:val="none" w:sz="0" w:space="0" w:color="auto"/>
            <w:left w:val="none" w:sz="0" w:space="0" w:color="auto"/>
            <w:bottom w:val="none" w:sz="0" w:space="0" w:color="auto"/>
            <w:right w:val="none" w:sz="0" w:space="0" w:color="auto"/>
          </w:divBdr>
          <w:divsChild>
            <w:div w:id="1593510245">
              <w:marLeft w:val="300"/>
              <w:marRight w:val="300"/>
              <w:marTop w:val="0"/>
              <w:marBottom w:val="0"/>
              <w:divBdr>
                <w:top w:val="none" w:sz="0" w:space="0" w:color="auto"/>
                <w:left w:val="none" w:sz="0" w:space="0" w:color="auto"/>
                <w:bottom w:val="none" w:sz="0" w:space="0" w:color="auto"/>
                <w:right w:val="none" w:sz="0" w:space="0" w:color="auto"/>
              </w:divBdr>
              <w:divsChild>
                <w:div w:id="1186943741">
                  <w:marLeft w:val="0"/>
                  <w:marRight w:val="0"/>
                  <w:marTop w:val="0"/>
                  <w:marBottom w:val="0"/>
                  <w:divBdr>
                    <w:top w:val="none" w:sz="0" w:space="0" w:color="auto"/>
                    <w:left w:val="none" w:sz="0" w:space="0" w:color="auto"/>
                    <w:bottom w:val="none" w:sz="0" w:space="0" w:color="auto"/>
                    <w:right w:val="none" w:sz="0" w:space="0" w:color="auto"/>
                  </w:divBdr>
                  <w:divsChild>
                    <w:div w:id="258830279">
                      <w:marLeft w:val="0"/>
                      <w:marRight w:val="0"/>
                      <w:marTop w:val="0"/>
                      <w:marBottom w:val="0"/>
                      <w:divBdr>
                        <w:top w:val="none" w:sz="0" w:space="0" w:color="auto"/>
                        <w:left w:val="none" w:sz="0" w:space="0" w:color="auto"/>
                        <w:bottom w:val="none" w:sz="0" w:space="0" w:color="auto"/>
                        <w:right w:val="none" w:sz="0" w:space="0" w:color="auto"/>
                      </w:divBdr>
                      <w:divsChild>
                        <w:div w:id="1786777902">
                          <w:marLeft w:val="0"/>
                          <w:marRight w:val="25"/>
                          <w:marTop w:val="0"/>
                          <w:marBottom w:val="75"/>
                          <w:divBdr>
                            <w:top w:val="none" w:sz="0" w:space="0" w:color="auto"/>
                            <w:left w:val="none" w:sz="0" w:space="0" w:color="auto"/>
                            <w:bottom w:val="none" w:sz="0" w:space="0" w:color="auto"/>
                            <w:right w:val="single" w:sz="6" w:space="8" w:color="DDDDDD"/>
                          </w:divBdr>
                          <w:divsChild>
                            <w:div w:id="1745109419">
                              <w:marLeft w:val="0"/>
                              <w:marRight w:val="0"/>
                              <w:marTop w:val="0"/>
                              <w:marBottom w:val="0"/>
                              <w:divBdr>
                                <w:top w:val="none" w:sz="0" w:space="0" w:color="auto"/>
                                <w:left w:val="none" w:sz="0" w:space="0" w:color="auto"/>
                                <w:bottom w:val="none" w:sz="0" w:space="0" w:color="auto"/>
                                <w:right w:val="none" w:sz="0" w:space="0" w:color="auto"/>
                              </w:divBdr>
                              <w:divsChild>
                                <w:div w:id="1677610042">
                                  <w:marLeft w:val="0"/>
                                  <w:marRight w:val="0"/>
                                  <w:marTop w:val="0"/>
                                  <w:marBottom w:val="0"/>
                                  <w:divBdr>
                                    <w:top w:val="none" w:sz="0" w:space="0" w:color="auto"/>
                                    <w:left w:val="none" w:sz="0" w:space="0" w:color="auto"/>
                                    <w:bottom w:val="none" w:sz="0" w:space="0" w:color="auto"/>
                                    <w:right w:val="none" w:sz="0" w:space="0" w:color="auto"/>
                                  </w:divBdr>
                                  <w:divsChild>
                                    <w:div w:id="620959251">
                                      <w:marLeft w:val="0"/>
                                      <w:marRight w:val="0"/>
                                      <w:marTop w:val="0"/>
                                      <w:marBottom w:val="0"/>
                                      <w:divBdr>
                                        <w:top w:val="none" w:sz="0" w:space="0" w:color="auto"/>
                                        <w:left w:val="none" w:sz="0" w:space="0" w:color="auto"/>
                                        <w:bottom w:val="none" w:sz="0" w:space="0" w:color="auto"/>
                                        <w:right w:val="none" w:sz="0" w:space="0" w:color="auto"/>
                                      </w:divBdr>
                                      <w:divsChild>
                                        <w:div w:id="13859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531585">
      <w:bodyDiv w:val="1"/>
      <w:marLeft w:val="0"/>
      <w:marRight w:val="0"/>
      <w:marTop w:val="0"/>
      <w:marBottom w:val="0"/>
      <w:divBdr>
        <w:top w:val="none" w:sz="0" w:space="0" w:color="auto"/>
        <w:left w:val="none" w:sz="0" w:space="0" w:color="auto"/>
        <w:bottom w:val="none" w:sz="0" w:space="0" w:color="auto"/>
        <w:right w:val="none" w:sz="0" w:space="0" w:color="auto"/>
      </w:divBdr>
    </w:div>
    <w:div w:id="694963401">
      <w:bodyDiv w:val="1"/>
      <w:marLeft w:val="0"/>
      <w:marRight w:val="0"/>
      <w:marTop w:val="0"/>
      <w:marBottom w:val="0"/>
      <w:divBdr>
        <w:top w:val="none" w:sz="0" w:space="0" w:color="auto"/>
        <w:left w:val="none" w:sz="0" w:space="0" w:color="auto"/>
        <w:bottom w:val="none" w:sz="0" w:space="0" w:color="auto"/>
        <w:right w:val="none" w:sz="0" w:space="0" w:color="auto"/>
      </w:divBdr>
    </w:div>
    <w:div w:id="746079624">
      <w:bodyDiv w:val="1"/>
      <w:marLeft w:val="0"/>
      <w:marRight w:val="0"/>
      <w:marTop w:val="0"/>
      <w:marBottom w:val="0"/>
      <w:divBdr>
        <w:top w:val="none" w:sz="0" w:space="0" w:color="auto"/>
        <w:left w:val="none" w:sz="0" w:space="0" w:color="auto"/>
        <w:bottom w:val="none" w:sz="0" w:space="0" w:color="auto"/>
        <w:right w:val="none" w:sz="0" w:space="0" w:color="auto"/>
      </w:divBdr>
    </w:div>
    <w:div w:id="753210331">
      <w:bodyDiv w:val="1"/>
      <w:marLeft w:val="0"/>
      <w:marRight w:val="0"/>
      <w:marTop w:val="0"/>
      <w:marBottom w:val="0"/>
      <w:divBdr>
        <w:top w:val="none" w:sz="0" w:space="0" w:color="auto"/>
        <w:left w:val="none" w:sz="0" w:space="0" w:color="auto"/>
        <w:bottom w:val="none" w:sz="0" w:space="0" w:color="auto"/>
        <w:right w:val="none" w:sz="0" w:space="0" w:color="auto"/>
      </w:divBdr>
      <w:divsChild>
        <w:div w:id="1513836985">
          <w:marLeft w:val="0"/>
          <w:marRight w:val="0"/>
          <w:marTop w:val="0"/>
          <w:marBottom w:val="0"/>
          <w:divBdr>
            <w:top w:val="none" w:sz="0" w:space="0" w:color="auto"/>
            <w:left w:val="none" w:sz="0" w:space="0" w:color="auto"/>
            <w:bottom w:val="none" w:sz="0" w:space="0" w:color="auto"/>
            <w:right w:val="none" w:sz="0" w:space="0" w:color="auto"/>
          </w:divBdr>
          <w:divsChild>
            <w:div w:id="1421557897">
              <w:marLeft w:val="0"/>
              <w:marRight w:val="0"/>
              <w:marTop w:val="0"/>
              <w:marBottom w:val="0"/>
              <w:divBdr>
                <w:top w:val="none" w:sz="0" w:space="0" w:color="auto"/>
                <w:left w:val="none" w:sz="0" w:space="0" w:color="auto"/>
                <w:bottom w:val="none" w:sz="0" w:space="0" w:color="auto"/>
                <w:right w:val="none" w:sz="0" w:space="0" w:color="auto"/>
              </w:divBdr>
              <w:divsChild>
                <w:div w:id="755902509">
                  <w:marLeft w:val="0"/>
                  <w:marRight w:val="0"/>
                  <w:marTop w:val="0"/>
                  <w:marBottom w:val="0"/>
                  <w:divBdr>
                    <w:top w:val="none" w:sz="0" w:space="0" w:color="auto"/>
                    <w:left w:val="none" w:sz="0" w:space="0" w:color="auto"/>
                    <w:bottom w:val="none" w:sz="0" w:space="0" w:color="auto"/>
                    <w:right w:val="none" w:sz="0" w:space="0" w:color="auto"/>
                  </w:divBdr>
                  <w:divsChild>
                    <w:div w:id="13316356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71237">
                          <w:marLeft w:val="0"/>
                          <w:marRight w:val="0"/>
                          <w:marTop w:val="0"/>
                          <w:marBottom w:val="0"/>
                          <w:divBdr>
                            <w:top w:val="none" w:sz="0" w:space="0" w:color="auto"/>
                            <w:left w:val="none" w:sz="0" w:space="0" w:color="auto"/>
                            <w:bottom w:val="none" w:sz="0" w:space="0" w:color="auto"/>
                            <w:right w:val="none" w:sz="0" w:space="0" w:color="auto"/>
                          </w:divBdr>
                          <w:divsChild>
                            <w:div w:id="10626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350797">
      <w:bodyDiv w:val="1"/>
      <w:marLeft w:val="0"/>
      <w:marRight w:val="0"/>
      <w:marTop w:val="0"/>
      <w:marBottom w:val="0"/>
      <w:divBdr>
        <w:top w:val="none" w:sz="0" w:space="0" w:color="auto"/>
        <w:left w:val="none" w:sz="0" w:space="0" w:color="auto"/>
        <w:bottom w:val="none" w:sz="0" w:space="0" w:color="auto"/>
        <w:right w:val="none" w:sz="0" w:space="0" w:color="auto"/>
      </w:divBdr>
    </w:div>
    <w:div w:id="946044269">
      <w:bodyDiv w:val="1"/>
      <w:marLeft w:val="0"/>
      <w:marRight w:val="0"/>
      <w:marTop w:val="0"/>
      <w:marBottom w:val="0"/>
      <w:divBdr>
        <w:top w:val="none" w:sz="0" w:space="0" w:color="auto"/>
        <w:left w:val="none" w:sz="0" w:space="0" w:color="auto"/>
        <w:bottom w:val="none" w:sz="0" w:space="0" w:color="auto"/>
        <w:right w:val="none" w:sz="0" w:space="0" w:color="auto"/>
      </w:divBdr>
    </w:div>
    <w:div w:id="946622558">
      <w:bodyDiv w:val="1"/>
      <w:marLeft w:val="0"/>
      <w:marRight w:val="0"/>
      <w:marTop w:val="0"/>
      <w:marBottom w:val="0"/>
      <w:divBdr>
        <w:top w:val="none" w:sz="0" w:space="0" w:color="auto"/>
        <w:left w:val="none" w:sz="0" w:space="0" w:color="auto"/>
        <w:bottom w:val="none" w:sz="0" w:space="0" w:color="auto"/>
        <w:right w:val="none" w:sz="0" w:space="0" w:color="auto"/>
      </w:divBdr>
    </w:div>
    <w:div w:id="1144932315">
      <w:bodyDiv w:val="1"/>
      <w:marLeft w:val="0"/>
      <w:marRight w:val="0"/>
      <w:marTop w:val="0"/>
      <w:marBottom w:val="0"/>
      <w:divBdr>
        <w:top w:val="none" w:sz="0" w:space="0" w:color="auto"/>
        <w:left w:val="none" w:sz="0" w:space="0" w:color="auto"/>
        <w:bottom w:val="none" w:sz="0" w:space="0" w:color="auto"/>
        <w:right w:val="none" w:sz="0" w:space="0" w:color="auto"/>
      </w:divBdr>
    </w:div>
    <w:div w:id="1253201952">
      <w:bodyDiv w:val="1"/>
      <w:marLeft w:val="0"/>
      <w:marRight w:val="0"/>
      <w:marTop w:val="0"/>
      <w:marBottom w:val="0"/>
      <w:divBdr>
        <w:top w:val="none" w:sz="0" w:space="0" w:color="auto"/>
        <w:left w:val="none" w:sz="0" w:space="0" w:color="auto"/>
        <w:bottom w:val="none" w:sz="0" w:space="0" w:color="auto"/>
        <w:right w:val="none" w:sz="0" w:space="0" w:color="auto"/>
      </w:divBdr>
      <w:divsChild>
        <w:div w:id="1366757956">
          <w:marLeft w:val="0"/>
          <w:marRight w:val="0"/>
          <w:marTop w:val="300"/>
          <w:marBottom w:val="300"/>
          <w:divBdr>
            <w:top w:val="none" w:sz="0" w:space="0" w:color="auto"/>
            <w:left w:val="none" w:sz="0" w:space="0" w:color="auto"/>
            <w:bottom w:val="none" w:sz="0" w:space="0" w:color="auto"/>
            <w:right w:val="none" w:sz="0" w:space="0" w:color="auto"/>
          </w:divBdr>
          <w:divsChild>
            <w:div w:id="1077246663">
              <w:marLeft w:val="300"/>
              <w:marRight w:val="300"/>
              <w:marTop w:val="0"/>
              <w:marBottom w:val="0"/>
              <w:divBdr>
                <w:top w:val="none" w:sz="0" w:space="0" w:color="auto"/>
                <w:left w:val="none" w:sz="0" w:space="0" w:color="auto"/>
                <w:bottom w:val="none" w:sz="0" w:space="0" w:color="auto"/>
                <w:right w:val="none" w:sz="0" w:space="0" w:color="auto"/>
              </w:divBdr>
              <w:divsChild>
                <w:div w:id="178198591">
                  <w:marLeft w:val="0"/>
                  <w:marRight w:val="0"/>
                  <w:marTop w:val="0"/>
                  <w:marBottom w:val="0"/>
                  <w:divBdr>
                    <w:top w:val="none" w:sz="0" w:space="0" w:color="auto"/>
                    <w:left w:val="none" w:sz="0" w:space="0" w:color="auto"/>
                    <w:bottom w:val="none" w:sz="0" w:space="0" w:color="auto"/>
                    <w:right w:val="none" w:sz="0" w:space="0" w:color="auto"/>
                  </w:divBdr>
                  <w:divsChild>
                    <w:div w:id="238910393">
                      <w:marLeft w:val="0"/>
                      <w:marRight w:val="0"/>
                      <w:marTop w:val="0"/>
                      <w:marBottom w:val="0"/>
                      <w:divBdr>
                        <w:top w:val="none" w:sz="0" w:space="0" w:color="auto"/>
                        <w:left w:val="none" w:sz="0" w:space="0" w:color="auto"/>
                        <w:bottom w:val="none" w:sz="0" w:space="0" w:color="auto"/>
                        <w:right w:val="none" w:sz="0" w:space="0" w:color="auto"/>
                      </w:divBdr>
                      <w:divsChild>
                        <w:div w:id="316500810">
                          <w:marLeft w:val="0"/>
                          <w:marRight w:val="25"/>
                          <w:marTop w:val="0"/>
                          <w:marBottom w:val="75"/>
                          <w:divBdr>
                            <w:top w:val="none" w:sz="0" w:space="0" w:color="auto"/>
                            <w:left w:val="none" w:sz="0" w:space="0" w:color="auto"/>
                            <w:bottom w:val="none" w:sz="0" w:space="0" w:color="auto"/>
                            <w:right w:val="single" w:sz="6" w:space="8" w:color="DDDDDD"/>
                          </w:divBdr>
                          <w:divsChild>
                            <w:div w:id="297999269">
                              <w:marLeft w:val="0"/>
                              <w:marRight w:val="0"/>
                              <w:marTop w:val="0"/>
                              <w:marBottom w:val="0"/>
                              <w:divBdr>
                                <w:top w:val="none" w:sz="0" w:space="0" w:color="auto"/>
                                <w:left w:val="none" w:sz="0" w:space="0" w:color="auto"/>
                                <w:bottom w:val="none" w:sz="0" w:space="0" w:color="auto"/>
                                <w:right w:val="none" w:sz="0" w:space="0" w:color="auto"/>
                              </w:divBdr>
                              <w:divsChild>
                                <w:div w:id="870340127">
                                  <w:marLeft w:val="0"/>
                                  <w:marRight w:val="0"/>
                                  <w:marTop w:val="0"/>
                                  <w:marBottom w:val="0"/>
                                  <w:divBdr>
                                    <w:top w:val="none" w:sz="0" w:space="0" w:color="auto"/>
                                    <w:left w:val="none" w:sz="0" w:space="0" w:color="auto"/>
                                    <w:bottom w:val="none" w:sz="0" w:space="0" w:color="auto"/>
                                    <w:right w:val="none" w:sz="0" w:space="0" w:color="auto"/>
                                  </w:divBdr>
                                  <w:divsChild>
                                    <w:div w:id="1408504164">
                                      <w:marLeft w:val="0"/>
                                      <w:marRight w:val="0"/>
                                      <w:marTop w:val="0"/>
                                      <w:marBottom w:val="0"/>
                                      <w:divBdr>
                                        <w:top w:val="none" w:sz="0" w:space="0" w:color="auto"/>
                                        <w:left w:val="none" w:sz="0" w:space="0" w:color="auto"/>
                                        <w:bottom w:val="none" w:sz="0" w:space="0" w:color="auto"/>
                                        <w:right w:val="none" w:sz="0" w:space="0" w:color="auto"/>
                                      </w:divBdr>
                                      <w:divsChild>
                                        <w:div w:id="8060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757641">
      <w:bodyDiv w:val="1"/>
      <w:marLeft w:val="0"/>
      <w:marRight w:val="0"/>
      <w:marTop w:val="0"/>
      <w:marBottom w:val="0"/>
      <w:divBdr>
        <w:top w:val="none" w:sz="0" w:space="0" w:color="auto"/>
        <w:left w:val="none" w:sz="0" w:space="0" w:color="auto"/>
        <w:bottom w:val="none" w:sz="0" w:space="0" w:color="auto"/>
        <w:right w:val="none" w:sz="0" w:space="0" w:color="auto"/>
      </w:divBdr>
    </w:div>
    <w:div w:id="1285117904">
      <w:bodyDiv w:val="1"/>
      <w:marLeft w:val="0"/>
      <w:marRight w:val="0"/>
      <w:marTop w:val="0"/>
      <w:marBottom w:val="0"/>
      <w:divBdr>
        <w:top w:val="none" w:sz="0" w:space="0" w:color="auto"/>
        <w:left w:val="none" w:sz="0" w:space="0" w:color="auto"/>
        <w:bottom w:val="none" w:sz="0" w:space="0" w:color="auto"/>
        <w:right w:val="none" w:sz="0" w:space="0" w:color="auto"/>
      </w:divBdr>
    </w:div>
    <w:div w:id="1387413493">
      <w:bodyDiv w:val="1"/>
      <w:marLeft w:val="0"/>
      <w:marRight w:val="0"/>
      <w:marTop w:val="0"/>
      <w:marBottom w:val="0"/>
      <w:divBdr>
        <w:top w:val="none" w:sz="0" w:space="0" w:color="auto"/>
        <w:left w:val="none" w:sz="0" w:space="0" w:color="auto"/>
        <w:bottom w:val="none" w:sz="0" w:space="0" w:color="auto"/>
        <w:right w:val="none" w:sz="0" w:space="0" w:color="auto"/>
      </w:divBdr>
    </w:div>
    <w:div w:id="1459908895">
      <w:bodyDiv w:val="1"/>
      <w:marLeft w:val="0"/>
      <w:marRight w:val="0"/>
      <w:marTop w:val="0"/>
      <w:marBottom w:val="0"/>
      <w:divBdr>
        <w:top w:val="none" w:sz="0" w:space="0" w:color="auto"/>
        <w:left w:val="none" w:sz="0" w:space="0" w:color="auto"/>
        <w:bottom w:val="none" w:sz="0" w:space="0" w:color="auto"/>
        <w:right w:val="none" w:sz="0" w:space="0" w:color="auto"/>
      </w:divBdr>
    </w:div>
    <w:div w:id="1488400842">
      <w:bodyDiv w:val="1"/>
      <w:marLeft w:val="0"/>
      <w:marRight w:val="0"/>
      <w:marTop w:val="0"/>
      <w:marBottom w:val="0"/>
      <w:divBdr>
        <w:top w:val="none" w:sz="0" w:space="0" w:color="auto"/>
        <w:left w:val="none" w:sz="0" w:space="0" w:color="auto"/>
        <w:bottom w:val="none" w:sz="0" w:space="0" w:color="auto"/>
        <w:right w:val="none" w:sz="0" w:space="0" w:color="auto"/>
      </w:divBdr>
    </w:div>
    <w:div w:id="1490441909">
      <w:bodyDiv w:val="1"/>
      <w:marLeft w:val="0"/>
      <w:marRight w:val="0"/>
      <w:marTop w:val="0"/>
      <w:marBottom w:val="0"/>
      <w:divBdr>
        <w:top w:val="none" w:sz="0" w:space="0" w:color="auto"/>
        <w:left w:val="none" w:sz="0" w:space="0" w:color="auto"/>
        <w:bottom w:val="none" w:sz="0" w:space="0" w:color="auto"/>
        <w:right w:val="none" w:sz="0" w:space="0" w:color="auto"/>
      </w:divBdr>
    </w:div>
    <w:div w:id="1508592871">
      <w:bodyDiv w:val="1"/>
      <w:marLeft w:val="0"/>
      <w:marRight w:val="0"/>
      <w:marTop w:val="0"/>
      <w:marBottom w:val="0"/>
      <w:divBdr>
        <w:top w:val="none" w:sz="0" w:space="0" w:color="auto"/>
        <w:left w:val="none" w:sz="0" w:space="0" w:color="auto"/>
        <w:bottom w:val="none" w:sz="0" w:space="0" w:color="auto"/>
        <w:right w:val="none" w:sz="0" w:space="0" w:color="auto"/>
      </w:divBdr>
    </w:div>
    <w:div w:id="1537615515">
      <w:bodyDiv w:val="1"/>
      <w:marLeft w:val="0"/>
      <w:marRight w:val="0"/>
      <w:marTop w:val="0"/>
      <w:marBottom w:val="0"/>
      <w:divBdr>
        <w:top w:val="none" w:sz="0" w:space="0" w:color="auto"/>
        <w:left w:val="none" w:sz="0" w:space="0" w:color="auto"/>
        <w:bottom w:val="none" w:sz="0" w:space="0" w:color="auto"/>
        <w:right w:val="none" w:sz="0" w:space="0" w:color="auto"/>
      </w:divBdr>
    </w:div>
    <w:div w:id="1573857688">
      <w:bodyDiv w:val="1"/>
      <w:marLeft w:val="0"/>
      <w:marRight w:val="0"/>
      <w:marTop w:val="0"/>
      <w:marBottom w:val="0"/>
      <w:divBdr>
        <w:top w:val="none" w:sz="0" w:space="0" w:color="auto"/>
        <w:left w:val="none" w:sz="0" w:space="0" w:color="auto"/>
        <w:bottom w:val="none" w:sz="0" w:space="0" w:color="auto"/>
        <w:right w:val="none" w:sz="0" w:space="0" w:color="auto"/>
      </w:divBdr>
    </w:div>
    <w:div w:id="1624848482">
      <w:bodyDiv w:val="1"/>
      <w:marLeft w:val="0"/>
      <w:marRight w:val="0"/>
      <w:marTop w:val="0"/>
      <w:marBottom w:val="0"/>
      <w:divBdr>
        <w:top w:val="none" w:sz="0" w:space="0" w:color="auto"/>
        <w:left w:val="none" w:sz="0" w:space="0" w:color="auto"/>
        <w:bottom w:val="none" w:sz="0" w:space="0" w:color="auto"/>
        <w:right w:val="none" w:sz="0" w:space="0" w:color="auto"/>
      </w:divBdr>
    </w:div>
    <w:div w:id="1667318749">
      <w:bodyDiv w:val="1"/>
      <w:marLeft w:val="0"/>
      <w:marRight w:val="0"/>
      <w:marTop w:val="0"/>
      <w:marBottom w:val="0"/>
      <w:divBdr>
        <w:top w:val="none" w:sz="0" w:space="0" w:color="auto"/>
        <w:left w:val="none" w:sz="0" w:space="0" w:color="auto"/>
        <w:bottom w:val="none" w:sz="0" w:space="0" w:color="auto"/>
        <w:right w:val="none" w:sz="0" w:space="0" w:color="auto"/>
      </w:divBdr>
    </w:div>
    <w:div w:id="1755472139">
      <w:bodyDiv w:val="1"/>
      <w:marLeft w:val="0"/>
      <w:marRight w:val="0"/>
      <w:marTop w:val="0"/>
      <w:marBottom w:val="0"/>
      <w:divBdr>
        <w:top w:val="none" w:sz="0" w:space="0" w:color="auto"/>
        <w:left w:val="none" w:sz="0" w:space="0" w:color="auto"/>
        <w:bottom w:val="none" w:sz="0" w:space="0" w:color="auto"/>
        <w:right w:val="none" w:sz="0" w:space="0" w:color="auto"/>
      </w:divBdr>
    </w:div>
    <w:div w:id="1846087667">
      <w:bodyDiv w:val="1"/>
      <w:marLeft w:val="0"/>
      <w:marRight w:val="0"/>
      <w:marTop w:val="0"/>
      <w:marBottom w:val="0"/>
      <w:divBdr>
        <w:top w:val="none" w:sz="0" w:space="0" w:color="auto"/>
        <w:left w:val="none" w:sz="0" w:space="0" w:color="auto"/>
        <w:bottom w:val="none" w:sz="0" w:space="0" w:color="auto"/>
        <w:right w:val="none" w:sz="0" w:space="0" w:color="auto"/>
      </w:divBdr>
    </w:div>
    <w:div w:id="1873686273">
      <w:bodyDiv w:val="1"/>
      <w:marLeft w:val="0"/>
      <w:marRight w:val="0"/>
      <w:marTop w:val="0"/>
      <w:marBottom w:val="0"/>
      <w:divBdr>
        <w:top w:val="none" w:sz="0" w:space="0" w:color="auto"/>
        <w:left w:val="none" w:sz="0" w:space="0" w:color="auto"/>
        <w:bottom w:val="none" w:sz="0" w:space="0" w:color="auto"/>
        <w:right w:val="none" w:sz="0" w:space="0" w:color="auto"/>
      </w:divBdr>
    </w:div>
    <w:div w:id="1878853568">
      <w:bodyDiv w:val="1"/>
      <w:marLeft w:val="0"/>
      <w:marRight w:val="0"/>
      <w:marTop w:val="0"/>
      <w:marBottom w:val="0"/>
      <w:divBdr>
        <w:top w:val="none" w:sz="0" w:space="0" w:color="auto"/>
        <w:left w:val="none" w:sz="0" w:space="0" w:color="auto"/>
        <w:bottom w:val="none" w:sz="0" w:space="0" w:color="auto"/>
        <w:right w:val="none" w:sz="0" w:space="0" w:color="auto"/>
      </w:divBdr>
    </w:div>
    <w:div w:id="1880123903">
      <w:bodyDiv w:val="1"/>
      <w:marLeft w:val="0"/>
      <w:marRight w:val="0"/>
      <w:marTop w:val="0"/>
      <w:marBottom w:val="0"/>
      <w:divBdr>
        <w:top w:val="none" w:sz="0" w:space="0" w:color="auto"/>
        <w:left w:val="none" w:sz="0" w:space="0" w:color="auto"/>
        <w:bottom w:val="none" w:sz="0" w:space="0" w:color="auto"/>
        <w:right w:val="none" w:sz="0" w:space="0" w:color="auto"/>
      </w:divBdr>
    </w:div>
    <w:div w:id="1905286905">
      <w:bodyDiv w:val="1"/>
      <w:marLeft w:val="0"/>
      <w:marRight w:val="0"/>
      <w:marTop w:val="0"/>
      <w:marBottom w:val="0"/>
      <w:divBdr>
        <w:top w:val="none" w:sz="0" w:space="0" w:color="auto"/>
        <w:left w:val="none" w:sz="0" w:space="0" w:color="auto"/>
        <w:bottom w:val="none" w:sz="0" w:space="0" w:color="auto"/>
        <w:right w:val="none" w:sz="0" w:space="0" w:color="auto"/>
      </w:divBdr>
    </w:div>
    <w:div w:id="1913466946">
      <w:bodyDiv w:val="1"/>
      <w:marLeft w:val="0"/>
      <w:marRight w:val="0"/>
      <w:marTop w:val="0"/>
      <w:marBottom w:val="0"/>
      <w:divBdr>
        <w:top w:val="none" w:sz="0" w:space="0" w:color="auto"/>
        <w:left w:val="none" w:sz="0" w:space="0" w:color="auto"/>
        <w:bottom w:val="none" w:sz="0" w:space="0" w:color="auto"/>
        <w:right w:val="none" w:sz="0" w:space="0" w:color="auto"/>
      </w:divBdr>
    </w:div>
    <w:div w:id="1950044444">
      <w:bodyDiv w:val="1"/>
      <w:marLeft w:val="0"/>
      <w:marRight w:val="0"/>
      <w:marTop w:val="0"/>
      <w:marBottom w:val="0"/>
      <w:divBdr>
        <w:top w:val="none" w:sz="0" w:space="0" w:color="auto"/>
        <w:left w:val="none" w:sz="0" w:space="0" w:color="auto"/>
        <w:bottom w:val="none" w:sz="0" w:space="0" w:color="auto"/>
        <w:right w:val="none" w:sz="0" w:space="0" w:color="auto"/>
      </w:divBdr>
      <w:divsChild>
        <w:div w:id="1698502807">
          <w:marLeft w:val="1800"/>
          <w:marRight w:val="0"/>
          <w:marTop w:val="100"/>
          <w:marBottom w:val="0"/>
          <w:divBdr>
            <w:top w:val="none" w:sz="0" w:space="0" w:color="auto"/>
            <w:left w:val="none" w:sz="0" w:space="0" w:color="auto"/>
            <w:bottom w:val="none" w:sz="0" w:space="0" w:color="auto"/>
            <w:right w:val="none" w:sz="0" w:space="0" w:color="auto"/>
          </w:divBdr>
        </w:div>
        <w:div w:id="619455669">
          <w:marLeft w:val="1800"/>
          <w:marRight w:val="0"/>
          <w:marTop w:val="100"/>
          <w:marBottom w:val="0"/>
          <w:divBdr>
            <w:top w:val="none" w:sz="0" w:space="0" w:color="auto"/>
            <w:left w:val="none" w:sz="0" w:space="0" w:color="auto"/>
            <w:bottom w:val="none" w:sz="0" w:space="0" w:color="auto"/>
            <w:right w:val="none" w:sz="0" w:space="0" w:color="auto"/>
          </w:divBdr>
        </w:div>
        <w:div w:id="103355184">
          <w:marLeft w:val="1800"/>
          <w:marRight w:val="0"/>
          <w:marTop w:val="100"/>
          <w:marBottom w:val="0"/>
          <w:divBdr>
            <w:top w:val="none" w:sz="0" w:space="0" w:color="auto"/>
            <w:left w:val="none" w:sz="0" w:space="0" w:color="auto"/>
            <w:bottom w:val="none" w:sz="0" w:space="0" w:color="auto"/>
            <w:right w:val="none" w:sz="0" w:space="0" w:color="auto"/>
          </w:divBdr>
        </w:div>
        <w:div w:id="923107229">
          <w:marLeft w:val="1800"/>
          <w:marRight w:val="0"/>
          <w:marTop w:val="100"/>
          <w:marBottom w:val="0"/>
          <w:divBdr>
            <w:top w:val="none" w:sz="0" w:space="0" w:color="auto"/>
            <w:left w:val="none" w:sz="0" w:space="0" w:color="auto"/>
            <w:bottom w:val="none" w:sz="0" w:space="0" w:color="auto"/>
            <w:right w:val="none" w:sz="0" w:space="0" w:color="auto"/>
          </w:divBdr>
        </w:div>
        <w:div w:id="2105178565">
          <w:marLeft w:val="1800"/>
          <w:marRight w:val="0"/>
          <w:marTop w:val="100"/>
          <w:marBottom w:val="0"/>
          <w:divBdr>
            <w:top w:val="none" w:sz="0" w:space="0" w:color="auto"/>
            <w:left w:val="none" w:sz="0" w:space="0" w:color="auto"/>
            <w:bottom w:val="none" w:sz="0" w:space="0" w:color="auto"/>
            <w:right w:val="none" w:sz="0" w:space="0" w:color="auto"/>
          </w:divBdr>
        </w:div>
        <w:div w:id="1630936389">
          <w:marLeft w:val="1800"/>
          <w:marRight w:val="0"/>
          <w:marTop w:val="100"/>
          <w:marBottom w:val="0"/>
          <w:divBdr>
            <w:top w:val="none" w:sz="0" w:space="0" w:color="auto"/>
            <w:left w:val="none" w:sz="0" w:space="0" w:color="auto"/>
            <w:bottom w:val="none" w:sz="0" w:space="0" w:color="auto"/>
            <w:right w:val="none" w:sz="0" w:space="0" w:color="auto"/>
          </w:divBdr>
        </w:div>
      </w:divsChild>
    </w:div>
    <w:div w:id="1953978802">
      <w:bodyDiv w:val="1"/>
      <w:marLeft w:val="0"/>
      <w:marRight w:val="0"/>
      <w:marTop w:val="0"/>
      <w:marBottom w:val="0"/>
      <w:divBdr>
        <w:top w:val="none" w:sz="0" w:space="0" w:color="auto"/>
        <w:left w:val="none" w:sz="0" w:space="0" w:color="auto"/>
        <w:bottom w:val="none" w:sz="0" w:space="0" w:color="auto"/>
        <w:right w:val="none" w:sz="0" w:space="0" w:color="auto"/>
      </w:divBdr>
      <w:divsChild>
        <w:div w:id="1114057127">
          <w:marLeft w:val="0"/>
          <w:marRight w:val="0"/>
          <w:marTop w:val="300"/>
          <w:marBottom w:val="300"/>
          <w:divBdr>
            <w:top w:val="none" w:sz="0" w:space="0" w:color="auto"/>
            <w:left w:val="none" w:sz="0" w:space="0" w:color="auto"/>
            <w:bottom w:val="none" w:sz="0" w:space="0" w:color="auto"/>
            <w:right w:val="none" w:sz="0" w:space="0" w:color="auto"/>
          </w:divBdr>
          <w:divsChild>
            <w:div w:id="1790466463">
              <w:marLeft w:val="300"/>
              <w:marRight w:val="300"/>
              <w:marTop w:val="0"/>
              <w:marBottom w:val="0"/>
              <w:divBdr>
                <w:top w:val="none" w:sz="0" w:space="0" w:color="auto"/>
                <w:left w:val="none" w:sz="0" w:space="0" w:color="auto"/>
                <w:bottom w:val="none" w:sz="0" w:space="0" w:color="auto"/>
                <w:right w:val="none" w:sz="0" w:space="0" w:color="auto"/>
              </w:divBdr>
              <w:divsChild>
                <w:div w:id="848107961">
                  <w:marLeft w:val="0"/>
                  <w:marRight w:val="0"/>
                  <w:marTop w:val="0"/>
                  <w:marBottom w:val="0"/>
                  <w:divBdr>
                    <w:top w:val="none" w:sz="0" w:space="0" w:color="auto"/>
                    <w:left w:val="none" w:sz="0" w:space="0" w:color="auto"/>
                    <w:bottom w:val="none" w:sz="0" w:space="0" w:color="auto"/>
                    <w:right w:val="none" w:sz="0" w:space="0" w:color="auto"/>
                  </w:divBdr>
                  <w:divsChild>
                    <w:div w:id="1999384714">
                      <w:marLeft w:val="0"/>
                      <w:marRight w:val="0"/>
                      <w:marTop w:val="0"/>
                      <w:marBottom w:val="0"/>
                      <w:divBdr>
                        <w:top w:val="none" w:sz="0" w:space="0" w:color="auto"/>
                        <w:left w:val="none" w:sz="0" w:space="0" w:color="auto"/>
                        <w:bottom w:val="none" w:sz="0" w:space="0" w:color="auto"/>
                        <w:right w:val="none" w:sz="0" w:space="0" w:color="auto"/>
                      </w:divBdr>
                      <w:divsChild>
                        <w:div w:id="1750498519">
                          <w:marLeft w:val="0"/>
                          <w:marRight w:val="25"/>
                          <w:marTop w:val="0"/>
                          <w:marBottom w:val="75"/>
                          <w:divBdr>
                            <w:top w:val="none" w:sz="0" w:space="0" w:color="auto"/>
                            <w:left w:val="none" w:sz="0" w:space="0" w:color="auto"/>
                            <w:bottom w:val="none" w:sz="0" w:space="0" w:color="auto"/>
                            <w:right w:val="single" w:sz="6" w:space="8" w:color="DDDDDD"/>
                          </w:divBdr>
                          <w:divsChild>
                            <w:div w:id="1102604595">
                              <w:marLeft w:val="0"/>
                              <w:marRight w:val="0"/>
                              <w:marTop w:val="0"/>
                              <w:marBottom w:val="0"/>
                              <w:divBdr>
                                <w:top w:val="none" w:sz="0" w:space="0" w:color="auto"/>
                                <w:left w:val="none" w:sz="0" w:space="0" w:color="auto"/>
                                <w:bottom w:val="none" w:sz="0" w:space="0" w:color="auto"/>
                                <w:right w:val="none" w:sz="0" w:space="0" w:color="auto"/>
                              </w:divBdr>
                              <w:divsChild>
                                <w:div w:id="306861210">
                                  <w:marLeft w:val="0"/>
                                  <w:marRight w:val="0"/>
                                  <w:marTop w:val="0"/>
                                  <w:marBottom w:val="0"/>
                                  <w:divBdr>
                                    <w:top w:val="none" w:sz="0" w:space="0" w:color="auto"/>
                                    <w:left w:val="none" w:sz="0" w:space="0" w:color="auto"/>
                                    <w:bottom w:val="none" w:sz="0" w:space="0" w:color="auto"/>
                                    <w:right w:val="none" w:sz="0" w:space="0" w:color="auto"/>
                                  </w:divBdr>
                                  <w:divsChild>
                                    <w:div w:id="569271363">
                                      <w:marLeft w:val="0"/>
                                      <w:marRight w:val="0"/>
                                      <w:marTop w:val="0"/>
                                      <w:marBottom w:val="0"/>
                                      <w:divBdr>
                                        <w:top w:val="none" w:sz="0" w:space="0" w:color="auto"/>
                                        <w:left w:val="none" w:sz="0" w:space="0" w:color="auto"/>
                                        <w:bottom w:val="none" w:sz="0" w:space="0" w:color="auto"/>
                                        <w:right w:val="none" w:sz="0" w:space="0" w:color="auto"/>
                                      </w:divBdr>
                                      <w:divsChild>
                                        <w:div w:id="16580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6058881">
      <w:bodyDiv w:val="1"/>
      <w:marLeft w:val="0"/>
      <w:marRight w:val="0"/>
      <w:marTop w:val="0"/>
      <w:marBottom w:val="0"/>
      <w:divBdr>
        <w:top w:val="none" w:sz="0" w:space="0" w:color="auto"/>
        <w:left w:val="none" w:sz="0" w:space="0" w:color="auto"/>
        <w:bottom w:val="none" w:sz="0" w:space="0" w:color="auto"/>
        <w:right w:val="none" w:sz="0" w:space="0" w:color="auto"/>
      </w:divBdr>
    </w:div>
    <w:div w:id="1993096941">
      <w:bodyDiv w:val="1"/>
      <w:marLeft w:val="0"/>
      <w:marRight w:val="0"/>
      <w:marTop w:val="0"/>
      <w:marBottom w:val="0"/>
      <w:divBdr>
        <w:top w:val="none" w:sz="0" w:space="0" w:color="auto"/>
        <w:left w:val="none" w:sz="0" w:space="0" w:color="auto"/>
        <w:bottom w:val="none" w:sz="0" w:space="0" w:color="auto"/>
        <w:right w:val="none" w:sz="0" w:space="0" w:color="auto"/>
      </w:divBdr>
      <w:divsChild>
        <w:div w:id="1196652499">
          <w:marLeft w:val="0"/>
          <w:marRight w:val="0"/>
          <w:marTop w:val="0"/>
          <w:marBottom w:val="0"/>
          <w:divBdr>
            <w:top w:val="none" w:sz="0" w:space="0" w:color="auto"/>
            <w:left w:val="none" w:sz="0" w:space="0" w:color="auto"/>
            <w:bottom w:val="none" w:sz="0" w:space="0" w:color="auto"/>
            <w:right w:val="none" w:sz="0" w:space="0" w:color="auto"/>
          </w:divBdr>
          <w:divsChild>
            <w:div w:id="1547831235">
              <w:marLeft w:val="0"/>
              <w:marRight w:val="0"/>
              <w:marTop w:val="0"/>
              <w:marBottom w:val="0"/>
              <w:divBdr>
                <w:top w:val="none" w:sz="0" w:space="0" w:color="auto"/>
                <w:left w:val="none" w:sz="0" w:space="0" w:color="auto"/>
                <w:bottom w:val="none" w:sz="0" w:space="0" w:color="auto"/>
                <w:right w:val="none" w:sz="0" w:space="0" w:color="auto"/>
              </w:divBdr>
              <w:divsChild>
                <w:div w:id="2055735616">
                  <w:marLeft w:val="0"/>
                  <w:marRight w:val="0"/>
                  <w:marTop w:val="0"/>
                  <w:marBottom w:val="0"/>
                  <w:divBdr>
                    <w:top w:val="none" w:sz="0" w:space="0" w:color="auto"/>
                    <w:left w:val="none" w:sz="0" w:space="0" w:color="auto"/>
                    <w:bottom w:val="none" w:sz="0" w:space="0" w:color="auto"/>
                    <w:right w:val="none" w:sz="0" w:space="0" w:color="auto"/>
                  </w:divBdr>
                  <w:divsChild>
                    <w:div w:id="220018266">
                      <w:marLeft w:val="0"/>
                      <w:marRight w:val="0"/>
                      <w:marTop w:val="0"/>
                      <w:marBottom w:val="0"/>
                      <w:divBdr>
                        <w:top w:val="none" w:sz="0" w:space="0" w:color="auto"/>
                        <w:left w:val="none" w:sz="0" w:space="0" w:color="auto"/>
                        <w:bottom w:val="none" w:sz="0" w:space="0" w:color="auto"/>
                        <w:right w:val="none" w:sz="0" w:space="0" w:color="auto"/>
                      </w:divBdr>
                    </w:div>
                    <w:div w:id="6829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441883">
      <w:bodyDiv w:val="1"/>
      <w:marLeft w:val="0"/>
      <w:marRight w:val="0"/>
      <w:marTop w:val="0"/>
      <w:marBottom w:val="0"/>
      <w:divBdr>
        <w:top w:val="none" w:sz="0" w:space="0" w:color="auto"/>
        <w:left w:val="none" w:sz="0" w:space="0" w:color="auto"/>
        <w:bottom w:val="none" w:sz="0" w:space="0" w:color="auto"/>
        <w:right w:val="none" w:sz="0" w:space="0" w:color="auto"/>
      </w:divBdr>
    </w:div>
    <w:div w:id="2022663395">
      <w:bodyDiv w:val="1"/>
      <w:marLeft w:val="0"/>
      <w:marRight w:val="0"/>
      <w:marTop w:val="0"/>
      <w:marBottom w:val="0"/>
      <w:divBdr>
        <w:top w:val="none" w:sz="0" w:space="0" w:color="auto"/>
        <w:left w:val="none" w:sz="0" w:space="0" w:color="auto"/>
        <w:bottom w:val="none" w:sz="0" w:space="0" w:color="auto"/>
        <w:right w:val="none" w:sz="0" w:space="0" w:color="auto"/>
      </w:divBdr>
    </w:div>
    <w:div w:id="2034645334">
      <w:bodyDiv w:val="1"/>
      <w:marLeft w:val="0"/>
      <w:marRight w:val="0"/>
      <w:marTop w:val="0"/>
      <w:marBottom w:val="0"/>
      <w:divBdr>
        <w:top w:val="none" w:sz="0" w:space="0" w:color="auto"/>
        <w:left w:val="none" w:sz="0" w:space="0" w:color="auto"/>
        <w:bottom w:val="none" w:sz="0" w:space="0" w:color="auto"/>
        <w:right w:val="none" w:sz="0" w:space="0" w:color="auto"/>
      </w:divBdr>
    </w:div>
    <w:div w:id="2045330329">
      <w:bodyDiv w:val="1"/>
      <w:marLeft w:val="0"/>
      <w:marRight w:val="0"/>
      <w:marTop w:val="0"/>
      <w:marBottom w:val="0"/>
      <w:divBdr>
        <w:top w:val="none" w:sz="0" w:space="0" w:color="auto"/>
        <w:left w:val="none" w:sz="0" w:space="0" w:color="auto"/>
        <w:bottom w:val="none" w:sz="0" w:space="0" w:color="auto"/>
        <w:right w:val="none" w:sz="0" w:space="0" w:color="auto"/>
      </w:divBdr>
    </w:div>
    <w:div w:id="2057778503">
      <w:bodyDiv w:val="1"/>
      <w:marLeft w:val="0"/>
      <w:marRight w:val="0"/>
      <w:marTop w:val="0"/>
      <w:marBottom w:val="0"/>
      <w:divBdr>
        <w:top w:val="none" w:sz="0" w:space="0" w:color="auto"/>
        <w:left w:val="none" w:sz="0" w:space="0" w:color="auto"/>
        <w:bottom w:val="none" w:sz="0" w:space="0" w:color="auto"/>
        <w:right w:val="none" w:sz="0" w:space="0" w:color="auto"/>
      </w:divBdr>
    </w:div>
    <w:div w:id="2130010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ennart.vanBergen@kadaster.nl" TargetMode="External"/><Relationship Id="rId18" Type="http://schemas.openxmlformats.org/officeDocument/2006/relationships/hyperlink" Target="http://www.noraonline.nl/images/noraonline/c/c3/GAB_mogelijk_onvolledige_datum_1.0.pdf" TargetMode="External"/><Relationship Id="rId26" Type="http://schemas.openxmlformats.org/officeDocument/2006/relationships/image" Target="media/image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perldoc.perl.org/perlre.html" TargetMode="External"/><Relationship Id="rId34" Type="http://schemas.openxmlformats.org/officeDocument/2006/relationships/hyperlink" Target="http://www.kadaster.nl/schemas/waardelijsten/CultuurcodeOnbebouwd"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ellen.debats@kinggemeenten.nl" TargetMode="External"/><Relationship Id="rId17" Type="http://schemas.openxmlformats.org/officeDocument/2006/relationships/hyperlink" Target="http://www.stelselcatalogus.nl/over-de-stelselcatalogus/metadata/" TargetMode="External"/><Relationship Id="rId25" Type="http://schemas.openxmlformats.org/officeDocument/2006/relationships/image" Target="media/image7.png"/><Relationship Id="rId33" Type="http://schemas.openxmlformats.org/officeDocument/2006/relationships/hyperlink" Target="https://en.wikipedia.org/wiki/ISO_8601" TargetMode="External"/><Relationship Id="rId38" Type="http://schemas.openxmlformats.org/officeDocument/2006/relationships/image" Target="media/image12.wmf"/><Relationship Id="rId2" Type="http://schemas.openxmlformats.org/officeDocument/2006/relationships/numbering" Target="numbering.xml"/><Relationship Id="rId16" Type="http://schemas.openxmlformats.org/officeDocument/2006/relationships/hyperlink" Target="http://www.omg.org/spec/UML/2.5" TargetMode="External"/><Relationship Id="rId20" Type="http://schemas.openxmlformats.org/officeDocument/2006/relationships/hyperlink" Target="https://en.wikipedia.org/wiki/ISO_8601" TargetMode="External"/><Relationship Id="rId29" Type="http://schemas.openxmlformats.org/officeDocument/2006/relationships/hyperlink" Target="https://en.wikipedia.org/wiki/ISO_8601"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wmf"/><Relationship Id="rId32" Type="http://schemas.openxmlformats.org/officeDocument/2006/relationships/hyperlink" Target="https://en.wikipedia.org/wiki/ISO_8601" TargetMode="External"/><Relationship Id="rId37" Type="http://schemas.openxmlformats.org/officeDocument/2006/relationships/image" Target="media/image11.wmf"/><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uml.org" TargetMode="External"/><Relationship Id="rId23" Type="http://schemas.openxmlformats.org/officeDocument/2006/relationships/image" Target="media/image5.wmf"/><Relationship Id="rId28" Type="http://schemas.openxmlformats.org/officeDocument/2006/relationships/hyperlink" Target="https://en.wikipedia.org/wiki/ISO_8601" TargetMode="External"/><Relationship Id="rId36" Type="http://schemas.openxmlformats.org/officeDocument/2006/relationships/image" Target="media/image10.wmf"/><Relationship Id="rId10" Type="http://schemas.openxmlformats.org/officeDocument/2006/relationships/image" Target="media/image3.png"/><Relationship Id="rId19" Type="http://schemas.openxmlformats.org/officeDocument/2006/relationships/hyperlink" Target="http://noraonline.nl/wiki/Gegevensbeschrijvingen/Handreiking" TargetMode="External"/><Relationship Id="rId31" Type="http://schemas.openxmlformats.org/officeDocument/2006/relationships/hyperlink" Target="https://en.wikipedia.org/wiki/ISO_8601"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p.janssen@geonovum.nl" TargetMode="External"/><Relationship Id="rId22" Type="http://schemas.openxmlformats.org/officeDocument/2006/relationships/hyperlink" Target="http://www.omg.org/spec/OCL/2.4/" TargetMode="External"/><Relationship Id="rId27" Type="http://schemas.openxmlformats.org/officeDocument/2006/relationships/hyperlink" Target="http://www.imvertor.org" TargetMode="External"/><Relationship Id="rId30" Type="http://schemas.openxmlformats.org/officeDocument/2006/relationships/hyperlink" Target="https://en.wikipedia.org/wiki/ISO_8601" TargetMode="External"/><Relationship Id="rId35" Type="http://schemas.openxmlformats.org/officeDocument/2006/relationships/image" Target="media/image9.png"/><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King">
      <a:dk1>
        <a:sysClr val="windowText" lastClr="000000"/>
      </a:dk1>
      <a:lt1>
        <a:srgbClr val="FFFFFF"/>
      </a:lt1>
      <a:dk2>
        <a:srgbClr val="003359"/>
      </a:dk2>
      <a:lt2>
        <a:srgbClr val="FFFFFF"/>
      </a:lt2>
      <a:accent1>
        <a:srgbClr val="DD4814"/>
      </a:accent1>
      <a:accent2>
        <a:srgbClr val="009FDA"/>
      </a:accent2>
      <a:accent3>
        <a:srgbClr val="003359"/>
      </a:accent3>
      <a:accent4>
        <a:srgbClr val="E3AB82"/>
      </a:accent4>
      <a:accent5>
        <a:srgbClr val="9BCDF2"/>
      </a:accent5>
      <a:accent6>
        <a:srgbClr val="7D90B4"/>
      </a:accent6>
      <a:hlink>
        <a:srgbClr val="DD4814"/>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D4814"/>
        </a:solidFill>
        <a:ln>
          <a:solidFill>
            <a:srgbClr val="003359"/>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0AEBF-06C6-432B-B8EA-18661D7DF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730B2F8D.dotm</Template>
  <TotalTime>51</TotalTime>
  <Pages>61</Pages>
  <Words>24231</Words>
  <Characters>133271</Characters>
  <Application>Microsoft Office Word</Application>
  <DocSecurity>0</DocSecurity>
  <Lines>1110</Lines>
  <Paragraphs>314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Metamodel voor informatiemodellen</vt:lpstr>
      <vt:lpstr/>
    </vt:vector>
  </TitlesOfParts>
  <Company>Foliero Office Automatisering</Company>
  <LinksUpToDate>false</LinksUpToDate>
  <CharactersWithSpaces>157188</CharactersWithSpaces>
  <SharedDoc>false</SharedDoc>
  <HLinks>
    <vt:vector size="18" baseType="variant">
      <vt:variant>
        <vt:i4>6946901</vt:i4>
      </vt:variant>
      <vt:variant>
        <vt:i4>0</vt:i4>
      </vt:variant>
      <vt:variant>
        <vt:i4>0</vt:i4>
      </vt:variant>
      <vt:variant>
        <vt:i4>5</vt:i4>
      </vt:variant>
      <vt:variant>
        <vt:lpwstr>mailto:info@kinggemeenten.nl</vt:lpwstr>
      </vt:variant>
      <vt:variant>
        <vt:lpwstr/>
      </vt:variant>
      <vt:variant>
        <vt:i4>262154</vt:i4>
      </vt:variant>
      <vt:variant>
        <vt:i4>-1</vt:i4>
      </vt:variant>
      <vt:variant>
        <vt:i4>2057</vt:i4>
      </vt:variant>
      <vt:variant>
        <vt:i4>1</vt:i4>
      </vt:variant>
      <vt:variant>
        <vt:lpwstr>3094</vt:lpwstr>
      </vt:variant>
      <vt:variant>
        <vt:lpwstr/>
      </vt:variant>
      <vt:variant>
        <vt:i4>262154</vt:i4>
      </vt:variant>
      <vt:variant>
        <vt:i4>-1</vt:i4>
      </vt:variant>
      <vt:variant>
        <vt:i4>2058</vt:i4>
      </vt:variant>
      <vt:variant>
        <vt:i4>1</vt:i4>
      </vt:variant>
      <vt:variant>
        <vt:lpwstr>3094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Metamodel voor informatiemodellen</dc:title>
  <dc:creator>Ellen Debats, Lennart van Bergen, Paul Jansen;Paul Janssen</dc:creator>
  <cp:keywords>KKG;Metamodel;informatiemodel;KING;Kadaster;Geonovum</cp:keywords>
  <cp:lastModifiedBy>Bergen, Lennart van</cp:lastModifiedBy>
  <cp:revision>110</cp:revision>
  <cp:lastPrinted>2017-06-20T07:14:00Z</cp:lastPrinted>
  <dcterms:created xsi:type="dcterms:W3CDTF">2017-06-14T14:34:00Z</dcterms:created>
  <dcterms:modified xsi:type="dcterms:W3CDTF">2018-03-26T09:41:00Z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xtTitelrapport">
    <vt:lpwstr>Titel rapport</vt:lpwstr>
  </property>
  <property fmtid="{D5CDD505-2E9C-101B-9397-08002B2CF9AE}" pid="3" name="txtTitelrapportsub">
    <vt:lpwstr>Subtitel rapport</vt:lpwstr>
  </property>
  <property fmtid="{D5CDD505-2E9C-101B-9397-08002B2CF9AE}" pid="4" name="txtdatum">
    <vt:lpwstr>rapportdatum</vt:lpwstr>
  </property>
</Properties>
</file>